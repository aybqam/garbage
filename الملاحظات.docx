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F47E4E" w14:textId="77777777" w:rsidR="00AE51EC" w:rsidRPr="00CC6009" w:rsidRDefault="00AE51EC" w:rsidP="00BE5F2D">
      <w:pPr>
        <w:pStyle w:val="NormalWeb"/>
        <w:bidi/>
        <w:spacing w:before="0" w:beforeAutospacing="0" w:after="0" w:afterAutospacing="0" w:line="360" w:lineRule="auto"/>
        <w:jc w:val="center"/>
        <w:rPr>
          <w:rFonts w:asciiTheme="majorBidi" w:hAnsiTheme="majorBidi" w:cstheme="majorBidi"/>
          <w:color w:val="000000"/>
          <w:sz w:val="28"/>
          <w:szCs w:val="28"/>
          <w:lang w:bidi="ar-LY"/>
        </w:rPr>
      </w:pPr>
    </w:p>
    <w:p w14:paraId="3FB29E9D" w14:textId="079E6F6C" w:rsidR="00AE1E63" w:rsidRPr="00CC6009" w:rsidRDefault="00AE1E63" w:rsidP="00B03FF6">
      <w:pPr>
        <w:pStyle w:val="NormalWeb"/>
        <w:bidi/>
        <w:spacing w:before="0" w:beforeAutospacing="0" w:after="0" w:afterAutospacing="0" w:line="360" w:lineRule="auto"/>
        <w:jc w:val="center"/>
        <w:rPr>
          <w:rFonts w:asciiTheme="majorBidi" w:hAnsiTheme="majorBidi" w:cstheme="majorBidi"/>
          <w:b/>
          <w:bCs/>
          <w:sz w:val="28"/>
          <w:szCs w:val="28"/>
        </w:rPr>
      </w:pPr>
      <w:r w:rsidRPr="00CC6009">
        <w:rPr>
          <w:rFonts w:asciiTheme="majorBidi" w:hAnsiTheme="majorBidi" w:cstheme="majorBidi"/>
          <w:b/>
          <w:bCs/>
          <w:color w:val="000000"/>
          <w:sz w:val="28"/>
          <w:szCs w:val="28"/>
          <w:rtl/>
        </w:rPr>
        <w:t>دولة ليبيا</w:t>
      </w:r>
    </w:p>
    <w:p w14:paraId="427BBE8F" w14:textId="77777777" w:rsidR="00AE1E63" w:rsidRPr="00CC6009" w:rsidRDefault="00AE1E63" w:rsidP="00B03FF6">
      <w:pPr>
        <w:pStyle w:val="NormalWeb"/>
        <w:bidi/>
        <w:spacing w:before="0" w:beforeAutospacing="0" w:after="0" w:afterAutospacing="0" w:line="360" w:lineRule="auto"/>
        <w:jc w:val="center"/>
        <w:rPr>
          <w:rFonts w:asciiTheme="majorBidi" w:hAnsiTheme="majorBidi" w:cstheme="majorBidi"/>
          <w:b/>
          <w:bCs/>
          <w:sz w:val="28"/>
          <w:szCs w:val="28"/>
          <w:rtl/>
        </w:rPr>
      </w:pPr>
      <w:r w:rsidRPr="00CC6009">
        <w:rPr>
          <w:rFonts w:asciiTheme="majorBidi" w:hAnsiTheme="majorBidi" w:cstheme="majorBidi"/>
          <w:b/>
          <w:bCs/>
          <w:color w:val="000000"/>
          <w:sz w:val="28"/>
          <w:szCs w:val="28"/>
          <w:rtl/>
        </w:rPr>
        <w:t>جامعة طرابلس</w:t>
      </w:r>
    </w:p>
    <w:p w14:paraId="204A3F67" w14:textId="75098464" w:rsidR="00AE1E63" w:rsidRPr="00CC6009" w:rsidRDefault="00AE1E63" w:rsidP="00B03FF6">
      <w:pPr>
        <w:pStyle w:val="NormalWeb"/>
        <w:bidi/>
        <w:spacing w:before="0" w:beforeAutospacing="0" w:after="0" w:afterAutospacing="0" w:line="360" w:lineRule="auto"/>
        <w:jc w:val="center"/>
        <w:rPr>
          <w:rFonts w:asciiTheme="majorBidi" w:hAnsiTheme="majorBidi" w:cstheme="majorBidi"/>
          <w:b/>
          <w:bCs/>
          <w:sz w:val="28"/>
          <w:szCs w:val="28"/>
          <w:rtl/>
        </w:rPr>
      </w:pPr>
      <w:r w:rsidRPr="00CC6009">
        <w:rPr>
          <w:rFonts w:asciiTheme="majorBidi" w:hAnsiTheme="majorBidi" w:cstheme="majorBidi"/>
          <w:b/>
          <w:bCs/>
          <w:color w:val="000000"/>
          <w:sz w:val="28"/>
          <w:szCs w:val="28"/>
          <w:rtl/>
        </w:rPr>
        <w:t>كلية العلوم / قسم الحاسب الآلي</w:t>
      </w:r>
    </w:p>
    <w:p w14:paraId="5B6F28E2" w14:textId="77777777" w:rsidR="00AE1E63" w:rsidRPr="00CC6009" w:rsidRDefault="00AE1E63" w:rsidP="00B03FF6">
      <w:pPr>
        <w:spacing w:after="240" w:line="360" w:lineRule="auto"/>
        <w:jc w:val="center"/>
        <w:rPr>
          <w:rFonts w:asciiTheme="majorBidi" w:eastAsia="Times New Roman" w:hAnsiTheme="majorBidi" w:cstheme="majorBidi"/>
          <w:b/>
          <w:bCs/>
          <w:sz w:val="28"/>
          <w:szCs w:val="28"/>
          <w:rtl/>
        </w:rPr>
      </w:pPr>
    </w:p>
    <w:p w14:paraId="52805778" w14:textId="0928DD6D" w:rsidR="00AE1E63" w:rsidRPr="00CC6009" w:rsidRDefault="00AE1E63" w:rsidP="00B03FF6">
      <w:pPr>
        <w:pStyle w:val="NormalWeb"/>
        <w:bidi/>
        <w:spacing w:before="0" w:beforeAutospacing="0" w:after="0" w:afterAutospacing="0" w:line="360" w:lineRule="auto"/>
        <w:jc w:val="center"/>
        <w:rPr>
          <w:rFonts w:asciiTheme="majorBidi" w:hAnsiTheme="majorBidi" w:cstheme="majorBidi"/>
          <w:b/>
          <w:bCs/>
          <w:sz w:val="28"/>
          <w:szCs w:val="28"/>
        </w:rPr>
      </w:pPr>
      <w:r w:rsidRPr="00CC6009">
        <w:rPr>
          <w:rFonts w:asciiTheme="majorBidi" w:hAnsiTheme="majorBidi" w:cstheme="majorBidi"/>
          <w:b/>
          <w:bCs/>
          <w:color w:val="000000"/>
          <w:sz w:val="28"/>
          <w:szCs w:val="28"/>
          <w:rtl/>
        </w:rPr>
        <w:t>مشروع تخرج</w:t>
      </w:r>
    </w:p>
    <w:p w14:paraId="20A8699E" w14:textId="77777777" w:rsidR="00AE1E63" w:rsidRPr="00CC6009" w:rsidRDefault="00AE1E63" w:rsidP="00B03FF6">
      <w:pPr>
        <w:pStyle w:val="NormalWeb"/>
        <w:bidi/>
        <w:spacing w:before="0" w:beforeAutospacing="0" w:after="0" w:afterAutospacing="0" w:line="360" w:lineRule="auto"/>
        <w:jc w:val="center"/>
        <w:rPr>
          <w:rFonts w:asciiTheme="majorBidi" w:hAnsiTheme="majorBidi" w:cstheme="majorBidi"/>
          <w:b/>
          <w:bCs/>
          <w:sz w:val="28"/>
          <w:szCs w:val="28"/>
          <w:rtl/>
        </w:rPr>
      </w:pPr>
      <w:r w:rsidRPr="00CC6009">
        <w:rPr>
          <w:rFonts w:asciiTheme="majorBidi" w:hAnsiTheme="majorBidi" w:cstheme="majorBidi"/>
          <w:b/>
          <w:bCs/>
          <w:color w:val="000000"/>
          <w:sz w:val="28"/>
          <w:szCs w:val="28"/>
          <w:rtl/>
        </w:rPr>
        <w:t>مقدم ضمن متطلبات نيل درجة البكالوريوس</w:t>
      </w:r>
    </w:p>
    <w:p w14:paraId="77E88FC3" w14:textId="77777777" w:rsidR="00AE1E63" w:rsidRPr="00CC6009" w:rsidRDefault="00AE1E63" w:rsidP="00B03FF6">
      <w:pPr>
        <w:spacing w:after="240" w:line="360" w:lineRule="auto"/>
        <w:jc w:val="center"/>
        <w:rPr>
          <w:rFonts w:asciiTheme="majorBidi" w:eastAsia="Times New Roman" w:hAnsiTheme="majorBidi" w:cstheme="majorBidi"/>
          <w:sz w:val="28"/>
          <w:szCs w:val="28"/>
          <w:rtl/>
        </w:rPr>
      </w:pPr>
    </w:p>
    <w:p w14:paraId="2FE022FA" w14:textId="77777777" w:rsidR="00AE1E63" w:rsidRPr="00CC6009" w:rsidRDefault="00AE1E63" w:rsidP="00B03FF6">
      <w:pPr>
        <w:pStyle w:val="NormalWeb"/>
        <w:bidi/>
        <w:spacing w:before="0" w:beforeAutospacing="0" w:after="0" w:afterAutospacing="0" w:line="360" w:lineRule="auto"/>
        <w:jc w:val="center"/>
        <w:rPr>
          <w:rFonts w:asciiTheme="majorBidi" w:hAnsiTheme="majorBidi" w:cstheme="majorBidi"/>
          <w:sz w:val="28"/>
          <w:szCs w:val="28"/>
        </w:rPr>
      </w:pPr>
      <w:r w:rsidRPr="00CC6009">
        <w:rPr>
          <w:rFonts w:asciiTheme="majorBidi" w:hAnsiTheme="majorBidi" w:cstheme="majorBidi"/>
          <w:b/>
          <w:bCs/>
          <w:color w:val="000000"/>
          <w:sz w:val="28"/>
          <w:szCs w:val="28"/>
          <w:rtl/>
        </w:rPr>
        <w:t>بــعنوان:</w:t>
      </w:r>
    </w:p>
    <w:p w14:paraId="44AAA377" w14:textId="77777777" w:rsidR="00AE1E63" w:rsidRPr="00CC6009" w:rsidRDefault="00AE1E63" w:rsidP="00B03FF6">
      <w:pPr>
        <w:spacing w:line="360" w:lineRule="auto"/>
        <w:jc w:val="center"/>
        <w:rPr>
          <w:rFonts w:asciiTheme="majorBidi" w:eastAsia="Times New Roman" w:hAnsiTheme="majorBidi" w:cstheme="majorBidi"/>
          <w:sz w:val="28"/>
          <w:szCs w:val="28"/>
          <w:rtl/>
        </w:rPr>
      </w:pPr>
    </w:p>
    <w:p w14:paraId="614DF37B" w14:textId="7FC3640D" w:rsidR="00AE1E63" w:rsidRPr="00CC6009" w:rsidRDefault="00CF0A42" w:rsidP="00B03FF6">
      <w:pPr>
        <w:pStyle w:val="NormalWeb"/>
        <w:bidi/>
        <w:spacing w:before="0" w:beforeAutospacing="0" w:after="0" w:afterAutospacing="0" w:line="360" w:lineRule="auto"/>
        <w:jc w:val="center"/>
        <w:rPr>
          <w:rFonts w:asciiTheme="majorBidi" w:hAnsiTheme="majorBidi" w:cstheme="majorBidi"/>
          <w:sz w:val="28"/>
          <w:szCs w:val="28"/>
        </w:rPr>
      </w:pPr>
      <w:r w:rsidRPr="00CC6009">
        <w:rPr>
          <w:rFonts w:asciiTheme="majorBidi" w:hAnsiTheme="majorBidi" w:cstheme="majorBidi"/>
          <w:b/>
          <w:bCs/>
          <w:color w:val="000000"/>
          <w:sz w:val="28"/>
          <w:szCs w:val="28"/>
          <w:rtl/>
        </w:rPr>
        <w:t>موقع متجر الكتروني</w:t>
      </w:r>
    </w:p>
    <w:p w14:paraId="06829B11" w14:textId="05E2558A" w:rsidR="00AE1E63" w:rsidRPr="00CC6009" w:rsidRDefault="00AE1E63" w:rsidP="00B03FF6">
      <w:pPr>
        <w:pStyle w:val="NormalWeb"/>
        <w:bidi/>
        <w:spacing w:before="0" w:beforeAutospacing="0" w:after="0" w:afterAutospacing="0" w:line="360" w:lineRule="auto"/>
        <w:jc w:val="center"/>
        <w:rPr>
          <w:rFonts w:asciiTheme="majorBidi" w:hAnsiTheme="majorBidi" w:cstheme="majorBidi"/>
          <w:sz w:val="28"/>
          <w:szCs w:val="28"/>
          <w:rtl/>
        </w:rPr>
      </w:pPr>
    </w:p>
    <w:p w14:paraId="5B83856F" w14:textId="77777777" w:rsidR="00AE1E63" w:rsidRPr="00CC6009" w:rsidRDefault="00AE1E63" w:rsidP="00B03FF6">
      <w:pPr>
        <w:spacing w:line="360" w:lineRule="auto"/>
        <w:jc w:val="center"/>
        <w:rPr>
          <w:rFonts w:asciiTheme="majorBidi" w:eastAsia="Times New Roman" w:hAnsiTheme="majorBidi" w:cstheme="majorBidi"/>
          <w:sz w:val="28"/>
          <w:szCs w:val="28"/>
          <w:rtl/>
        </w:rPr>
      </w:pPr>
    </w:p>
    <w:p w14:paraId="5FA2DE3F" w14:textId="56F84AB3" w:rsidR="00AE1E63" w:rsidRPr="00CC6009" w:rsidRDefault="00AE1E63" w:rsidP="00B03FF6">
      <w:pPr>
        <w:pStyle w:val="NormalWeb"/>
        <w:bidi/>
        <w:spacing w:before="0" w:beforeAutospacing="0" w:after="0" w:afterAutospacing="0" w:line="360" w:lineRule="auto"/>
        <w:jc w:val="center"/>
        <w:rPr>
          <w:rFonts w:asciiTheme="majorBidi" w:hAnsiTheme="majorBidi" w:cstheme="majorBidi"/>
          <w:b/>
          <w:bCs/>
          <w:color w:val="000000"/>
          <w:sz w:val="28"/>
          <w:szCs w:val="28"/>
          <w:rtl/>
        </w:rPr>
      </w:pPr>
      <w:r w:rsidRPr="00CC6009">
        <w:rPr>
          <w:rFonts w:asciiTheme="majorBidi" w:hAnsiTheme="majorBidi" w:cstheme="majorBidi"/>
          <w:b/>
          <w:bCs/>
          <w:color w:val="000000"/>
          <w:sz w:val="28"/>
          <w:szCs w:val="28"/>
          <w:rtl/>
        </w:rPr>
        <w:t xml:space="preserve">إعداد </w:t>
      </w:r>
      <w:r w:rsidR="00DE635A" w:rsidRPr="00CC6009">
        <w:rPr>
          <w:rFonts w:asciiTheme="majorBidi" w:hAnsiTheme="majorBidi" w:cstheme="majorBidi"/>
          <w:b/>
          <w:bCs/>
          <w:color w:val="000000"/>
          <w:sz w:val="28"/>
          <w:szCs w:val="28"/>
          <w:rtl/>
        </w:rPr>
        <w:t>الطالب</w:t>
      </w:r>
    </w:p>
    <w:p w14:paraId="0634F872" w14:textId="77777777" w:rsidR="00DE635A" w:rsidRPr="00CC6009" w:rsidRDefault="00DE635A" w:rsidP="00B03FF6">
      <w:pPr>
        <w:pStyle w:val="NormalWeb"/>
        <w:bidi/>
        <w:spacing w:before="0" w:beforeAutospacing="0" w:after="0" w:afterAutospacing="0" w:line="360" w:lineRule="auto"/>
        <w:jc w:val="center"/>
        <w:rPr>
          <w:rFonts w:asciiTheme="majorBidi" w:hAnsiTheme="majorBidi" w:cstheme="majorBidi"/>
          <w:sz w:val="28"/>
          <w:szCs w:val="28"/>
        </w:rPr>
      </w:pPr>
    </w:p>
    <w:p w14:paraId="392BF3EC" w14:textId="3610C5CA" w:rsidR="00DE635A" w:rsidRPr="00CC6009" w:rsidRDefault="00070A9D" w:rsidP="00B03FF6">
      <w:pPr>
        <w:pStyle w:val="NormalWeb"/>
        <w:bidi/>
        <w:spacing w:before="0" w:beforeAutospacing="0" w:after="200" w:afterAutospacing="0" w:line="360" w:lineRule="auto"/>
        <w:ind w:left="360"/>
        <w:jc w:val="center"/>
        <w:textAlignment w:val="baseline"/>
        <w:rPr>
          <w:rFonts w:asciiTheme="majorBidi" w:hAnsiTheme="majorBidi" w:cstheme="majorBidi"/>
          <w:b/>
          <w:bCs/>
          <w:color w:val="000000"/>
          <w:sz w:val="28"/>
          <w:szCs w:val="28"/>
        </w:rPr>
      </w:pPr>
      <w:r w:rsidRPr="00CC6009">
        <w:rPr>
          <w:rFonts w:asciiTheme="majorBidi" w:hAnsiTheme="majorBidi" w:cstheme="majorBidi"/>
          <w:b/>
          <w:bCs/>
          <w:color w:val="000000"/>
          <w:sz w:val="28"/>
          <w:szCs w:val="28"/>
          <w:rtl/>
        </w:rPr>
        <w:t xml:space="preserve">الاسم: </w:t>
      </w:r>
      <w:r w:rsidR="00DE635A" w:rsidRPr="00CC6009">
        <w:rPr>
          <w:rFonts w:asciiTheme="majorBidi" w:hAnsiTheme="majorBidi" w:cstheme="majorBidi"/>
          <w:b/>
          <w:bCs/>
          <w:color w:val="000000"/>
          <w:sz w:val="28"/>
          <w:szCs w:val="28"/>
          <w:rtl/>
        </w:rPr>
        <w:t>أيوب قاسم أيوب الأيوبي    </w:t>
      </w:r>
      <w:r w:rsidR="00272D88" w:rsidRPr="00CC6009">
        <w:rPr>
          <w:rFonts w:asciiTheme="majorBidi" w:hAnsiTheme="majorBidi" w:cstheme="majorBidi"/>
          <w:b/>
          <w:bCs/>
          <w:color w:val="000000"/>
          <w:sz w:val="28"/>
          <w:szCs w:val="28"/>
          <w:rtl/>
        </w:rPr>
        <w:t xml:space="preserve"> </w:t>
      </w:r>
      <w:r w:rsidR="00DE635A" w:rsidRPr="00CC6009">
        <w:rPr>
          <w:rFonts w:asciiTheme="majorBidi" w:hAnsiTheme="majorBidi" w:cstheme="majorBidi"/>
          <w:b/>
          <w:bCs/>
          <w:color w:val="000000"/>
          <w:sz w:val="28"/>
          <w:szCs w:val="28"/>
          <w:rtl/>
        </w:rPr>
        <w:t>  رقم القيد</w:t>
      </w:r>
      <w:r w:rsidRPr="00CC6009">
        <w:rPr>
          <w:rFonts w:asciiTheme="majorBidi" w:hAnsiTheme="majorBidi" w:cstheme="majorBidi"/>
          <w:b/>
          <w:bCs/>
          <w:color w:val="000000"/>
          <w:sz w:val="28"/>
          <w:szCs w:val="28"/>
          <w:rtl/>
        </w:rPr>
        <w:t xml:space="preserve">: </w:t>
      </w:r>
      <w:r w:rsidR="00DE635A" w:rsidRPr="00CC6009">
        <w:rPr>
          <w:rFonts w:asciiTheme="majorBidi" w:hAnsiTheme="majorBidi" w:cstheme="majorBidi"/>
          <w:b/>
          <w:bCs/>
          <w:color w:val="000000"/>
          <w:sz w:val="28"/>
          <w:szCs w:val="28"/>
          <w:rtl/>
        </w:rPr>
        <w:t>216010366</w:t>
      </w:r>
    </w:p>
    <w:p w14:paraId="66397BA6" w14:textId="77777777" w:rsidR="00AE1E63" w:rsidRPr="00CC6009" w:rsidRDefault="00AE1E63" w:rsidP="00B03FF6">
      <w:pPr>
        <w:spacing w:line="360" w:lineRule="auto"/>
        <w:jc w:val="center"/>
        <w:rPr>
          <w:rFonts w:asciiTheme="majorBidi" w:eastAsia="Times New Roman" w:hAnsiTheme="majorBidi" w:cstheme="majorBidi"/>
          <w:sz w:val="28"/>
          <w:szCs w:val="28"/>
          <w:rtl/>
        </w:rPr>
      </w:pPr>
    </w:p>
    <w:p w14:paraId="4649841E" w14:textId="77777777" w:rsidR="00AE1E63" w:rsidRPr="00CC6009" w:rsidRDefault="00AE1E63" w:rsidP="00B03FF6">
      <w:pPr>
        <w:pStyle w:val="NormalWeb"/>
        <w:bidi/>
        <w:spacing w:before="0" w:beforeAutospacing="0" w:after="0" w:afterAutospacing="0" w:line="360" w:lineRule="auto"/>
        <w:jc w:val="center"/>
        <w:rPr>
          <w:rFonts w:asciiTheme="majorBidi" w:hAnsiTheme="majorBidi" w:cstheme="majorBidi"/>
          <w:b/>
          <w:bCs/>
          <w:color w:val="000000"/>
          <w:sz w:val="28"/>
          <w:szCs w:val="28"/>
          <w:rtl/>
        </w:rPr>
      </w:pPr>
      <w:r w:rsidRPr="00CC6009">
        <w:rPr>
          <w:rFonts w:asciiTheme="majorBidi" w:hAnsiTheme="majorBidi" w:cstheme="majorBidi"/>
          <w:b/>
          <w:bCs/>
          <w:color w:val="000000"/>
          <w:sz w:val="28"/>
          <w:szCs w:val="28"/>
          <w:rtl/>
        </w:rPr>
        <w:t>تحت اشراف</w:t>
      </w:r>
    </w:p>
    <w:p w14:paraId="0D5E538F" w14:textId="77777777" w:rsidR="00DE635A" w:rsidRPr="00CC6009" w:rsidRDefault="00DE635A" w:rsidP="00B03FF6">
      <w:pPr>
        <w:pStyle w:val="NormalWeb"/>
        <w:bidi/>
        <w:spacing w:before="0" w:beforeAutospacing="0" w:after="0" w:afterAutospacing="0" w:line="360" w:lineRule="auto"/>
        <w:jc w:val="center"/>
        <w:rPr>
          <w:rFonts w:asciiTheme="majorBidi" w:hAnsiTheme="majorBidi" w:cstheme="majorBidi"/>
          <w:sz w:val="28"/>
          <w:szCs w:val="28"/>
        </w:rPr>
      </w:pPr>
    </w:p>
    <w:p w14:paraId="0CDFE5BF" w14:textId="18A8EA66" w:rsidR="00AE1E63" w:rsidRPr="00CC6009" w:rsidRDefault="00557DD7" w:rsidP="00B03FF6">
      <w:pPr>
        <w:pStyle w:val="NormalWeb"/>
        <w:bidi/>
        <w:spacing w:before="0" w:beforeAutospacing="0" w:after="0" w:afterAutospacing="0" w:line="360" w:lineRule="auto"/>
        <w:jc w:val="center"/>
        <w:rPr>
          <w:rFonts w:asciiTheme="majorBidi" w:hAnsiTheme="majorBidi" w:cstheme="majorBidi"/>
          <w:b/>
          <w:bCs/>
          <w:sz w:val="28"/>
          <w:szCs w:val="28"/>
          <w:rtl/>
        </w:rPr>
      </w:pPr>
      <w:r w:rsidRPr="00CC6009">
        <w:rPr>
          <w:rFonts w:asciiTheme="majorBidi" w:hAnsiTheme="majorBidi" w:cstheme="majorBidi" w:hint="cs"/>
          <w:b/>
          <w:bCs/>
          <w:color w:val="000000"/>
          <w:sz w:val="28"/>
          <w:szCs w:val="28"/>
          <w:rtl/>
        </w:rPr>
        <w:t>د. عب</w:t>
      </w:r>
      <w:r w:rsidRPr="00CC6009">
        <w:rPr>
          <w:rFonts w:asciiTheme="majorBidi" w:hAnsiTheme="majorBidi" w:cstheme="majorBidi" w:hint="eastAsia"/>
          <w:b/>
          <w:bCs/>
          <w:color w:val="000000"/>
          <w:sz w:val="28"/>
          <w:szCs w:val="28"/>
          <w:rtl/>
        </w:rPr>
        <w:t>د</w:t>
      </w:r>
      <w:r w:rsidR="00243A0E" w:rsidRPr="00CC6009">
        <w:rPr>
          <w:rFonts w:asciiTheme="majorBidi" w:hAnsiTheme="majorBidi" w:cstheme="majorBidi"/>
          <w:b/>
          <w:bCs/>
          <w:color w:val="000000"/>
          <w:sz w:val="28"/>
          <w:szCs w:val="28"/>
          <w:rtl/>
        </w:rPr>
        <w:t xml:space="preserve"> السلام </w:t>
      </w:r>
      <w:r w:rsidR="002F5F37" w:rsidRPr="00CC6009">
        <w:rPr>
          <w:rFonts w:asciiTheme="majorBidi" w:hAnsiTheme="majorBidi" w:cstheme="majorBidi"/>
          <w:b/>
          <w:bCs/>
          <w:color w:val="000000"/>
          <w:sz w:val="28"/>
          <w:szCs w:val="28"/>
          <w:rtl/>
        </w:rPr>
        <w:t xml:space="preserve">المرغني </w:t>
      </w:r>
      <w:r w:rsidR="001F504A" w:rsidRPr="00CC6009">
        <w:rPr>
          <w:rFonts w:asciiTheme="majorBidi" w:hAnsiTheme="majorBidi" w:cstheme="majorBidi"/>
          <w:b/>
          <w:bCs/>
          <w:color w:val="000000"/>
          <w:sz w:val="28"/>
          <w:szCs w:val="28"/>
          <w:rtl/>
        </w:rPr>
        <w:t xml:space="preserve">ميلاد </w:t>
      </w:r>
      <w:r w:rsidR="00E545FA" w:rsidRPr="00CC6009">
        <w:rPr>
          <w:rFonts w:asciiTheme="majorBidi" w:hAnsiTheme="majorBidi" w:cstheme="majorBidi"/>
          <w:b/>
          <w:bCs/>
          <w:color w:val="000000"/>
          <w:sz w:val="28"/>
          <w:szCs w:val="28"/>
          <w:rtl/>
        </w:rPr>
        <w:t>بنور</w:t>
      </w:r>
    </w:p>
    <w:p w14:paraId="32D1808A" w14:textId="77777777" w:rsidR="00AE30E9" w:rsidRPr="00CC6009" w:rsidRDefault="00AE30E9" w:rsidP="00B03FF6">
      <w:pPr>
        <w:pStyle w:val="NormalWeb"/>
        <w:bidi/>
        <w:spacing w:before="0" w:beforeAutospacing="0" w:after="200" w:afterAutospacing="0" w:line="360" w:lineRule="auto"/>
        <w:jc w:val="center"/>
        <w:rPr>
          <w:rFonts w:asciiTheme="majorBidi" w:hAnsiTheme="majorBidi" w:cstheme="majorBidi"/>
          <w:b/>
          <w:bCs/>
          <w:color w:val="000000"/>
          <w:sz w:val="28"/>
          <w:szCs w:val="28"/>
        </w:rPr>
      </w:pPr>
    </w:p>
    <w:p w14:paraId="20D32EE4" w14:textId="2A3CF6F7" w:rsidR="00AE1E63" w:rsidRPr="00CC6009" w:rsidRDefault="00AE1E63" w:rsidP="00B03FF6">
      <w:pPr>
        <w:pStyle w:val="NormalWeb"/>
        <w:bidi/>
        <w:spacing w:before="0" w:beforeAutospacing="0" w:after="200" w:afterAutospacing="0" w:line="360" w:lineRule="auto"/>
        <w:jc w:val="center"/>
        <w:rPr>
          <w:rFonts w:asciiTheme="majorBidi" w:hAnsiTheme="majorBidi" w:cstheme="majorBidi"/>
          <w:b/>
          <w:bCs/>
          <w:color w:val="000000"/>
          <w:sz w:val="28"/>
          <w:szCs w:val="28"/>
        </w:rPr>
      </w:pPr>
      <w:r w:rsidRPr="00CC6009">
        <w:rPr>
          <w:rFonts w:asciiTheme="majorBidi" w:hAnsiTheme="majorBidi" w:cstheme="majorBidi"/>
          <w:b/>
          <w:bCs/>
          <w:color w:val="000000"/>
          <w:sz w:val="28"/>
          <w:szCs w:val="28"/>
          <w:rtl/>
        </w:rPr>
        <w:t xml:space="preserve">فصل الدراسي </w:t>
      </w:r>
      <w:r w:rsidR="000F164F" w:rsidRPr="00CC6009">
        <w:rPr>
          <w:rFonts w:asciiTheme="majorBidi" w:hAnsiTheme="majorBidi" w:cstheme="majorBidi"/>
          <w:b/>
          <w:bCs/>
          <w:color w:val="000000"/>
          <w:sz w:val="28"/>
          <w:szCs w:val="28"/>
          <w:rtl/>
        </w:rPr>
        <w:t>ربيع</w:t>
      </w:r>
      <w:r w:rsidRPr="00CC6009">
        <w:rPr>
          <w:rFonts w:asciiTheme="majorBidi" w:hAnsiTheme="majorBidi" w:cstheme="majorBidi"/>
          <w:b/>
          <w:bCs/>
          <w:color w:val="000000"/>
          <w:sz w:val="28"/>
          <w:szCs w:val="28"/>
          <w:rtl/>
        </w:rPr>
        <w:t xml:space="preserve"> </w:t>
      </w:r>
      <w:r w:rsidR="006F46F2" w:rsidRPr="00CC6009">
        <w:rPr>
          <w:rFonts w:asciiTheme="majorBidi" w:hAnsiTheme="majorBidi" w:cstheme="majorBidi"/>
          <w:b/>
          <w:bCs/>
          <w:color w:val="000000"/>
          <w:sz w:val="28"/>
          <w:szCs w:val="28"/>
          <w:rtl/>
        </w:rPr>
        <w:t>2023</w:t>
      </w:r>
      <w:r w:rsidRPr="00CC6009">
        <w:rPr>
          <w:rFonts w:asciiTheme="majorBidi" w:hAnsiTheme="majorBidi" w:cstheme="majorBidi"/>
          <w:b/>
          <w:bCs/>
          <w:color w:val="000000"/>
          <w:sz w:val="28"/>
          <w:szCs w:val="28"/>
          <w:rtl/>
        </w:rPr>
        <w:t xml:space="preserve">/ </w:t>
      </w:r>
      <w:r w:rsidR="006F46F2" w:rsidRPr="00CC6009">
        <w:rPr>
          <w:rFonts w:asciiTheme="majorBidi" w:hAnsiTheme="majorBidi" w:cstheme="majorBidi"/>
          <w:b/>
          <w:bCs/>
          <w:color w:val="000000"/>
          <w:sz w:val="28"/>
          <w:szCs w:val="28"/>
          <w:rtl/>
        </w:rPr>
        <w:t>2024</w:t>
      </w:r>
    </w:p>
    <w:p w14:paraId="74F72404" w14:textId="77777777" w:rsidR="007E1462" w:rsidRDefault="007E1462" w:rsidP="00945D4E">
      <w:pPr>
        <w:pStyle w:val="NormalWeb"/>
        <w:bidi/>
        <w:spacing w:before="0" w:beforeAutospacing="0" w:after="200" w:afterAutospacing="0" w:line="360" w:lineRule="auto"/>
        <w:rPr>
          <w:rFonts w:asciiTheme="majorBidi" w:hAnsiTheme="majorBidi" w:cstheme="majorBidi"/>
          <w:sz w:val="28"/>
          <w:szCs w:val="28"/>
          <w:rtl/>
        </w:rPr>
      </w:pPr>
    </w:p>
    <w:p w14:paraId="014113B6" w14:textId="77777777" w:rsidR="0075309E" w:rsidRDefault="0075309E" w:rsidP="0075309E">
      <w:pPr>
        <w:pStyle w:val="NormalWeb"/>
        <w:bidi/>
        <w:spacing w:before="0" w:beforeAutospacing="0" w:after="200" w:afterAutospacing="0" w:line="360" w:lineRule="auto"/>
        <w:rPr>
          <w:rFonts w:asciiTheme="majorBidi" w:hAnsiTheme="majorBidi" w:cstheme="majorBidi"/>
          <w:sz w:val="28"/>
          <w:szCs w:val="28"/>
          <w:rtl/>
        </w:rPr>
      </w:pPr>
    </w:p>
    <w:p w14:paraId="1B875B5A" w14:textId="77777777" w:rsidR="0075309E" w:rsidRPr="00CC6009" w:rsidRDefault="0075309E" w:rsidP="0075309E">
      <w:pPr>
        <w:pStyle w:val="NormalWeb"/>
        <w:bidi/>
        <w:spacing w:before="0" w:beforeAutospacing="0" w:after="200" w:afterAutospacing="0" w:line="360" w:lineRule="auto"/>
        <w:rPr>
          <w:rFonts w:asciiTheme="majorBidi" w:hAnsiTheme="majorBidi" w:cstheme="majorBidi"/>
          <w:sz w:val="28"/>
          <w:szCs w:val="28"/>
        </w:rPr>
      </w:pPr>
    </w:p>
    <w:p w14:paraId="5617E3B1" w14:textId="2B309798" w:rsidR="003615BC" w:rsidRPr="00CC6009" w:rsidRDefault="005D4277" w:rsidP="00BE5F2D">
      <w:pPr>
        <w:pStyle w:val="NormalWeb"/>
        <w:bidi/>
        <w:spacing w:before="0" w:beforeAutospacing="0" w:after="200" w:afterAutospacing="0" w:line="360" w:lineRule="auto"/>
        <w:jc w:val="center"/>
        <w:divId w:val="1349020270"/>
        <w:rPr>
          <w:rFonts w:asciiTheme="majorBidi" w:hAnsiTheme="majorBidi" w:cstheme="majorBidi"/>
          <w:sz w:val="28"/>
          <w:szCs w:val="28"/>
        </w:rPr>
      </w:pPr>
      <w:r w:rsidRPr="00CC6009">
        <w:rPr>
          <w:rFonts w:asciiTheme="majorBidi" w:hAnsiTheme="majorBidi" w:cstheme="majorBidi"/>
          <w:b/>
          <w:bCs/>
          <w:color w:val="31849B"/>
          <w:sz w:val="28"/>
          <w:szCs w:val="28"/>
          <w:rtl/>
        </w:rPr>
        <w:lastRenderedPageBreak/>
        <w:t>الفهــرس</w:t>
      </w:r>
    </w:p>
    <w:tbl>
      <w:tblPr>
        <w:tblStyle w:val="GridTable4-Accent51"/>
        <w:tblW w:w="0" w:type="auto"/>
        <w:tblLook w:val="04A0" w:firstRow="1" w:lastRow="0" w:firstColumn="1" w:lastColumn="0" w:noHBand="0" w:noVBand="1"/>
      </w:tblPr>
      <w:tblGrid>
        <w:gridCol w:w="1335"/>
        <w:gridCol w:w="4264"/>
        <w:gridCol w:w="2839"/>
        <w:gridCol w:w="804"/>
      </w:tblGrid>
      <w:tr w:rsidR="006B6031" w:rsidRPr="00CC6009" w14:paraId="05098C9C" w14:textId="77777777" w:rsidTr="00495E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7025FB38" w14:textId="33C95638" w:rsidR="006B6031" w:rsidRPr="00CC6009" w:rsidRDefault="006B6031" w:rsidP="00BE5F2D">
            <w:pPr>
              <w:spacing w:line="360" w:lineRule="auto"/>
              <w:jc w:val="center"/>
              <w:rPr>
                <w:rFonts w:asciiTheme="majorBidi" w:hAnsiTheme="majorBidi" w:cstheme="majorBidi"/>
                <w:sz w:val="28"/>
                <w:szCs w:val="28"/>
              </w:rPr>
            </w:pPr>
            <w:r w:rsidRPr="00CC6009">
              <w:rPr>
                <w:rFonts w:asciiTheme="majorBidi" w:hAnsiTheme="majorBidi" w:cstheme="majorBidi"/>
                <w:color w:val="FFFFFF"/>
                <w:sz w:val="28"/>
                <w:szCs w:val="28"/>
                <w:rtl/>
              </w:rPr>
              <w:t>رقم الصفحة</w:t>
            </w:r>
          </w:p>
        </w:tc>
        <w:tc>
          <w:tcPr>
            <w:tcW w:w="4320" w:type="dxa"/>
          </w:tcPr>
          <w:p w14:paraId="2EC94B48" w14:textId="132AE87F" w:rsidR="006B6031" w:rsidRPr="00CC6009" w:rsidRDefault="006B6031" w:rsidP="00BE5F2D">
            <w:pPr>
              <w:spacing w:line="360" w:lineRule="auto"/>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8"/>
                <w:szCs w:val="28"/>
              </w:rPr>
            </w:pPr>
          </w:p>
        </w:tc>
        <w:tc>
          <w:tcPr>
            <w:tcW w:w="2880" w:type="dxa"/>
          </w:tcPr>
          <w:p w14:paraId="7B59D667" w14:textId="01BDBC83" w:rsidR="006B6031" w:rsidRPr="00CC6009" w:rsidRDefault="006B6031" w:rsidP="00BE5F2D">
            <w:pPr>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color w:val="FFFFFF"/>
                <w:sz w:val="28"/>
                <w:szCs w:val="28"/>
                <w:rtl/>
              </w:rPr>
              <w:t>الموضوع</w:t>
            </w:r>
          </w:p>
        </w:tc>
        <w:tc>
          <w:tcPr>
            <w:tcW w:w="805" w:type="dxa"/>
          </w:tcPr>
          <w:p w14:paraId="40833809" w14:textId="055BD87B" w:rsidR="006B6031" w:rsidRPr="00CC6009" w:rsidRDefault="006B6031" w:rsidP="00BE5F2D">
            <w:pPr>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color w:val="FFFFFF"/>
                <w:sz w:val="28"/>
                <w:szCs w:val="28"/>
                <w:rtl/>
              </w:rPr>
              <w:t>رقم</w:t>
            </w:r>
          </w:p>
        </w:tc>
      </w:tr>
      <w:tr w:rsidR="006B6031" w:rsidRPr="00CC6009" w14:paraId="2A27F7F0" w14:textId="77777777" w:rsidTr="00495E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78ACF889" w14:textId="4D7A76BF" w:rsidR="006B6031" w:rsidRPr="00CC6009" w:rsidRDefault="006B1332" w:rsidP="00BE5F2D">
            <w:pPr>
              <w:spacing w:line="360" w:lineRule="auto"/>
              <w:jc w:val="center"/>
              <w:rPr>
                <w:rFonts w:asciiTheme="majorBidi" w:hAnsiTheme="majorBidi" w:cstheme="majorBidi"/>
                <w:sz w:val="28"/>
                <w:szCs w:val="28"/>
              </w:rPr>
            </w:pPr>
            <w:r w:rsidRPr="00CC6009">
              <w:rPr>
                <w:rFonts w:asciiTheme="majorBidi" w:hAnsiTheme="majorBidi" w:cstheme="majorBidi"/>
                <w:b w:val="0"/>
                <w:bCs w:val="0"/>
                <w:sz w:val="28"/>
                <w:szCs w:val="28"/>
              </w:rPr>
              <w:t>4</w:t>
            </w:r>
          </w:p>
        </w:tc>
        <w:tc>
          <w:tcPr>
            <w:tcW w:w="4320" w:type="dxa"/>
          </w:tcPr>
          <w:p w14:paraId="5A640042" w14:textId="401C5C2B" w:rsidR="006B6031" w:rsidRPr="00CC6009" w:rsidRDefault="001C5AA7" w:rsidP="00BE5F2D">
            <w:pPr>
              <w:spacing w:line="360" w:lineRule="auto"/>
              <w:jc w:val="righ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color w:val="000000" w:themeColor="text1"/>
                <w:sz w:val="28"/>
                <w:szCs w:val="28"/>
              </w:rPr>
              <w:t>Introduction</w:t>
            </w:r>
          </w:p>
        </w:tc>
        <w:tc>
          <w:tcPr>
            <w:tcW w:w="2880" w:type="dxa"/>
          </w:tcPr>
          <w:p w14:paraId="496AB7AC" w14:textId="70D76414" w:rsidR="006B6031" w:rsidRPr="00CC6009" w:rsidRDefault="00060CCD" w:rsidP="00BE5F2D">
            <w:pPr>
              <w:spacing w:line="360" w:lineRule="auto"/>
              <w:jc w:val="righ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color w:val="000000" w:themeColor="text1"/>
                <w:sz w:val="28"/>
                <w:szCs w:val="28"/>
                <w:rtl/>
              </w:rPr>
              <w:t>المقدمة</w:t>
            </w:r>
          </w:p>
        </w:tc>
        <w:tc>
          <w:tcPr>
            <w:tcW w:w="805" w:type="dxa"/>
          </w:tcPr>
          <w:p w14:paraId="1E151734" w14:textId="77777777" w:rsidR="006B6031" w:rsidRPr="00CC6009" w:rsidRDefault="006B6031" w:rsidP="00BE5F2D">
            <w:pPr>
              <w:spacing w:line="360" w:lineRule="auto"/>
              <w:jc w:val="righ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p>
        </w:tc>
      </w:tr>
      <w:tr w:rsidR="00E8786A" w:rsidRPr="00CC6009" w14:paraId="4E68D4FD" w14:textId="77777777" w:rsidTr="00495E36">
        <w:tc>
          <w:tcPr>
            <w:cnfStyle w:val="001000000000" w:firstRow="0" w:lastRow="0" w:firstColumn="1" w:lastColumn="0" w:oddVBand="0" w:evenVBand="0" w:oddHBand="0" w:evenHBand="0" w:firstRowFirstColumn="0" w:firstRowLastColumn="0" w:lastRowFirstColumn="0" w:lastRowLastColumn="0"/>
            <w:tcW w:w="1345" w:type="dxa"/>
          </w:tcPr>
          <w:p w14:paraId="6B22E745" w14:textId="30005B63" w:rsidR="00E8786A" w:rsidRPr="00CC6009" w:rsidRDefault="006B1332" w:rsidP="00BE5F2D">
            <w:pPr>
              <w:spacing w:line="360" w:lineRule="auto"/>
              <w:jc w:val="center"/>
              <w:rPr>
                <w:rFonts w:asciiTheme="majorBidi" w:hAnsiTheme="majorBidi" w:cstheme="majorBidi"/>
                <w:sz w:val="28"/>
                <w:szCs w:val="28"/>
              </w:rPr>
            </w:pPr>
            <w:r w:rsidRPr="00CC6009">
              <w:rPr>
                <w:rFonts w:asciiTheme="majorBidi" w:hAnsiTheme="majorBidi" w:cstheme="majorBidi"/>
                <w:b w:val="0"/>
                <w:bCs w:val="0"/>
                <w:sz w:val="28"/>
                <w:szCs w:val="28"/>
              </w:rPr>
              <w:t>5</w:t>
            </w:r>
          </w:p>
        </w:tc>
        <w:tc>
          <w:tcPr>
            <w:tcW w:w="4320" w:type="dxa"/>
          </w:tcPr>
          <w:p w14:paraId="5A5F880E" w14:textId="14417703" w:rsidR="00E8786A" w:rsidRPr="00CC6009" w:rsidRDefault="00E8786A" w:rsidP="00BE5F2D">
            <w:pPr>
              <w:spacing w:line="360" w:lineRule="auto"/>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color w:val="000000" w:themeColor="text1"/>
                <w:sz w:val="28"/>
                <w:szCs w:val="28"/>
              </w:rPr>
              <w:t>Methodology followed</w:t>
            </w:r>
          </w:p>
        </w:tc>
        <w:tc>
          <w:tcPr>
            <w:tcW w:w="2880" w:type="dxa"/>
          </w:tcPr>
          <w:p w14:paraId="1DF36112" w14:textId="64FA5521" w:rsidR="00E8786A" w:rsidRPr="00CC6009" w:rsidRDefault="00E8786A" w:rsidP="00BE5F2D">
            <w:pPr>
              <w:spacing w:line="360" w:lineRule="auto"/>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color w:val="000000" w:themeColor="text1"/>
                <w:sz w:val="28"/>
                <w:szCs w:val="28"/>
                <w:rtl/>
              </w:rPr>
              <w:t xml:space="preserve">المنهجية المتبعة </w:t>
            </w:r>
          </w:p>
        </w:tc>
        <w:tc>
          <w:tcPr>
            <w:tcW w:w="805" w:type="dxa"/>
          </w:tcPr>
          <w:p w14:paraId="1CDFBD2B" w14:textId="77777777" w:rsidR="00E8786A" w:rsidRPr="00CC6009" w:rsidRDefault="00E8786A" w:rsidP="00BE5F2D">
            <w:pPr>
              <w:spacing w:line="360" w:lineRule="auto"/>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p>
        </w:tc>
      </w:tr>
      <w:tr w:rsidR="00636EFA" w:rsidRPr="00CC6009" w14:paraId="5F40532C" w14:textId="77777777" w:rsidTr="00495E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10085BAF" w14:textId="31B96AA9" w:rsidR="00636EFA" w:rsidRPr="00CC6009" w:rsidRDefault="00363EE6" w:rsidP="00BE5F2D">
            <w:pPr>
              <w:spacing w:line="360" w:lineRule="auto"/>
              <w:jc w:val="center"/>
              <w:rPr>
                <w:rFonts w:asciiTheme="majorBidi" w:hAnsiTheme="majorBidi" w:cstheme="majorBidi"/>
                <w:b w:val="0"/>
                <w:bCs w:val="0"/>
                <w:sz w:val="28"/>
                <w:szCs w:val="28"/>
              </w:rPr>
            </w:pPr>
            <w:r w:rsidRPr="00CC6009">
              <w:rPr>
                <w:rFonts w:asciiTheme="majorBidi" w:hAnsiTheme="majorBidi" w:cstheme="majorBidi"/>
                <w:b w:val="0"/>
                <w:bCs w:val="0"/>
                <w:sz w:val="28"/>
                <w:szCs w:val="28"/>
              </w:rPr>
              <w:t>6</w:t>
            </w:r>
          </w:p>
        </w:tc>
        <w:tc>
          <w:tcPr>
            <w:tcW w:w="4320" w:type="dxa"/>
          </w:tcPr>
          <w:p w14:paraId="2BB214ED" w14:textId="4325F874" w:rsidR="00636EFA" w:rsidRPr="00CC6009" w:rsidRDefault="00636EFA" w:rsidP="00BE5F2D">
            <w:pPr>
              <w:spacing w:line="360" w:lineRule="auto"/>
              <w:jc w:val="righ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color w:val="000000" w:themeColor="text1"/>
                <w:sz w:val="28"/>
                <w:szCs w:val="28"/>
              </w:rPr>
              <w:t>Preliminary phase</w:t>
            </w:r>
          </w:p>
        </w:tc>
        <w:tc>
          <w:tcPr>
            <w:tcW w:w="2880" w:type="dxa"/>
          </w:tcPr>
          <w:p w14:paraId="69D9A575" w14:textId="6B6F732A" w:rsidR="00636EFA" w:rsidRPr="00CC6009" w:rsidRDefault="001E4027" w:rsidP="00BE5F2D">
            <w:pPr>
              <w:spacing w:line="360" w:lineRule="auto"/>
              <w:jc w:val="righ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1E4027">
              <w:rPr>
                <w:rFonts w:asciiTheme="majorBidi" w:hAnsiTheme="majorBidi" w:cstheme="majorBidi" w:hint="cs"/>
                <w:color w:val="FF0000"/>
                <w:sz w:val="28"/>
                <w:szCs w:val="28"/>
                <w:rtl/>
              </w:rPr>
              <w:t>ال</w:t>
            </w:r>
            <w:r w:rsidR="00636EFA" w:rsidRPr="00CC6009">
              <w:rPr>
                <w:rFonts w:asciiTheme="majorBidi" w:hAnsiTheme="majorBidi" w:cstheme="majorBidi"/>
                <w:color w:val="000000" w:themeColor="text1"/>
                <w:sz w:val="28"/>
                <w:szCs w:val="28"/>
                <w:rtl/>
              </w:rPr>
              <w:t>مرحلة التمهيدية</w:t>
            </w:r>
          </w:p>
        </w:tc>
        <w:tc>
          <w:tcPr>
            <w:tcW w:w="805" w:type="dxa"/>
          </w:tcPr>
          <w:p w14:paraId="5DAD5FC8" w14:textId="498F61CC" w:rsidR="00636EFA" w:rsidRPr="00CC6009" w:rsidRDefault="00F3684A" w:rsidP="00BE5F2D">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Pr>
              <w:t>1</w:t>
            </w:r>
          </w:p>
        </w:tc>
      </w:tr>
      <w:tr w:rsidR="00296A2E" w:rsidRPr="00CC6009" w14:paraId="1E6598D3" w14:textId="77777777" w:rsidTr="00495E36">
        <w:tc>
          <w:tcPr>
            <w:cnfStyle w:val="001000000000" w:firstRow="0" w:lastRow="0" w:firstColumn="1" w:lastColumn="0" w:oddVBand="0" w:evenVBand="0" w:oddHBand="0" w:evenHBand="0" w:firstRowFirstColumn="0" w:firstRowLastColumn="0" w:lastRowFirstColumn="0" w:lastRowLastColumn="0"/>
            <w:tcW w:w="1345" w:type="dxa"/>
          </w:tcPr>
          <w:p w14:paraId="61A4457A" w14:textId="4106AA26" w:rsidR="00296A2E" w:rsidRPr="00CC6009" w:rsidRDefault="00C3219C" w:rsidP="00BE5F2D">
            <w:pPr>
              <w:spacing w:line="360" w:lineRule="auto"/>
              <w:jc w:val="center"/>
              <w:rPr>
                <w:rFonts w:asciiTheme="majorBidi" w:hAnsiTheme="majorBidi" w:cstheme="majorBidi"/>
                <w:b w:val="0"/>
                <w:bCs w:val="0"/>
                <w:sz w:val="28"/>
                <w:szCs w:val="28"/>
              </w:rPr>
            </w:pPr>
            <w:r w:rsidRPr="00CC6009">
              <w:rPr>
                <w:rFonts w:asciiTheme="majorBidi" w:hAnsiTheme="majorBidi" w:cstheme="majorBidi"/>
                <w:b w:val="0"/>
                <w:bCs w:val="0"/>
                <w:sz w:val="28"/>
                <w:szCs w:val="28"/>
              </w:rPr>
              <w:t>8</w:t>
            </w:r>
          </w:p>
        </w:tc>
        <w:tc>
          <w:tcPr>
            <w:tcW w:w="4320" w:type="dxa"/>
          </w:tcPr>
          <w:p w14:paraId="760A4CDB" w14:textId="68F553DA" w:rsidR="00296A2E" w:rsidRPr="00CC6009" w:rsidRDefault="00296A2E" w:rsidP="00BE5F2D">
            <w:pPr>
              <w:spacing w:line="360" w:lineRule="auto"/>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color w:val="000000" w:themeColor="text1"/>
                <w:sz w:val="28"/>
                <w:szCs w:val="28"/>
              </w:rPr>
              <w:t>Defining current system</w:t>
            </w:r>
          </w:p>
        </w:tc>
        <w:tc>
          <w:tcPr>
            <w:tcW w:w="2880" w:type="dxa"/>
          </w:tcPr>
          <w:p w14:paraId="04337136" w14:textId="00F52299" w:rsidR="00296A2E" w:rsidRPr="00CC6009" w:rsidRDefault="00296A2E" w:rsidP="00BE5F2D">
            <w:pPr>
              <w:spacing w:line="360" w:lineRule="auto"/>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color w:val="000000" w:themeColor="text1"/>
                <w:sz w:val="28"/>
                <w:szCs w:val="28"/>
                <w:rtl/>
              </w:rPr>
              <w:t>تعريف النظام الحالي</w:t>
            </w:r>
          </w:p>
        </w:tc>
        <w:tc>
          <w:tcPr>
            <w:tcW w:w="805" w:type="dxa"/>
          </w:tcPr>
          <w:p w14:paraId="448ADDA3" w14:textId="33117D74" w:rsidR="00296A2E" w:rsidRPr="00CC6009" w:rsidRDefault="00C3219C" w:rsidP="00BE5F2D">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Pr>
              <w:t>1.2</w:t>
            </w:r>
          </w:p>
        </w:tc>
      </w:tr>
      <w:tr w:rsidR="00730AA5" w:rsidRPr="00CC6009" w14:paraId="0FCC6F23" w14:textId="77777777" w:rsidTr="00495E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256D2E05" w14:textId="433AD766" w:rsidR="00730AA5" w:rsidRPr="00CC6009" w:rsidRDefault="00557DD7" w:rsidP="00BE5F2D">
            <w:pPr>
              <w:spacing w:line="360" w:lineRule="auto"/>
              <w:jc w:val="center"/>
              <w:rPr>
                <w:rFonts w:asciiTheme="majorBidi" w:hAnsiTheme="majorBidi" w:cstheme="majorBidi"/>
                <w:b w:val="0"/>
                <w:bCs w:val="0"/>
                <w:sz w:val="28"/>
                <w:szCs w:val="28"/>
              </w:rPr>
            </w:pPr>
            <w:r>
              <w:rPr>
                <w:rFonts w:asciiTheme="majorBidi" w:hAnsiTheme="majorBidi" w:cstheme="majorBidi"/>
                <w:b w:val="0"/>
                <w:bCs w:val="0"/>
                <w:sz w:val="28"/>
                <w:szCs w:val="28"/>
              </w:rPr>
              <w:t>8</w:t>
            </w:r>
          </w:p>
        </w:tc>
        <w:tc>
          <w:tcPr>
            <w:tcW w:w="4320" w:type="dxa"/>
          </w:tcPr>
          <w:p w14:paraId="688B4BAF" w14:textId="741EFDDA" w:rsidR="00730AA5" w:rsidRPr="00CC6009" w:rsidRDefault="00730AA5" w:rsidP="00BE5F2D">
            <w:pPr>
              <w:spacing w:line="360" w:lineRule="auto"/>
              <w:jc w:val="righ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color w:val="000000" w:themeColor="text1"/>
                <w:sz w:val="28"/>
                <w:szCs w:val="28"/>
              </w:rPr>
              <w:t>Disadvantages of current system</w:t>
            </w:r>
          </w:p>
        </w:tc>
        <w:tc>
          <w:tcPr>
            <w:tcW w:w="2880" w:type="dxa"/>
          </w:tcPr>
          <w:p w14:paraId="42E3588F" w14:textId="4DB6FBA5" w:rsidR="00730AA5" w:rsidRPr="00CC6009" w:rsidRDefault="00730AA5" w:rsidP="00BE5F2D">
            <w:pPr>
              <w:spacing w:line="360" w:lineRule="auto"/>
              <w:jc w:val="righ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color w:val="000000" w:themeColor="text1"/>
                <w:sz w:val="28"/>
                <w:szCs w:val="28"/>
                <w:rtl/>
              </w:rPr>
              <w:t>عيوب النظام الحالي</w:t>
            </w:r>
          </w:p>
        </w:tc>
        <w:tc>
          <w:tcPr>
            <w:tcW w:w="805" w:type="dxa"/>
          </w:tcPr>
          <w:p w14:paraId="26C93394" w14:textId="7E140AB7" w:rsidR="00730AA5" w:rsidRPr="00CC6009" w:rsidRDefault="001B0808" w:rsidP="00BE5F2D">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Pr>
              <w:t>1.3</w:t>
            </w:r>
          </w:p>
        </w:tc>
      </w:tr>
      <w:tr w:rsidR="00B05609" w:rsidRPr="00CC6009" w14:paraId="1CF986B1" w14:textId="77777777" w:rsidTr="00495E36">
        <w:tc>
          <w:tcPr>
            <w:cnfStyle w:val="001000000000" w:firstRow="0" w:lastRow="0" w:firstColumn="1" w:lastColumn="0" w:oddVBand="0" w:evenVBand="0" w:oddHBand="0" w:evenHBand="0" w:firstRowFirstColumn="0" w:firstRowLastColumn="0" w:lastRowFirstColumn="0" w:lastRowLastColumn="0"/>
            <w:tcW w:w="1345" w:type="dxa"/>
          </w:tcPr>
          <w:p w14:paraId="370A09CC" w14:textId="00194079" w:rsidR="00B05609" w:rsidRPr="00CC6009" w:rsidRDefault="00596625" w:rsidP="00BE5F2D">
            <w:pPr>
              <w:spacing w:line="360" w:lineRule="auto"/>
              <w:jc w:val="center"/>
              <w:rPr>
                <w:rFonts w:asciiTheme="majorBidi" w:hAnsiTheme="majorBidi" w:cstheme="majorBidi"/>
                <w:b w:val="0"/>
                <w:bCs w:val="0"/>
                <w:sz w:val="28"/>
                <w:szCs w:val="28"/>
              </w:rPr>
            </w:pPr>
            <w:r w:rsidRPr="00CC6009">
              <w:rPr>
                <w:rFonts w:asciiTheme="majorBidi" w:hAnsiTheme="majorBidi" w:cstheme="majorBidi"/>
                <w:b w:val="0"/>
                <w:bCs w:val="0"/>
                <w:sz w:val="28"/>
                <w:szCs w:val="28"/>
              </w:rPr>
              <w:t>9</w:t>
            </w:r>
          </w:p>
        </w:tc>
        <w:tc>
          <w:tcPr>
            <w:tcW w:w="4320" w:type="dxa"/>
          </w:tcPr>
          <w:p w14:paraId="1726A483" w14:textId="1F9C0181" w:rsidR="00B05609" w:rsidRPr="00CC6009" w:rsidRDefault="00B05609" w:rsidP="00BE5F2D">
            <w:pPr>
              <w:spacing w:line="360" w:lineRule="auto"/>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color w:val="000000" w:themeColor="text1"/>
                <w:sz w:val="28"/>
                <w:szCs w:val="28"/>
              </w:rPr>
              <w:t>Administrative Structure of the company</w:t>
            </w:r>
          </w:p>
        </w:tc>
        <w:tc>
          <w:tcPr>
            <w:tcW w:w="2880" w:type="dxa"/>
          </w:tcPr>
          <w:p w14:paraId="4082016B" w14:textId="5B229242" w:rsidR="00B05609" w:rsidRPr="00CC6009" w:rsidRDefault="00B05609" w:rsidP="00BE5F2D">
            <w:pPr>
              <w:spacing w:line="360" w:lineRule="auto"/>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color w:val="000000" w:themeColor="text1"/>
                <w:sz w:val="28"/>
                <w:szCs w:val="28"/>
                <w:rtl/>
              </w:rPr>
              <w:t xml:space="preserve">الهيكل التنظيمي </w:t>
            </w:r>
            <w:r w:rsidR="00D7142B" w:rsidRPr="00CC6009">
              <w:rPr>
                <w:rFonts w:asciiTheme="majorBidi" w:hAnsiTheme="majorBidi" w:cstheme="majorBidi"/>
                <w:color w:val="000000" w:themeColor="text1"/>
                <w:sz w:val="28"/>
                <w:szCs w:val="28"/>
                <w:rtl/>
              </w:rPr>
              <w:t>ل</w:t>
            </w:r>
            <w:r w:rsidRPr="00CC6009">
              <w:rPr>
                <w:rFonts w:asciiTheme="majorBidi" w:hAnsiTheme="majorBidi" w:cstheme="majorBidi"/>
                <w:color w:val="000000" w:themeColor="text1"/>
                <w:sz w:val="28"/>
                <w:szCs w:val="28"/>
                <w:rtl/>
              </w:rPr>
              <w:t>لشركة </w:t>
            </w:r>
          </w:p>
        </w:tc>
        <w:tc>
          <w:tcPr>
            <w:tcW w:w="805" w:type="dxa"/>
          </w:tcPr>
          <w:p w14:paraId="567D38D1" w14:textId="6AFF997C" w:rsidR="00B05609" w:rsidRPr="00CC6009" w:rsidRDefault="00B542A8" w:rsidP="00BE5F2D">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Pr>
              <w:t>1.4</w:t>
            </w:r>
          </w:p>
        </w:tc>
      </w:tr>
      <w:tr w:rsidR="00650FD8" w:rsidRPr="00CC6009" w14:paraId="01D3250D" w14:textId="77777777" w:rsidTr="00495E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1F8605CD" w14:textId="420886E4" w:rsidR="00650FD8" w:rsidRPr="00CC6009" w:rsidRDefault="00557DD7" w:rsidP="00BE5F2D">
            <w:pPr>
              <w:spacing w:line="360" w:lineRule="auto"/>
              <w:jc w:val="center"/>
              <w:rPr>
                <w:rFonts w:asciiTheme="majorBidi" w:hAnsiTheme="majorBidi" w:cstheme="majorBidi"/>
                <w:b w:val="0"/>
                <w:bCs w:val="0"/>
                <w:sz w:val="28"/>
                <w:szCs w:val="28"/>
              </w:rPr>
            </w:pPr>
            <w:r>
              <w:rPr>
                <w:rFonts w:asciiTheme="majorBidi" w:hAnsiTheme="majorBidi" w:cstheme="majorBidi"/>
                <w:b w:val="0"/>
                <w:bCs w:val="0"/>
                <w:sz w:val="28"/>
                <w:szCs w:val="28"/>
              </w:rPr>
              <w:t>9</w:t>
            </w:r>
          </w:p>
        </w:tc>
        <w:tc>
          <w:tcPr>
            <w:tcW w:w="4320" w:type="dxa"/>
          </w:tcPr>
          <w:p w14:paraId="7399432A" w14:textId="1DDC862D" w:rsidR="00650FD8" w:rsidRPr="00CC6009" w:rsidRDefault="00650FD8" w:rsidP="00BE5F2D">
            <w:pPr>
              <w:spacing w:line="360" w:lineRule="auto"/>
              <w:jc w:val="righ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Pr>
              <w:t>techniques used</w:t>
            </w:r>
          </w:p>
        </w:tc>
        <w:tc>
          <w:tcPr>
            <w:tcW w:w="2880" w:type="dxa"/>
          </w:tcPr>
          <w:p w14:paraId="59B29D37" w14:textId="64ACE54D" w:rsidR="00650FD8" w:rsidRPr="00CC6009" w:rsidRDefault="00650FD8" w:rsidP="00BE5F2D">
            <w:pPr>
              <w:spacing w:line="360" w:lineRule="auto"/>
              <w:jc w:val="righ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imes New Roman"/>
                <w:color w:val="000000" w:themeColor="text1"/>
                <w:sz w:val="28"/>
                <w:szCs w:val="28"/>
                <w:rtl/>
              </w:rPr>
              <w:t>التقنيات</w:t>
            </w:r>
            <w:r w:rsidR="00D50AA7">
              <w:rPr>
                <w:rFonts w:asciiTheme="majorBidi" w:hAnsiTheme="majorBidi" w:cs="Times New Roman" w:hint="cs"/>
                <w:color w:val="000000" w:themeColor="text1"/>
                <w:sz w:val="28"/>
                <w:szCs w:val="28"/>
                <w:rtl/>
              </w:rPr>
              <w:t xml:space="preserve"> </w:t>
            </w:r>
            <w:r w:rsidR="00D50AA7" w:rsidRPr="00CC6009">
              <w:rPr>
                <w:rFonts w:asciiTheme="majorBidi" w:hAnsiTheme="majorBidi" w:cs="Times New Roman"/>
                <w:color w:val="000000" w:themeColor="text1"/>
                <w:sz w:val="28"/>
                <w:szCs w:val="28"/>
                <w:rtl/>
              </w:rPr>
              <w:t>المستخدمة</w:t>
            </w:r>
            <w:r w:rsidRPr="00CC6009">
              <w:rPr>
                <w:rFonts w:asciiTheme="majorBidi" w:hAnsiTheme="majorBidi" w:cstheme="majorBidi"/>
                <w:color w:val="000000" w:themeColor="text1"/>
                <w:sz w:val="28"/>
                <w:szCs w:val="28"/>
              </w:rPr>
              <w:t xml:space="preserve"> </w:t>
            </w:r>
          </w:p>
        </w:tc>
        <w:tc>
          <w:tcPr>
            <w:tcW w:w="805" w:type="dxa"/>
          </w:tcPr>
          <w:p w14:paraId="344623AB" w14:textId="04B4EE09" w:rsidR="00650FD8" w:rsidRPr="00CC6009" w:rsidRDefault="00975A71" w:rsidP="00BE5F2D">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Pr>
              <w:t>1.</w:t>
            </w:r>
            <w:r w:rsidR="00A86702" w:rsidRPr="00CC6009">
              <w:rPr>
                <w:rFonts w:asciiTheme="majorBidi" w:hAnsiTheme="majorBidi" w:cstheme="majorBidi"/>
                <w:sz w:val="28"/>
                <w:szCs w:val="28"/>
              </w:rPr>
              <w:t>5</w:t>
            </w:r>
          </w:p>
        </w:tc>
      </w:tr>
      <w:tr w:rsidR="001F30C9" w:rsidRPr="00CC6009" w14:paraId="64BFBC9F" w14:textId="77777777" w:rsidTr="00495E36">
        <w:tc>
          <w:tcPr>
            <w:cnfStyle w:val="001000000000" w:firstRow="0" w:lastRow="0" w:firstColumn="1" w:lastColumn="0" w:oddVBand="0" w:evenVBand="0" w:oddHBand="0" w:evenHBand="0" w:firstRowFirstColumn="0" w:firstRowLastColumn="0" w:lastRowFirstColumn="0" w:lastRowLastColumn="0"/>
            <w:tcW w:w="1345" w:type="dxa"/>
          </w:tcPr>
          <w:p w14:paraId="29F65F0F" w14:textId="12CBE41B" w:rsidR="001F30C9" w:rsidRPr="00CC6009" w:rsidRDefault="005E6E96" w:rsidP="00BE5F2D">
            <w:pPr>
              <w:spacing w:line="360" w:lineRule="auto"/>
              <w:jc w:val="center"/>
              <w:rPr>
                <w:rFonts w:asciiTheme="majorBidi" w:hAnsiTheme="majorBidi" w:cstheme="majorBidi"/>
                <w:b w:val="0"/>
                <w:bCs w:val="0"/>
                <w:sz w:val="28"/>
                <w:szCs w:val="28"/>
              </w:rPr>
            </w:pPr>
            <w:r w:rsidRPr="00CC6009">
              <w:rPr>
                <w:rFonts w:asciiTheme="majorBidi" w:hAnsiTheme="majorBidi" w:cstheme="majorBidi"/>
                <w:b w:val="0"/>
                <w:bCs w:val="0"/>
                <w:sz w:val="28"/>
                <w:szCs w:val="28"/>
              </w:rPr>
              <w:t>10</w:t>
            </w:r>
          </w:p>
        </w:tc>
        <w:tc>
          <w:tcPr>
            <w:tcW w:w="4320" w:type="dxa"/>
          </w:tcPr>
          <w:p w14:paraId="6BA985F5" w14:textId="52D95EEB" w:rsidR="001F30C9" w:rsidRPr="00CC6009" w:rsidRDefault="001F30C9" w:rsidP="00BE5F2D">
            <w:pPr>
              <w:spacing w:line="360" w:lineRule="auto"/>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color w:val="000000" w:themeColor="text1"/>
                <w:sz w:val="28"/>
                <w:szCs w:val="28"/>
              </w:rPr>
              <w:t>Detailed study</w:t>
            </w:r>
          </w:p>
        </w:tc>
        <w:tc>
          <w:tcPr>
            <w:tcW w:w="2880" w:type="dxa"/>
          </w:tcPr>
          <w:p w14:paraId="6184FB18" w14:textId="608FC800" w:rsidR="001F30C9" w:rsidRPr="00CC6009" w:rsidRDefault="001F30C9" w:rsidP="00BE5F2D">
            <w:pPr>
              <w:spacing w:line="360" w:lineRule="auto"/>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color w:val="000000" w:themeColor="text1"/>
                <w:sz w:val="28"/>
                <w:szCs w:val="28"/>
                <w:rtl/>
              </w:rPr>
              <w:t>الدراسة التفصيلية</w:t>
            </w:r>
          </w:p>
        </w:tc>
        <w:tc>
          <w:tcPr>
            <w:tcW w:w="805" w:type="dxa"/>
          </w:tcPr>
          <w:p w14:paraId="45A1A18F" w14:textId="5D5D84B8" w:rsidR="001F30C9" w:rsidRPr="00CC6009" w:rsidRDefault="000A7BB1" w:rsidP="00BE5F2D">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Pr>
              <w:t>1.</w:t>
            </w:r>
            <w:r w:rsidR="00A86702" w:rsidRPr="00CC6009">
              <w:rPr>
                <w:rFonts w:asciiTheme="majorBidi" w:hAnsiTheme="majorBidi" w:cstheme="majorBidi"/>
                <w:sz w:val="28"/>
                <w:szCs w:val="28"/>
              </w:rPr>
              <w:t>6</w:t>
            </w:r>
          </w:p>
        </w:tc>
      </w:tr>
      <w:tr w:rsidR="001F2745" w:rsidRPr="00CC6009" w14:paraId="7E314B7C" w14:textId="77777777" w:rsidTr="00495E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2F2AFF36" w14:textId="5ED15779" w:rsidR="001F2745" w:rsidRPr="00CC6009" w:rsidRDefault="00596625" w:rsidP="00BE5F2D">
            <w:pPr>
              <w:spacing w:line="360" w:lineRule="auto"/>
              <w:jc w:val="center"/>
              <w:rPr>
                <w:rFonts w:asciiTheme="majorBidi" w:hAnsiTheme="majorBidi" w:cstheme="majorBidi"/>
                <w:b w:val="0"/>
                <w:bCs w:val="0"/>
                <w:sz w:val="28"/>
                <w:szCs w:val="28"/>
              </w:rPr>
            </w:pPr>
            <w:r w:rsidRPr="00CC6009">
              <w:rPr>
                <w:rFonts w:asciiTheme="majorBidi" w:hAnsiTheme="majorBidi" w:cstheme="majorBidi"/>
                <w:b w:val="0"/>
                <w:bCs w:val="0"/>
                <w:sz w:val="28"/>
                <w:szCs w:val="28"/>
              </w:rPr>
              <w:t>10</w:t>
            </w:r>
          </w:p>
        </w:tc>
        <w:tc>
          <w:tcPr>
            <w:tcW w:w="4320" w:type="dxa"/>
          </w:tcPr>
          <w:p w14:paraId="1F8D8F23" w14:textId="653E0DB0" w:rsidR="001F2745" w:rsidRPr="00CC6009" w:rsidRDefault="001F2745" w:rsidP="00BE5F2D">
            <w:pPr>
              <w:spacing w:line="360" w:lineRule="auto"/>
              <w:jc w:val="righ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color w:val="000000" w:themeColor="text1"/>
                <w:sz w:val="28"/>
                <w:szCs w:val="28"/>
              </w:rPr>
              <w:t>Feasibility study</w:t>
            </w:r>
          </w:p>
        </w:tc>
        <w:tc>
          <w:tcPr>
            <w:tcW w:w="2880" w:type="dxa"/>
          </w:tcPr>
          <w:p w14:paraId="14B9075C" w14:textId="60ED2B1E" w:rsidR="001F2745" w:rsidRPr="00CC6009" w:rsidRDefault="001F2745" w:rsidP="00BE5F2D">
            <w:pPr>
              <w:spacing w:line="360" w:lineRule="auto"/>
              <w:jc w:val="righ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color w:val="000000" w:themeColor="text1"/>
                <w:sz w:val="28"/>
                <w:szCs w:val="28"/>
                <w:rtl/>
              </w:rPr>
              <w:t>دراسة الجدوى</w:t>
            </w:r>
          </w:p>
        </w:tc>
        <w:tc>
          <w:tcPr>
            <w:tcW w:w="805" w:type="dxa"/>
          </w:tcPr>
          <w:p w14:paraId="195C1F81" w14:textId="51E95B44" w:rsidR="001F2745" w:rsidRPr="00CC6009" w:rsidRDefault="000A7BB1" w:rsidP="00BE5F2D">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Pr>
              <w:t>1.</w:t>
            </w:r>
            <w:r w:rsidR="00A86702" w:rsidRPr="00CC6009">
              <w:rPr>
                <w:rFonts w:asciiTheme="majorBidi" w:hAnsiTheme="majorBidi" w:cstheme="majorBidi"/>
                <w:sz w:val="28"/>
                <w:szCs w:val="28"/>
              </w:rPr>
              <w:t>7</w:t>
            </w:r>
          </w:p>
        </w:tc>
      </w:tr>
      <w:tr w:rsidR="00E747F5" w:rsidRPr="00CC6009" w14:paraId="6A276D3A" w14:textId="77777777" w:rsidTr="00495E36">
        <w:tc>
          <w:tcPr>
            <w:cnfStyle w:val="001000000000" w:firstRow="0" w:lastRow="0" w:firstColumn="1" w:lastColumn="0" w:oddVBand="0" w:evenVBand="0" w:oddHBand="0" w:evenHBand="0" w:firstRowFirstColumn="0" w:firstRowLastColumn="0" w:lastRowFirstColumn="0" w:lastRowLastColumn="0"/>
            <w:tcW w:w="1345" w:type="dxa"/>
          </w:tcPr>
          <w:p w14:paraId="41411E5D" w14:textId="16F27601" w:rsidR="00E747F5" w:rsidRPr="00CC6009" w:rsidRDefault="00557DD7" w:rsidP="00BE5F2D">
            <w:pPr>
              <w:spacing w:line="360" w:lineRule="auto"/>
              <w:jc w:val="center"/>
              <w:rPr>
                <w:rFonts w:asciiTheme="majorBidi" w:hAnsiTheme="majorBidi" w:cstheme="majorBidi"/>
                <w:b w:val="0"/>
                <w:bCs w:val="0"/>
                <w:sz w:val="28"/>
                <w:szCs w:val="28"/>
              </w:rPr>
            </w:pPr>
            <w:r>
              <w:rPr>
                <w:rFonts w:asciiTheme="majorBidi" w:hAnsiTheme="majorBidi" w:cstheme="majorBidi"/>
                <w:b w:val="0"/>
                <w:bCs w:val="0"/>
                <w:sz w:val="28"/>
                <w:szCs w:val="28"/>
              </w:rPr>
              <w:t>10</w:t>
            </w:r>
          </w:p>
        </w:tc>
        <w:tc>
          <w:tcPr>
            <w:tcW w:w="4320" w:type="dxa"/>
          </w:tcPr>
          <w:p w14:paraId="7A36AB0D" w14:textId="4C80C423" w:rsidR="00E747F5" w:rsidRPr="00CC6009" w:rsidRDefault="00C751CB" w:rsidP="00BE5F2D">
            <w:pPr>
              <w:spacing w:line="360" w:lineRule="auto"/>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Pr>
              <w:t>Market Feasibility Study</w:t>
            </w:r>
          </w:p>
        </w:tc>
        <w:tc>
          <w:tcPr>
            <w:tcW w:w="2880" w:type="dxa"/>
          </w:tcPr>
          <w:p w14:paraId="1E4D06B0" w14:textId="7B214353" w:rsidR="00E747F5" w:rsidRPr="00CC6009" w:rsidRDefault="00F743DD" w:rsidP="00BE5F2D">
            <w:pPr>
              <w:spacing w:line="360" w:lineRule="auto"/>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imes New Roman"/>
                <w:sz w:val="28"/>
                <w:szCs w:val="28"/>
                <w:rtl/>
              </w:rPr>
              <w:t>دراسة</w:t>
            </w:r>
            <w:r w:rsidR="00557DD7">
              <w:rPr>
                <w:rFonts w:asciiTheme="majorBidi" w:hAnsiTheme="majorBidi" w:cs="Times New Roman" w:hint="cs"/>
                <w:sz w:val="28"/>
                <w:szCs w:val="28"/>
                <w:rtl/>
              </w:rPr>
              <w:t xml:space="preserve"> </w:t>
            </w:r>
            <w:r w:rsidR="00557DD7" w:rsidRPr="00CC6009">
              <w:rPr>
                <w:rFonts w:asciiTheme="majorBidi" w:hAnsiTheme="majorBidi" w:cs="Times New Roman"/>
                <w:sz w:val="28"/>
                <w:szCs w:val="28"/>
                <w:rtl/>
              </w:rPr>
              <w:t>السوق</w:t>
            </w:r>
            <w:r w:rsidRPr="00CC6009">
              <w:rPr>
                <w:rFonts w:asciiTheme="majorBidi" w:hAnsiTheme="majorBidi" w:cstheme="majorBidi"/>
                <w:sz w:val="28"/>
                <w:szCs w:val="28"/>
              </w:rPr>
              <w:t xml:space="preserve"> </w:t>
            </w:r>
          </w:p>
        </w:tc>
        <w:tc>
          <w:tcPr>
            <w:tcW w:w="805" w:type="dxa"/>
          </w:tcPr>
          <w:p w14:paraId="0C06563F" w14:textId="5C2A123E" w:rsidR="00E747F5" w:rsidRPr="00CC6009" w:rsidRDefault="00B82D82" w:rsidP="00BE5F2D">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Pr>
              <w:t>1.</w:t>
            </w:r>
            <w:r w:rsidR="00A86702" w:rsidRPr="00CC6009">
              <w:rPr>
                <w:rFonts w:asciiTheme="majorBidi" w:hAnsiTheme="majorBidi" w:cstheme="majorBidi"/>
                <w:sz w:val="28"/>
                <w:szCs w:val="28"/>
              </w:rPr>
              <w:t>7</w:t>
            </w:r>
            <w:r w:rsidRPr="00CC6009">
              <w:rPr>
                <w:rFonts w:asciiTheme="majorBidi" w:hAnsiTheme="majorBidi" w:cstheme="majorBidi"/>
                <w:sz w:val="28"/>
                <w:szCs w:val="28"/>
              </w:rPr>
              <w:t>.1</w:t>
            </w:r>
          </w:p>
        </w:tc>
      </w:tr>
      <w:tr w:rsidR="00E747F5" w:rsidRPr="00CC6009" w14:paraId="39057F4C" w14:textId="77777777" w:rsidTr="00495E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0A33167C" w14:textId="1F215F98" w:rsidR="00E747F5" w:rsidRPr="00CC6009" w:rsidRDefault="00D50AA7" w:rsidP="00BE5F2D">
            <w:pPr>
              <w:spacing w:line="360" w:lineRule="auto"/>
              <w:jc w:val="center"/>
              <w:rPr>
                <w:rFonts w:asciiTheme="majorBidi" w:hAnsiTheme="majorBidi" w:cstheme="majorBidi"/>
                <w:b w:val="0"/>
                <w:bCs w:val="0"/>
                <w:sz w:val="28"/>
                <w:szCs w:val="28"/>
              </w:rPr>
            </w:pPr>
            <w:r>
              <w:rPr>
                <w:rFonts w:asciiTheme="majorBidi" w:hAnsiTheme="majorBidi" w:cstheme="majorBidi"/>
                <w:b w:val="0"/>
                <w:bCs w:val="0"/>
                <w:sz w:val="28"/>
                <w:szCs w:val="28"/>
              </w:rPr>
              <w:t>10</w:t>
            </w:r>
          </w:p>
        </w:tc>
        <w:tc>
          <w:tcPr>
            <w:tcW w:w="4320" w:type="dxa"/>
          </w:tcPr>
          <w:p w14:paraId="64F2537C" w14:textId="343485F0" w:rsidR="00E747F5" w:rsidRPr="00CC6009" w:rsidRDefault="00B5169D" w:rsidP="00BE5F2D">
            <w:pPr>
              <w:spacing w:line="360" w:lineRule="auto"/>
              <w:jc w:val="righ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Pr>
              <w:t>Financial Feasibility Study</w:t>
            </w:r>
          </w:p>
        </w:tc>
        <w:tc>
          <w:tcPr>
            <w:tcW w:w="2880" w:type="dxa"/>
          </w:tcPr>
          <w:p w14:paraId="3F799DFA" w14:textId="32949102" w:rsidR="00E747F5" w:rsidRPr="00CC6009" w:rsidRDefault="006000D2" w:rsidP="00BE5F2D">
            <w:pPr>
              <w:spacing w:line="360" w:lineRule="auto"/>
              <w:jc w:val="righ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imes New Roman"/>
                <w:sz w:val="28"/>
                <w:szCs w:val="28"/>
                <w:rtl/>
              </w:rPr>
              <w:t>دراسة</w:t>
            </w:r>
            <w:r w:rsidR="00557DD7">
              <w:rPr>
                <w:rFonts w:asciiTheme="majorBidi" w:hAnsiTheme="majorBidi" w:cs="Times New Roman" w:hint="cs"/>
                <w:sz w:val="28"/>
                <w:szCs w:val="28"/>
                <w:rtl/>
              </w:rPr>
              <w:t xml:space="preserve"> </w:t>
            </w:r>
            <w:r w:rsidR="00557DD7" w:rsidRPr="00CC6009">
              <w:rPr>
                <w:rFonts w:asciiTheme="majorBidi" w:hAnsiTheme="majorBidi" w:cs="Times New Roman"/>
                <w:sz w:val="28"/>
                <w:szCs w:val="28"/>
                <w:rtl/>
              </w:rPr>
              <w:t>الجدوى</w:t>
            </w:r>
            <w:r w:rsidR="00557DD7">
              <w:rPr>
                <w:rFonts w:asciiTheme="majorBidi" w:hAnsiTheme="majorBidi" w:cs="Times New Roman" w:hint="cs"/>
                <w:sz w:val="28"/>
                <w:szCs w:val="28"/>
                <w:rtl/>
              </w:rPr>
              <w:t xml:space="preserve"> </w:t>
            </w:r>
            <w:r w:rsidR="00557DD7" w:rsidRPr="00CC6009">
              <w:rPr>
                <w:rFonts w:asciiTheme="majorBidi" w:hAnsiTheme="majorBidi" w:cs="Times New Roman"/>
                <w:sz w:val="28"/>
                <w:szCs w:val="28"/>
                <w:rtl/>
              </w:rPr>
              <w:t>المالية</w:t>
            </w:r>
            <w:r w:rsidR="00557DD7">
              <w:rPr>
                <w:rFonts w:asciiTheme="majorBidi" w:hAnsiTheme="majorBidi" w:cs="Times New Roman" w:hint="cs"/>
                <w:sz w:val="28"/>
                <w:szCs w:val="28"/>
                <w:rtl/>
              </w:rPr>
              <w:t xml:space="preserve"> </w:t>
            </w:r>
            <w:r w:rsidRPr="00CC6009">
              <w:rPr>
                <w:rFonts w:asciiTheme="majorBidi" w:hAnsiTheme="majorBidi" w:cstheme="majorBidi"/>
                <w:sz w:val="28"/>
                <w:szCs w:val="28"/>
              </w:rPr>
              <w:t xml:space="preserve"> </w:t>
            </w:r>
          </w:p>
        </w:tc>
        <w:tc>
          <w:tcPr>
            <w:tcW w:w="805" w:type="dxa"/>
          </w:tcPr>
          <w:p w14:paraId="37AE692C" w14:textId="65A3BD0F" w:rsidR="00E747F5" w:rsidRPr="00CC6009" w:rsidRDefault="00B82D82" w:rsidP="00BE5F2D">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Pr>
              <w:t>1.</w:t>
            </w:r>
            <w:r w:rsidR="005E6E96" w:rsidRPr="00CC6009">
              <w:rPr>
                <w:rFonts w:asciiTheme="majorBidi" w:hAnsiTheme="majorBidi" w:cstheme="majorBidi"/>
                <w:sz w:val="28"/>
                <w:szCs w:val="28"/>
              </w:rPr>
              <w:t>7</w:t>
            </w:r>
            <w:r w:rsidRPr="00CC6009">
              <w:rPr>
                <w:rFonts w:asciiTheme="majorBidi" w:hAnsiTheme="majorBidi" w:cstheme="majorBidi"/>
                <w:sz w:val="28"/>
                <w:szCs w:val="28"/>
              </w:rPr>
              <w:t>.2</w:t>
            </w:r>
          </w:p>
        </w:tc>
      </w:tr>
      <w:tr w:rsidR="00E747F5" w:rsidRPr="00CC6009" w14:paraId="76BF4BCA" w14:textId="77777777" w:rsidTr="00495E36">
        <w:tc>
          <w:tcPr>
            <w:cnfStyle w:val="001000000000" w:firstRow="0" w:lastRow="0" w:firstColumn="1" w:lastColumn="0" w:oddVBand="0" w:evenVBand="0" w:oddHBand="0" w:evenHBand="0" w:firstRowFirstColumn="0" w:firstRowLastColumn="0" w:lastRowFirstColumn="0" w:lastRowLastColumn="0"/>
            <w:tcW w:w="1345" w:type="dxa"/>
          </w:tcPr>
          <w:p w14:paraId="0B4779CD" w14:textId="481AD568" w:rsidR="00E747F5" w:rsidRPr="00CC6009" w:rsidRDefault="00D50AA7" w:rsidP="00BE5F2D">
            <w:pPr>
              <w:spacing w:line="360" w:lineRule="auto"/>
              <w:jc w:val="center"/>
              <w:rPr>
                <w:rFonts w:asciiTheme="majorBidi" w:hAnsiTheme="majorBidi" w:cstheme="majorBidi"/>
                <w:b w:val="0"/>
                <w:bCs w:val="0"/>
                <w:sz w:val="28"/>
                <w:szCs w:val="28"/>
              </w:rPr>
            </w:pPr>
            <w:r>
              <w:rPr>
                <w:rFonts w:asciiTheme="majorBidi" w:hAnsiTheme="majorBidi" w:cstheme="majorBidi"/>
                <w:b w:val="0"/>
                <w:bCs w:val="0"/>
                <w:sz w:val="28"/>
                <w:szCs w:val="28"/>
              </w:rPr>
              <w:t>10</w:t>
            </w:r>
          </w:p>
        </w:tc>
        <w:tc>
          <w:tcPr>
            <w:tcW w:w="4320" w:type="dxa"/>
          </w:tcPr>
          <w:p w14:paraId="50186239" w14:textId="1EB97638" w:rsidR="00E747F5" w:rsidRPr="00CC6009" w:rsidRDefault="00211D8B" w:rsidP="00BE5F2D">
            <w:pPr>
              <w:spacing w:line="360" w:lineRule="auto"/>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Pr>
              <w:t>Legal Feasibility Study</w:t>
            </w:r>
          </w:p>
        </w:tc>
        <w:tc>
          <w:tcPr>
            <w:tcW w:w="2880" w:type="dxa"/>
          </w:tcPr>
          <w:p w14:paraId="527CF9C0" w14:textId="4D68BA5E" w:rsidR="00E747F5" w:rsidRPr="00CC6009" w:rsidRDefault="00D9637B" w:rsidP="00BE5F2D">
            <w:pPr>
              <w:spacing w:line="360" w:lineRule="auto"/>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imes New Roman"/>
                <w:sz w:val="28"/>
                <w:szCs w:val="28"/>
                <w:rtl/>
              </w:rPr>
              <w:t>دراسة</w:t>
            </w:r>
            <w:r w:rsidR="00557DD7">
              <w:rPr>
                <w:rFonts w:asciiTheme="majorBidi" w:hAnsiTheme="majorBidi" w:cs="Times New Roman" w:hint="cs"/>
                <w:sz w:val="28"/>
                <w:szCs w:val="28"/>
                <w:rtl/>
              </w:rPr>
              <w:t xml:space="preserve"> </w:t>
            </w:r>
            <w:r w:rsidR="00557DD7" w:rsidRPr="00CC6009">
              <w:rPr>
                <w:rFonts w:asciiTheme="majorBidi" w:hAnsiTheme="majorBidi" w:cs="Times New Roman"/>
                <w:sz w:val="28"/>
                <w:szCs w:val="28"/>
                <w:rtl/>
              </w:rPr>
              <w:t>الجدوى</w:t>
            </w:r>
            <w:r w:rsidR="00557DD7">
              <w:rPr>
                <w:rFonts w:asciiTheme="majorBidi" w:hAnsiTheme="majorBidi" w:cs="Times New Roman" w:hint="cs"/>
                <w:sz w:val="28"/>
                <w:szCs w:val="28"/>
                <w:rtl/>
              </w:rPr>
              <w:t xml:space="preserve"> </w:t>
            </w:r>
            <w:r w:rsidR="00557DD7" w:rsidRPr="00CC6009">
              <w:rPr>
                <w:rFonts w:asciiTheme="majorBidi" w:hAnsiTheme="majorBidi" w:cs="Times New Roman"/>
                <w:sz w:val="28"/>
                <w:szCs w:val="28"/>
                <w:rtl/>
              </w:rPr>
              <w:t>القانونية</w:t>
            </w:r>
            <w:r w:rsidRPr="00CC6009">
              <w:rPr>
                <w:rFonts w:asciiTheme="majorBidi" w:hAnsiTheme="majorBidi" w:cstheme="majorBidi"/>
                <w:sz w:val="28"/>
                <w:szCs w:val="28"/>
              </w:rPr>
              <w:t xml:space="preserve"> </w:t>
            </w:r>
          </w:p>
        </w:tc>
        <w:tc>
          <w:tcPr>
            <w:tcW w:w="805" w:type="dxa"/>
          </w:tcPr>
          <w:p w14:paraId="1F861ACF" w14:textId="7AE5E062" w:rsidR="00E747F5" w:rsidRPr="00CC6009" w:rsidRDefault="00B82D82" w:rsidP="00BE5F2D">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Pr>
              <w:t>1.</w:t>
            </w:r>
            <w:r w:rsidR="005E6E96" w:rsidRPr="00CC6009">
              <w:rPr>
                <w:rFonts w:asciiTheme="majorBidi" w:hAnsiTheme="majorBidi" w:cstheme="majorBidi"/>
                <w:sz w:val="28"/>
                <w:szCs w:val="28"/>
              </w:rPr>
              <w:t>7</w:t>
            </w:r>
            <w:r w:rsidRPr="00CC6009">
              <w:rPr>
                <w:rFonts w:asciiTheme="majorBidi" w:hAnsiTheme="majorBidi" w:cstheme="majorBidi"/>
                <w:sz w:val="28"/>
                <w:szCs w:val="28"/>
              </w:rPr>
              <w:t>.3</w:t>
            </w:r>
          </w:p>
        </w:tc>
      </w:tr>
      <w:tr w:rsidR="00E747F5" w:rsidRPr="00CC6009" w14:paraId="771BC4A5" w14:textId="77777777" w:rsidTr="00495E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1ED307E4" w14:textId="065838FB" w:rsidR="00E747F5" w:rsidRPr="00CC6009" w:rsidRDefault="00D50AA7" w:rsidP="00BE5F2D">
            <w:pPr>
              <w:spacing w:line="360" w:lineRule="auto"/>
              <w:jc w:val="center"/>
              <w:rPr>
                <w:rFonts w:asciiTheme="majorBidi" w:hAnsiTheme="majorBidi" w:cstheme="majorBidi"/>
                <w:b w:val="0"/>
                <w:bCs w:val="0"/>
                <w:sz w:val="28"/>
                <w:szCs w:val="28"/>
              </w:rPr>
            </w:pPr>
            <w:r>
              <w:rPr>
                <w:rFonts w:asciiTheme="majorBidi" w:hAnsiTheme="majorBidi" w:cstheme="majorBidi"/>
                <w:b w:val="0"/>
                <w:bCs w:val="0"/>
                <w:sz w:val="28"/>
                <w:szCs w:val="28"/>
              </w:rPr>
              <w:t>11</w:t>
            </w:r>
          </w:p>
        </w:tc>
        <w:tc>
          <w:tcPr>
            <w:tcW w:w="4320" w:type="dxa"/>
          </w:tcPr>
          <w:p w14:paraId="20E26748" w14:textId="5A8B4F2F" w:rsidR="00E747F5" w:rsidRPr="00CC6009" w:rsidRDefault="006E4E79" w:rsidP="00BE5F2D">
            <w:pPr>
              <w:spacing w:line="360" w:lineRule="auto"/>
              <w:jc w:val="righ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Pr>
              <w:t>Time Feasibility Study</w:t>
            </w:r>
          </w:p>
        </w:tc>
        <w:tc>
          <w:tcPr>
            <w:tcW w:w="2880" w:type="dxa"/>
          </w:tcPr>
          <w:p w14:paraId="28A10A80" w14:textId="3D426783" w:rsidR="00E747F5" w:rsidRPr="00CC6009" w:rsidRDefault="001657F9" w:rsidP="00BE5F2D">
            <w:pPr>
              <w:spacing w:line="360" w:lineRule="auto"/>
              <w:jc w:val="righ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imes New Roman"/>
                <w:sz w:val="28"/>
                <w:szCs w:val="28"/>
                <w:rtl/>
              </w:rPr>
              <w:t>دراسة</w:t>
            </w:r>
            <w:r w:rsidR="00557DD7">
              <w:rPr>
                <w:rFonts w:asciiTheme="majorBidi" w:hAnsiTheme="majorBidi" w:cs="Times New Roman" w:hint="cs"/>
                <w:sz w:val="28"/>
                <w:szCs w:val="28"/>
                <w:rtl/>
              </w:rPr>
              <w:t xml:space="preserve"> </w:t>
            </w:r>
            <w:r w:rsidR="00557DD7" w:rsidRPr="00CC6009">
              <w:rPr>
                <w:rFonts w:asciiTheme="majorBidi" w:hAnsiTheme="majorBidi" w:cs="Times New Roman"/>
                <w:sz w:val="28"/>
                <w:szCs w:val="28"/>
                <w:rtl/>
              </w:rPr>
              <w:t>الجدوى</w:t>
            </w:r>
            <w:r w:rsidR="00557DD7">
              <w:rPr>
                <w:rFonts w:asciiTheme="majorBidi" w:hAnsiTheme="majorBidi" w:cs="Times New Roman" w:hint="cs"/>
                <w:sz w:val="28"/>
                <w:szCs w:val="28"/>
                <w:rtl/>
              </w:rPr>
              <w:t xml:space="preserve"> </w:t>
            </w:r>
            <w:r w:rsidR="00557DD7" w:rsidRPr="00CC6009">
              <w:rPr>
                <w:rFonts w:asciiTheme="majorBidi" w:hAnsiTheme="majorBidi" w:cs="Times New Roman"/>
                <w:sz w:val="28"/>
                <w:szCs w:val="28"/>
                <w:rtl/>
              </w:rPr>
              <w:t>الزمنية</w:t>
            </w:r>
            <w:r w:rsidRPr="00CC6009">
              <w:rPr>
                <w:rFonts w:asciiTheme="majorBidi" w:hAnsiTheme="majorBidi" w:cstheme="majorBidi"/>
                <w:sz w:val="28"/>
                <w:szCs w:val="28"/>
              </w:rPr>
              <w:t xml:space="preserve"> </w:t>
            </w:r>
          </w:p>
        </w:tc>
        <w:tc>
          <w:tcPr>
            <w:tcW w:w="805" w:type="dxa"/>
          </w:tcPr>
          <w:p w14:paraId="451CA611" w14:textId="4FD00271" w:rsidR="00E747F5" w:rsidRPr="00CC6009" w:rsidRDefault="003718DF" w:rsidP="00BE5F2D">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Pr>
              <w:t>1.</w:t>
            </w:r>
            <w:r w:rsidR="006A1FF5" w:rsidRPr="00CC6009">
              <w:rPr>
                <w:rFonts w:asciiTheme="majorBidi" w:hAnsiTheme="majorBidi" w:cstheme="majorBidi"/>
                <w:sz w:val="28"/>
                <w:szCs w:val="28"/>
              </w:rPr>
              <w:t>7</w:t>
            </w:r>
            <w:r w:rsidRPr="00CC6009">
              <w:rPr>
                <w:rFonts w:asciiTheme="majorBidi" w:hAnsiTheme="majorBidi" w:cstheme="majorBidi"/>
                <w:sz w:val="28"/>
                <w:szCs w:val="28"/>
              </w:rPr>
              <w:t>.4</w:t>
            </w:r>
          </w:p>
        </w:tc>
      </w:tr>
      <w:tr w:rsidR="00282B0E" w:rsidRPr="00CC6009" w14:paraId="0063AC7B" w14:textId="77777777" w:rsidTr="00495E36">
        <w:tc>
          <w:tcPr>
            <w:cnfStyle w:val="001000000000" w:firstRow="0" w:lastRow="0" w:firstColumn="1" w:lastColumn="0" w:oddVBand="0" w:evenVBand="0" w:oddHBand="0" w:evenHBand="0" w:firstRowFirstColumn="0" w:firstRowLastColumn="0" w:lastRowFirstColumn="0" w:lastRowLastColumn="0"/>
            <w:tcW w:w="1345" w:type="dxa"/>
          </w:tcPr>
          <w:p w14:paraId="0FE0FBD5" w14:textId="7E7FD828" w:rsidR="00282B0E" w:rsidRPr="00CC6009" w:rsidRDefault="00D50AA7" w:rsidP="00BE5F2D">
            <w:pPr>
              <w:spacing w:line="360" w:lineRule="auto"/>
              <w:jc w:val="center"/>
              <w:rPr>
                <w:rFonts w:asciiTheme="majorBidi" w:hAnsiTheme="majorBidi" w:cstheme="majorBidi"/>
                <w:b w:val="0"/>
                <w:bCs w:val="0"/>
                <w:sz w:val="28"/>
                <w:szCs w:val="28"/>
              </w:rPr>
            </w:pPr>
            <w:r>
              <w:rPr>
                <w:rFonts w:asciiTheme="majorBidi" w:hAnsiTheme="majorBidi" w:cstheme="majorBidi"/>
                <w:b w:val="0"/>
                <w:bCs w:val="0"/>
                <w:sz w:val="28"/>
                <w:szCs w:val="28"/>
              </w:rPr>
              <w:t>12</w:t>
            </w:r>
          </w:p>
        </w:tc>
        <w:tc>
          <w:tcPr>
            <w:tcW w:w="4320" w:type="dxa"/>
          </w:tcPr>
          <w:p w14:paraId="4529CF21" w14:textId="4C4C4731" w:rsidR="00282B0E" w:rsidRPr="00CC6009" w:rsidRDefault="00282B0E" w:rsidP="00BE5F2D">
            <w:pPr>
              <w:spacing w:line="360" w:lineRule="auto"/>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color w:val="000000" w:themeColor="text1"/>
                <w:sz w:val="28"/>
                <w:szCs w:val="28"/>
              </w:rPr>
              <w:t>Planning phase</w:t>
            </w:r>
          </w:p>
        </w:tc>
        <w:tc>
          <w:tcPr>
            <w:tcW w:w="2880" w:type="dxa"/>
          </w:tcPr>
          <w:p w14:paraId="6FFBFA07" w14:textId="40C85DDA" w:rsidR="00282B0E" w:rsidRPr="00CC6009" w:rsidRDefault="00282B0E" w:rsidP="00BE5F2D">
            <w:pPr>
              <w:spacing w:line="360" w:lineRule="auto"/>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color w:val="000000" w:themeColor="text1"/>
                <w:sz w:val="28"/>
                <w:szCs w:val="28"/>
                <w:rtl/>
              </w:rPr>
              <w:t>مرحلة التخطيط</w:t>
            </w:r>
          </w:p>
        </w:tc>
        <w:tc>
          <w:tcPr>
            <w:tcW w:w="805" w:type="dxa"/>
          </w:tcPr>
          <w:p w14:paraId="30B3E4F7" w14:textId="38FDAD42" w:rsidR="00282B0E" w:rsidRPr="00CC6009" w:rsidRDefault="00674C52" w:rsidP="00BE5F2D">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Pr>
              <w:t>2</w:t>
            </w:r>
          </w:p>
        </w:tc>
      </w:tr>
      <w:tr w:rsidR="00423933" w:rsidRPr="00CC6009" w14:paraId="663E3596" w14:textId="77777777" w:rsidTr="00495E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1F26555A" w14:textId="3F0A1E8C" w:rsidR="00423933" w:rsidRPr="00CC6009" w:rsidRDefault="00D50AA7" w:rsidP="00BE5F2D">
            <w:pPr>
              <w:spacing w:line="360" w:lineRule="auto"/>
              <w:jc w:val="center"/>
              <w:rPr>
                <w:rFonts w:asciiTheme="majorBidi" w:hAnsiTheme="majorBidi" w:cstheme="majorBidi"/>
                <w:b w:val="0"/>
                <w:bCs w:val="0"/>
                <w:sz w:val="28"/>
                <w:szCs w:val="28"/>
              </w:rPr>
            </w:pPr>
            <w:r>
              <w:rPr>
                <w:rFonts w:asciiTheme="majorBidi" w:hAnsiTheme="majorBidi" w:cstheme="majorBidi"/>
                <w:b w:val="0"/>
                <w:bCs w:val="0"/>
                <w:sz w:val="28"/>
                <w:szCs w:val="28"/>
              </w:rPr>
              <w:t>13</w:t>
            </w:r>
          </w:p>
        </w:tc>
        <w:tc>
          <w:tcPr>
            <w:tcW w:w="4320" w:type="dxa"/>
          </w:tcPr>
          <w:p w14:paraId="1CA52A59" w14:textId="15BDE7BA" w:rsidR="00423933" w:rsidRPr="00CC6009" w:rsidRDefault="00423933" w:rsidP="00BE5F2D">
            <w:pPr>
              <w:spacing w:line="360" w:lineRule="auto"/>
              <w:jc w:val="righ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color w:val="000000" w:themeColor="text1"/>
                <w:sz w:val="28"/>
                <w:szCs w:val="28"/>
              </w:rPr>
              <w:t>Proposed system</w:t>
            </w:r>
          </w:p>
        </w:tc>
        <w:tc>
          <w:tcPr>
            <w:tcW w:w="2880" w:type="dxa"/>
          </w:tcPr>
          <w:p w14:paraId="07566B35" w14:textId="69781AA6" w:rsidR="00423933" w:rsidRPr="00CC6009" w:rsidRDefault="00423933" w:rsidP="00BE5F2D">
            <w:pPr>
              <w:spacing w:line="360" w:lineRule="auto"/>
              <w:jc w:val="righ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color w:val="000000" w:themeColor="text1"/>
                <w:sz w:val="28"/>
                <w:szCs w:val="28"/>
                <w:rtl/>
              </w:rPr>
              <w:t>المنظومة المقترحة</w:t>
            </w:r>
          </w:p>
        </w:tc>
        <w:tc>
          <w:tcPr>
            <w:tcW w:w="805" w:type="dxa"/>
          </w:tcPr>
          <w:p w14:paraId="195B7FB0" w14:textId="21C76B31" w:rsidR="00423933" w:rsidRPr="00CC6009" w:rsidRDefault="009A2B9E" w:rsidP="00BE5F2D">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Pr>
              <w:t>2.1</w:t>
            </w:r>
          </w:p>
        </w:tc>
      </w:tr>
      <w:tr w:rsidR="001F0B72" w:rsidRPr="00CC6009" w14:paraId="7EF9D07E" w14:textId="77777777" w:rsidTr="00495E36">
        <w:tc>
          <w:tcPr>
            <w:cnfStyle w:val="001000000000" w:firstRow="0" w:lastRow="0" w:firstColumn="1" w:lastColumn="0" w:oddVBand="0" w:evenVBand="0" w:oddHBand="0" w:evenHBand="0" w:firstRowFirstColumn="0" w:firstRowLastColumn="0" w:lastRowFirstColumn="0" w:lastRowLastColumn="0"/>
            <w:tcW w:w="1345" w:type="dxa"/>
          </w:tcPr>
          <w:p w14:paraId="5B2100D1" w14:textId="448D0252" w:rsidR="001F0B72" w:rsidRPr="00CC6009" w:rsidRDefault="00D50AA7" w:rsidP="00BE5F2D">
            <w:pPr>
              <w:spacing w:line="360" w:lineRule="auto"/>
              <w:jc w:val="center"/>
              <w:rPr>
                <w:rFonts w:asciiTheme="majorBidi" w:hAnsiTheme="majorBidi" w:cstheme="majorBidi"/>
                <w:b w:val="0"/>
                <w:bCs w:val="0"/>
                <w:sz w:val="28"/>
                <w:szCs w:val="28"/>
              </w:rPr>
            </w:pPr>
            <w:r>
              <w:rPr>
                <w:rFonts w:asciiTheme="majorBidi" w:hAnsiTheme="majorBidi" w:cstheme="majorBidi"/>
                <w:b w:val="0"/>
                <w:bCs w:val="0"/>
                <w:sz w:val="28"/>
                <w:szCs w:val="28"/>
              </w:rPr>
              <w:t>13</w:t>
            </w:r>
          </w:p>
        </w:tc>
        <w:tc>
          <w:tcPr>
            <w:tcW w:w="4320" w:type="dxa"/>
          </w:tcPr>
          <w:p w14:paraId="1C294132" w14:textId="512B5C75" w:rsidR="001F0B72" w:rsidRPr="00CC6009" w:rsidRDefault="001F0B72" w:rsidP="00BE5F2D">
            <w:pPr>
              <w:spacing w:line="360" w:lineRule="auto"/>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color w:val="000000" w:themeColor="text1"/>
                <w:sz w:val="28"/>
                <w:szCs w:val="28"/>
              </w:rPr>
              <w:t>Objectives of proposed system</w:t>
            </w:r>
          </w:p>
        </w:tc>
        <w:tc>
          <w:tcPr>
            <w:tcW w:w="2880" w:type="dxa"/>
          </w:tcPr>
          <w:p w14:paraId="75B6EAE3" w14:textId="7178DE0F" w:rsidR="001F0B72" w:rsidRPr="00CC6009" w:rsidRDefault="001F0B72" w:rsidP="00BE5F2D">
            <w:pPr>
              <w:spacing w:line="360" w:lineRule="auto"/>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color w:val="000000" w:themeColor="text1"/>
                <w:sz w:val="28"/>
                <w:szCs w:val="28"/>
                <w:rtl/>
              </w:rPr>
              <w:t>أهداف المنظومة المقترحة</w:t>
            </w:r>
          </w:p>
        </w:tc>
        <w:tc>
          <w:tcPr>
            <w:tcW w:w="805" w:type="dxa"/>
          </w:tcPr>
          <w:p w14:paraId="055DEA7F" w14:textId="7E4DF5F8" w:rsidR="001F0B72" w:rsidRPr="00CC6009" w:rsidRDefault="005A4F6D" w:rsidP="00BE5F2D">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Pr>
              <w:t>2.2</w:t>
            </w:r>
          </w:p>
        </w:tc>
      </w:tr>
      <w:tr w:rsidR="00FD2530" w:rsidRPr="00CC6009" w14:paraId="3A6D49CD" w14:textId="77777777" w:rsidTr="00495E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5ACE07EC" w14:textId="14A5AC2F" w:rsidR="00FD2530" w:rsidRPr="00CC6009" w:rsidRDefault="00D50AA7" w:rsidP="00BE5F2D">
            <w:pPr>
              <w:spacing w:line="360" w:lineRule="auto"/>
              <w:jc w:val="center"/>
              <w:rPr>
                <w:rFonts w:asciiTheme="majorBidi" w:hAnsiTheme="majorBidi" w:cstheme="majorBidi"/>
                <w:b w:val="0"/>
                <w:bCs w:val="0"/>
                <w:sz w:val="28"/>
                <w:szCs w:val="28"/>
              </w:rPr>
            </w:pPr>
            <w:r>
              <w:rPr>
                <w:rFonts w:asciiTheme="majorBidi" w:hAnsiTheme="majorBidi" w:cstheme="majorBidi"/>
                <w:b w:val="0"/>
                <w:bCs w:val="0"/>
                <w:sz w:val="28"/>
                <w:szCs w:val="28"/>
              </w:rPr>
              <w:t>13</w:t>
            </w:r>
          </w:p>
        </w:tc>
        <w:tc>
          <w:tcPr>
            <w:tcW w:w="4320" w:type="dxa"/>
          </w:tcPr>
          <w:p w14:paraId="2D12C606" w14:textId="1C6264A4" w:rsidR="00FD2530" w:rsidRPr="00CC6009" w:rsidRDefault="00FD2530" w:rsidP="00BE5F2D">
            <w:pPr>
              <w:spacing w:line="360" w:lineRule="auto"/>
              <w:jc w:val="righ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color w:val="000000" w:themeColor="text1"/>
                <w:sz w:val="28"/>
                <w:szCs w:val="28"/>
              </w:rPr>
              <w:t>Risk analysis of the system</w:t>
            </w:r>
          </w:p>
        </w:tc>
        <w:tc>
          <w:tcPr>
            <w:tcW w:w="2880" w:type="dxa"/>
          </w:tcPr>
          <w:p w14:paraId="44438D20" w14:textId="385F09D5" w:rsidR="00FD2530" w:rsidRPr="00CC6009" w:rsidRDefault="00FD2530" w:rsidP="00BE5F2D">
            <w:pPr>
              <w:spacing w:line="360" w:lineRule="auto"/>
              <w:jc w:val="righ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color w:val="000000" w:themeColor="text1"/>
                <w:sz w:val="28"/>
                <w:szCs w:val="28"/>
                <w:rtl/>
              </w:rPr>
              <w:t xml:space="preserve">تحليل مخاطر </w:t>
            </w:r>
            <w:r w:rsidR="005A4F6D" w:rsidRPr="00CC6009">
              <w:rPr>
                <w:rFonts w:asciiTheme="majorBidi" w:hAnsiTheme="majorBidi" w:cstheme="majorBidi"/>
                <w:color w:val="000000" w:themeColor="text1"/>
                <w:sz w:val="28"/>
                <w:szCs w:val="28"/>
                <w:rtl/>
              </w:rPr>
              <w:t>المنظومة</w:t>
            </w:r>
          </w:p>
        </w:tc>
        <w:tc>
          <w:tcPr>
            <w:tcW w:w="805" w:type="dxa"/>
          </w:tcPr>
          <w:p w14:paraId="6E89E043" w14:textId="18096DD3" w:rsidR="00FD2530" w:rsidRPr="00CC6009" w:rsidRDefault="005A4F6D" w:rsidP="00BE5F2D">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Pr>
              <w:t>2.3</w:t>
            </w:r>
          </w:p>
        </w:tc>
      </w:tr>
      <w:tr w:rsidR="00495A94" w:rsidRPr="00CC6009" w14:paraId="4D394F2F" w14:textId="77777777" w:rsidTr="00495E36">
        <w:tc>
          <w:tcPr>
            <w:cnfStyle w:val="001000000000" w:firstRow="0" w:lastRow="0" w:firstColumn="1" w:lastColumn="0" w:oddVBand="0" w:evenVBand="0" w:oddHBand="0" w:evenHBand="0" w:firstRowFirstColumn="0" w:firstRowLastColumn="0" w:lastRowFirstColumn="0" w:lastRowLastColumn="0"/>
            <w:tcW w:w="1345" w:type="dxa"/>
          </w:tcPr>
          <w:p w14:paraId="7B14042E" w14:textId="3D5B1412" w:rsidR="00495A94" w:rsidRPr="00CC6009" w:rsidRDefault="00D50AA7" w:rsidP="00BE5F2D">
            <w:pPr>
              <w:spacing w:line="360" w:lineRule="auto"/>
              <w:jc w:val="center"/>
              <w:rPr>
                <w:rFonts w:asciiTheme="majorBidi" w:hAnsiTheme="majorBidi" w:cstheme="majorBidi"/>
                <w:b w:val="0"/>
                <w:bCs w:val="0"/>
                <w:sz w:val="28"/>
                <w:szCs w:val="28"/>
              </w:rPr>
            </w:pPr>
            <w:r>
              <w:rPr>
                <w:rFonts w:asciiTheme="majorBidi" w:hAnsiTheme="majorBidi" w:cstheme="majorBidi"/>
                <w:b w:val="0"/>
                <w:bCs w:val="0"/>
                <w:sz w:val="28"/>
                <w:szCs w:val="28"/>
              </w:rPr>
              <w:t>14</w:t>
            </w:r>
          </w:p>
        </w:tc>
        <w:tc>
          <w:tcPr>
            <w:tcW w:w="4320" w:type="dxa"/>
          </w:tcPr>
          <w:p w14:paraId="49F14C06" w14:textId="190A6ECB" w:rsidR="00495A94" w:rsidRPr="00CC6009" w:rsidRDefault="00495A94" w:rsidP="00BE5F2D">
            <w:pPr>
              <w:spacing w:line="360" w:lineRule="auto"/>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color w:val="000000" w:themeColor="text1"/>
                <w:sz w:val="28"/>
                <w:szCs w:val="28"/>
              </w:rPr>
              <w:t>Project tools</w:t>
            </w:r>
          </w:p>
        </w:tc>
        <w:tc>
          <w:tcPr>
            <w:tcW w:w="2880" w:type="dxa"/>
          </w:tcPr>
          <w:p w14:paraId="48FE7100" w14:textId="1E1EAEE8" w:rsidR="00495A94" w:rsidRPr="00CC6009" w:rsidRDefault="00495A94" w:rsidP="00BE5F2D">
            <w:pPr>
              <w:spacing w:line="360" w:lineRule="auto"/>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color w:val="000000" w:themeColor="text1"/>
                <w:sz w:val="28"/>
                <w:szCs w:val="28"/>
                <w:rtl/>
              </w:rPr>
              <w:t>الادوات المستخدمة لإعداد المنظومة</w:t>
            </w:r>
          </w:p>
        </w:tc>
        <w:tc>
          <w:tcPr>
            <w:tcW w:w="805" w:type="dxa"/>
          </w:tcPr>
          <w:p w14:paraId="6441D946" w14:textId="09F85463" w:rsidR="00495A94" w:rsidRPr="00CC6009" w:rsidRDefault="00A248B1" w:rsidP="00BE5F2D">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Pr>
              <w:t>2.4</w:t>
            </w:r>
          </w:p>
        </w:tc>
      </w:tr>
      <w:tr w:rsidR="00495A94" w:rsidRPr="00CC6009" w14:paraId="13231FE9" w14:textId="77777777" w:rsidTr="00495E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3DD86749" w14:textId="1FE769C6" w:rsidR="00495A94" w:rsidRPr="00CC6009" w:rsidRDefault="00D50AA7" w:rsidP="00BE5F2D">
            <w:pPr>
              <w:spacing w:line="360" w:lineRule="auto"/>
              <w:jc w:val="center"/>
              <w:rPr>
                <w:rFonts w:asciiTheme="majorBidi" w:hAnsiTheme="majorBidi" w:cstheme="majorBidi"/>
                <w:b w:val="0"/>
                <w:bCs w:val="0"/>
                <w:sz w:val="28"/>
                <w:szCs w:val="28"/>
              </w:rPr>
            </w:pPr>
            <w:r>
              <w:rPr>
                <w:rFonts w:asciiTheme="majorBidi" w:hAnsiTheme="majorBidi" w:cstheme="majorBidi"/>
                <w:b w:val="0"/>
                <w:bCs w:val="0"/>
                <w:sz w:val="28"/>
                <w:szCs w:val="28"/>
              </w:rPr>
              <w:t>14</w:t>
            </w:r>
          </w:p>
        </w:tc>
        <w:tc>
          <w:tcPr>
            <w:tcW w:w="4320" w:type="dxa"/>
          </w:tcPr>
          <w:p w14:paraId="31FF32F6" w14:textId="37109EEA" w:rsidR="00495A94" w:rsidRPr="00CC6009" w:rsidRDefault="000934AE" w:rsidP="00BE5F2D">
            <w:pPr>
              <w:spacing w:line="360" w:lineRule="auto"/>
              <w:jc w:val="righ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Pr>
              <w:t>Things that are delivered to the customer</w:t>
            </w:r>
          </w:p>
        </w:tc>
        <w:tc>
          <w:tcPr>
            <w:tcW w:w="2880" w:type="dxa"/>
          </w:tcPr>
          <w:p w14:paraId="2652E03C" w14:textId="2E15DE8D" w:rsidR="00495A94" w:rsidRPr="00CC6009" w:rsidRDefault="00D50AA7" w:rsidP="00BE5F2D">
            <w:pPr>
              <w:spacing w:line="360" w:lineRule="auto"/>
              <w:jc w:val="righ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Pr>
                <w:rFonts w:asciiTheme="majorBidi" w:hAnsiTheme="majorBidi" w:cs="Times New Roman" w:hint="cs"/>
                <w:sz w:val="28"/>
                <w:szCs w:val="28"/>
                <w:rtl/>
              </w:rPr>
              <w:t xml:space="preserve">الأشياء </w:t>
            </w:r>
            <w:r w:rsidRPr="00CC6009">
              <w:rPr>
                <w:rFonts w:asciiTheme="majorBidi" w:hAnsiTheme="majorBidi" w:cs="Times New Roman"/>
                <w:sz w:val="28"/>
                <w:szCs w:val="28"/>
                <w:rtl/>
              </w:rPr>
              <w:t>التي</w:t>
            </w:r>
            <w:r>
              <w:rPr>
                <w:rFonts w:asciiTheme="majorBidi" w:hAnsiTheme="majorBidi" w:cs="Times New Roman" w:hint="cs"/>
                <w:sz w:val="28"/>
                <w:szCs w:val="28"/>
                <w:rtl/>
              </w:rPr>
              <w:t xml:space="preserve"> </w:t>
            </w:r>
            <w:r w:rsidRPr="00CC6009">
              <w:rPr>
                <w:rFonts w:asciiTheme="majorBidi" w:hAnsiTheme="majorBidi" w:cs="Times New Roman"/>
                <w:sz w:val="28"/>
                <w:szCs w:val="28"/>
                <w:rtl/>
              </w:rPr>
              <w:t>يتم</w:t>
            </w:r>
            <w:r>
              <w:rPr>
                <w:rFonts w:asciiTheme="majorBidi" w:hAnsiTheme="majorBidi" w:cs="Times New Roman" w:hint="cs"/>
                <w:sz w:val="28"/>
                <w:szCs w:val="28"/>
                <w:rtl/>
              </w:rPr>
              <w:t xml:space="preserve"> </w:t>
            </w:r>
            <w:r w:rsidRPr="00CC6009">
              <w:rPr>
                <w:rFonts w:asciiTheme="majorBidi" w:hAnsiTheme="majorBidi" w:cs="Times New Roman"/>
                <w:sz w:val="28"/>
                <w:szCs w:val="28"/>
                <w:rtl/>
              </w:rPr>
              <w:t>تسليمها</w:t>
            </w:r>
            <w:r>
              <w:rPr>
                <w:rFonts w:asciiTheme="majorBidi" w:hAnsiTheme="majorBidi" w:cs="Times New Roman" w:hint="cs"/>
                <w:sz w:val="28"/>
                <w:szCs w:val="28"/>
                <w:rtl/>
              </w:rPr>
              <w:t xml:space="preserve"> </w:t>
            </w:r>
            <w:r w:rsidRPr="00CC6009">
              <w:rPr>
                <w:rFonts w:asciiTheme="majorBidi" w:hAnsiTheme="majorBidi" w:cs="Times New Roman"/>
                <w:sz w:val="28"/>
                <w:szCs w:val="28"/>
                <w:rtl/>
              </w:rPr>
              <w:t>للزبون</w:t>
            </w:r>
            <w:r w:rsidR="00296D97" w:rsidRPr="00CC6009">
              <w:rPr>
                <w:rFonts w:asciiTheme="majorBidi" w:hAnsiTheme="majorBidi" w:cstheme="majorBidi"/>
                <w:sz w:val="28"/>
                <w:szCs w:val="28"/>
              </w:rPr>
              <w:t xml:space="preserve"> </w:t>
            </w:r>
          </w:p>
        </w:tc>
        <w:tc>
          <w:tcPr>
            <w:tcW w:w="805" w:type="dxa"/>
          </w:tcPr>
          <w:p w14:paraId="5471219B" w14:textId="170CF501" w:rsidR="00495A94" w:rsidRPr="00CC6009" w:rsidRDefault="00A248B1" w:rsidP="00BE5F2D">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Pr>
              <w:t>2.5</w:t>
            </w:r>
          </w:p>
        </w:tc>
      </w:tr>
      <w:tr w:rsidR="00C96E74" w:rsidRPr="00CC6009" w14:paraId="7FB57DC1" w14:textId="77777777" w:rsidTr="00495E36">
        <w:tc>
          <w:tcPr>
            <w:cnfStyle w:val="001000000000" w:firstRow="0" w:lastRow="0" w:firstColumn="1" w:lastColumn="0" w:oddVBand="0" w:evenVBand="0" w:oddHBand="0" w:evenHBand="0" w:firstRowFirstColumn="0" w:firstRowLastColumn="0" w:lastRowFirstColumn="0" w:lastRowLastColumn="0"/>
            <w:tcW w:w="1345" w:type="dxa"/>
          </w:tcPr>
          <w:p w14:paraId="59F039C0" w14:textId="79FCE418" w:rsidR="00C96E74" w:rsidRPr="00CC6009" w:rsidRDefault="00D50AA7" w:rsidP="00BE5F2D">
            <w:pPr>
              <w:spacing w:line="360" w:lineRule="auto"/>
              <w:jc w:val="center"/>
              <w:rPr>
                <w:rFonts w:asciiTheme="majorBidi" w:hAnsiTheme="majorBidi" w:cstheme="majorBidi"/>
                <w:b w:val="0"/>
                <w:bCs w:val="0"/>
                <w:sz w:val="28"/>
                <w:szCs w:val="28"/>
              </w:rPr>
            </w:pPr>
            <w:r>
              <w:rPr>
                <w:rFonts w:asciiTheme="majorBidi" w:hAnsiTheme="majorBidi" w:cstheme="majorBidi"/>
                <w:b w:val="0"/>
                <w:bCs w:val="0"/>
                <w:sz w:val="28"/>
                <w:szCs w:val="28"/>
              </w:rPr>
              <w:t>15</w:t>
            </w:r>
          </w:p>
        </w:tc>
        <w:tc>
          <w:tcPr>
            <w:tcW w:w="4320" w:type="dxa"/>
          </w:tcPr>
          <w:p w14:paraId="6FE47362" w14:textId="517C223D" w:rsidR="00C96E74" w:rsidRPr="00CC6009" w:rsidRDefault="00C96E74" w:rsidP="00BE5F2D">
            <w:pPr>
              <w:spacing w:line="360" w:lineRule="auto"/>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color w:val="000000" w:themeColor="text1"/>
                <w:sz w:val="28"/>
                <w:szCs w:val="28"/>
              </w:rPr>
              <w:t>Quality characteristics</w:t>
            </w:r>
          </w:p>
        </w:tc>
        <w:tc>
          <w:tcPr>
            <w:tcW w:w="2880" w:type="dxa"/>
          </w:tcPr>
          <w:p w14:paraId="2A2B6160" w14:textId="1D189AED" w:rsidR="00C96E74" w:rsidRPr="00CC6009" w:rsidRDefault="00C96E74" w:rsidP="00BE5F2D">
            <w:pPr>
              <w:spacing w:line="360" w:lineRule="auto"/>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color w:val="000000" w:themeColor="text1"/>
                <w:sz w:val="28"/>
                <w:szCs w:val="28"/>
                <w:rtl/>
              </w:rPr>
              <w:t>خصائص الجودة</w:t>
            </w:r>
          </w:p>
        </w:tc>
        <w:tc>
          <w:tcPr>
            <w:tcW w:w="805" w:type="dxa"/>
          </w:tcPr>
          <w:p w14:paraId="5D437392" w14:textId="76F25EA7" w:rsidR="00C96E74" w:rsidRPr="00CC6009" w:rsidRDefault="00A7086F" w:rsidP="00BE5F2D">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Pr>
              <w:t>2.6</w:t>
            </w:r>
          </w:p>
        </w:tc>
      </w:tr>
      <w:tr w:rsidR="0055165F" w:rsidRPr="00CC6009" w14:paraId="7735B669" w14:textId="77777777" w:rsidTr="00495E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2F4EC88C" w14:textId="68B51518" w:rsidR="0055165F" w:rsidRPr="00CC6009" w:rsidRDefault="00D50AA7" w:rsidP="00BE5F2D">
            <w:pPr>
              <w:spacing w:line="360" w:lineRule="auto"/>
              <w:jc w:val="center"/>
              <w:rPr>
                <w:rFonts w:asciiTheme="majorBidi" w:hAnsiTheme="majorBidi" w:cstheme="majorBidi"/>
                <w:b w:val="0"/>
                <w:bCs w:val="0"/>
                <w:sz w:val="28"/>
                <w:szCs w:val="28"/>
              </w:rPr>
            </w:pPr>
            <w:r>
              <w:rPr>
                <w:rFonts w:asciiTheme="majorBidi" w:hAnsiTheme="majorBidi" w:cstheme="majorBidi"/>
                <w:b w:val="0"/>
                <w:bCs w:val="0"/>
                <w:sz w:val="28"/>
                <w:szCs w:val="28"/>
              </w:rPr>
              <w:t>16</w:t>
            </w:r>
          </w:p>
        </w:tc>
        <w:tc>
          <w:tcPr>
            <w:tcW w:w="4320" w:type="dxa"/>
          </w:tcPr>
          <w:p w14:paraId="7C70664B" w14:textId="4EF573B8" w:rsidR="0055165F" w:rsidRPr="00CC6009" w:rsidRDefault="0055165F" w:rsidP="00BE5F2D">
            <w:pPr>
              <w:spacing w:line="360" w:lineRule="auto"/>
              <w:jc w:val="righ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color w:val="000000" w:themeColor="text1"/>
                <w:sz w:val="28"/>
                <w:szCs w:val="28"/>
              </w:rPr>
              <w:t>Analysis phase</w:t>
            </w:r>
          </w:p>
        </w:tc>
        <w:tc>
          <w:tcPr>
            <w:tcW w:w="2880" w:type="dxa"/>
          </w:tcPr>
          <w:p w14:paraId="7F11375D" w14:textId="4BA8CB46" w:rsidR="0055165F" w:rsidRPr="00CC6009" w:rsidRDefault="0055165F" w:rsidP="00BE5F2D">
            <w:pPr>
              <w:spacing w:line="360" w:lineRule="auto"/>
              <w:jc w:val="righ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color w:val="000000" w:themeColor="text1"/>
                <w:sz w:val="28"/>
                <w:szCs w:val="28"/>
                <w:rtl/>
              </w:rPr>
              <w:t>مرحلة التحليل</w:t>
            </w:r>
          </w:p>
        </w:tc>
        <w:tc>
          <w:tcPr>
            <w:tcW w:w="805" w:type="dxa"/>
          </w:tcPr>
          <w:p w14:paraId="5285EF2F" w14:textId="310A81C6" w:rsidR="0055165F" w:rsidRPr="00CC6009" w:rsidRDefault="00741A40" w:rsidP="00BE5F2D">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Pr>
              <w:t>3</w:t>
            </w:r>
          </w:p>
        </w:tc>
      </w:tr>
      <w:tr w:rsidR="00681EA8" w:rsidRPr="00CC6009" w14:paraId="08AE49A5" w14:textId="77777777" w:rsidTr="00703297">
        <w:tc>
          <w:tcPr>
            <w:cnfStyle w:val="001000000000" w:firstRow="0" w:lastRow="0" w:firstColumn="1" w:lastColumn="0" w:oddVBand="0" w:evenVBand="0" w:oddHBand="0" w:evenHBand="0" w:firstRowFirstColumn="0" w:firstRowLastColumn="0" w:lastRowFirstColumn="0" w:lastRowLastColumn="0"/>
            <w:tcW w:w="1345" w:type="dxa"/>
          </w:tcPr>
          <w:p w14:paraId="76CE76FC" w14:textId="42E99010" w:rsidR="00681EA8" w:rsidRPr="00CC6009" w:rsidRDefault="00D50AA7" w:rsidP="00BE5F2D">
            <w:pPr>
              <w:spacing w:line="360" w:lineRule="auto"/>
              <w:jc w:val="center"/>
              <w:rPr>
                <w:rFonts w:asciiTheme="majorBidi" w:hAnsiTheme="majorBidi" w:cstheme="majorBidi"/>
                <w:b w:val="0"/>
                <w:bCs w:val="0"/>
                <w:sz w:val="28"/>
                <w:szCs w:val="28"/>
              </w:rPr>
            </w:pPr>
            <w:r>
              <w:rPr>
                <w:rFonts w:asciiTheme="majorBidi" w:hAnsiTheme="majorBidi" w:cstheme="majorBidi"/>
                <w:b w:val="0"/>
                <w:bCs w:val="0"/>
                <w:sz w:val="28"/>
                <w:szCs w:val="28"/>
              </w:rPr>
              <w:t>17</w:t>
            </w:r>
          </w:p>
        </w:tc>
        <w:tc>
          <w:tcPr>
            <w:tcW w:w="4320" w:type="dxa"/>
          </w:tcPr>
          <w:p w14:paraId="69B7A99D" w14:textId="0196190E" w:rsidR="00681EA8" w:rsidRPr="00CC6009" w:rsidRDefault="006E1172" w:rsidP="00BE5F2D">
            <w:pPr>
              <w:spacing w:line="360" w:lineRule="auto"/>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Pr>
              <w:t>Objectives of analysis phase</w:t>
            </w:r>
          </w:p>
        </w:tc>
        <w:tc>
          <w:tcPr>
            <w:tcW w:w="2880" w:type="dxa"/>
            <w:vAlign w:val="center"/>
          </w:tcPr>
          <w:p w14:paraId="45F2E6D8" w14:textId="2999BAEA" w:rsidR="00681EA8" w:rsidRPr="00CC6009" w:rsidRDefault="00681EA8" w:rsidP="00BE5F2D">
            <w:pPr>
              <w:spacing w:line="360" w:lineRule="auto"/>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tl/>
              </w:rPr>
              <w:t>أهداف مرحلة التحليل</w:t>
            </w:r>
          </w:p>
        </w:tc>
        <w:tc>
          <w:tcPr>
            <w:tcW w:w="805" w:type="dxa"/>
          </w:tcPr>
          <w:p w14:paraId="128EBB26" w14:textId="1A5D51FB" w:rsidR="00681EA8" w:rsidRPr="00CC6009" w:rsidRDefault="00F00BC3" w:rsidP="00BE5F2D">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Pr>
              <w:t>3.1</w:t>
            </w:r>
          </w:p>
        </w:tc>
      </w:tr>
      <w:tr w:rsidR="00681EA8" w:rsidRPr="00CC6009" w14:paraId="77415635" w14:textId="77777777" w:rsidTr="00495E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54E17EB0" w14:textId="127E48DD" w:rsidR="00681EA8" w:rsidRPr="00CC6009" w:rsidRDefault="001F0444" w:rsidP="00BE5F2D">
            <w:pPr>
              <w:spacing w:line="360" w:lineRule="auto"/>
              <w:jc w:val="center"/>
              <w:rPr>
                <w:rFonts w:asciiTheme="majorBidi" w:hAnsiTheme="majorBidi" w:cstheme="majorBidi"/>
                <w:b w:val="0"/>
                <w:bCs w:val="0"/>
                <w:sz w:val="28"/>
                <w:szCs w:val="28"/>
              </w:rPr>
            </w:pPr>
            <w:r>
              <w:rPr>
                <w:rFonts w:asciiTheme="majorBidi" w:hAnsiTheme="majorBidi" w:cstheme="majorBidi"/>
                <w:b w:val="0"/>
                <w:bCs w:val="0"/>
                <w:sz w:val="28"/>
                <w:szCs w:val="28"/>
              </w:rPr>
              <w:t>17</w:t>
            </w:r>
          </w:p>
        </w:tc>
        <w:tc>
          <w:tcPr>
            <w:tcW w:w="4320" w:type="dxa"/>
          </w:tcPr>
          <w:p w14:paraId="69C6011F" w14:textId="1DF0CB75" w:rsidR="00681EA8" w:rsidRPr="00CC6009" w:rsidRDefault="008321F6" w:rsidP="00BE5F2D">
            <w:pPr>
              <w:spacing w:line="360" w:lineRule="auto"/>
              <w:jc w:val="righ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Pr>
              <w:t>Methods of Data Collection</w:t>
            </w:r>
          </w:p>
        </w:tc>
        <w:tc>
          <w:tcPr>
            <w:tcW w:w="2880" w:type="dxa"/>
          </w:tcPr>
          <w:p w14:paraId="6C2604A2" w14:textId="36A15D8D" w:rsidR="00681EA8" w:rsidRPr="00CC6009" w:rsidRDefault="009A665F" w:rsidP="00BE5F2D">
            <w:pPr>
              <w:spacing w:line="360" w:lineRule="auto"/>
              <w:jc w:val="righ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imes New Roman"/>
                <w:sz w:val="28"/>
                <w:szCs w:val="28"/>
                <w:rtl/>
              </w:rPr>
              <w:t>طرق</w:t>
            </w:r>
            <w:r w:rsidR="001F0444">
              <w:rPr>
                <w:rFonts w:asciiTheme="majorBidi" w:hAnsiTheme="majorBidi" w:cs="Times New Roman" w:hint="cs"/>
                <w:sz w:val="28"/>
                <w:szCs w:val="28"/>
                <w:rtl/>
              </w:rPr>
              <w:t xml:space="preserve"> </w:t>
            </w:r>
            <w:r w:rsidR="001F0444" w:rsidRPr="00CC6009">
              <w:rPr>
                <w:rFonts w:asciiTheme="majorBidi" w:hAnsiTheme="majorBidi" w:cs="Times New Roman"/>
                <w:sz w:val="28"/>
                <w:szCs w:val="28"/>
                <w:rtl/>
              </w:rPr>
              <w:t>وأساليب</w:t>
            </w:r>
            <w:r w:rsidR="001F0444">
              <w:rPr>
                <w:rFonts w:asciiTheme="majorBidi" w:hAnsiTheme="majorBidi" w:cs="Times New Roman" w:hint="cs"/>
                <w:sz w:val="28"/>
                <w:szCs w:val="28"/>
                <w:rtl/>
              </w:rPr>
              <w:t xml:space="preserve"> </w:t>
            </w:r>
            <w:r w:rsidR="001F0444" w:rsidRPr="00CC6009">
              <w:rPr>
                <w:rFonts w:asciiTheme="majorBidi" w:hAnsiTheme="majorBidi" w:cs="Times New Roman"/>
                <w:sz w:val="28"/>
                <w:szCs w:val="28"/>
                <w:rtl/>
              </w:rPr>
              <w:t>جمع</w:t>
            </w:r>
            <w:r w:rsidR="001F0444">
              <w:rPr>
                <w:rFonts w:asciiTheme="majorBidi" w:hAnsiTheme="majorBidi" w:cs="Times New Roman" w:hint="cs"/>
                <w:sz w:val="28"/>
                <w:szCs w:val="28"/>
                <w:rtl/>
              </w:rPr>
              <w:t xml:space="preserve"> </w:t>
            </w:r>
            <w:r w:rsidR="001F0444" w:rsidRPr="00CC6009">
              <w:rPr>
                <w:rFonts w:asciiTheme="majorBidi" w:hAnsiTheme="majorBidi" w:cs="Times New Roman"/>
                <w:sz w:val="28"/>
                <w:szCs w:val="28"/>
                <w:rtl/>
              </w:rPr>
              <w:t>البيانات</w:t>
            </w:r>
            <w:r w:rsidRPr="00CC6009">
              <w:rPr>
                <w:rFonts w:asciiTheme="majorBidi" w:hAnsiTheme="majorBidi" w:cstheme="majorBidi"/>
                <w:sz w:val="28"/>
                <w:szCs w:val="28"/>
              </w:rPr>
              <w:t xml:space="preserve">  </w:t>
            </w:r>
          </w:p>
        </w:tc>
        <w:tc>
          <w:tcPr>
            <w:tcW w:w="805" w:type="dxa"/>
          </w:tcPr>
          <w:p w14:paraId="098CBD28" w14:textId="66A61731" w:rsidR="00681EA8" w:rsidRPr="00CC6009" w:rsidRDefault="00180D53" w:rsidP="00BE5F2D">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Pr>
              <w:t>3.2</w:t>
            </w:r>
          </w:p>
        </w:tc>
      </w:tr>
      <w:tr w:rsidR="00681EA8" w:rsidRPr="00CC6009" w14:paraId="2D154750" w14:textId="77777777" w:rsidTr="00495E36">
        <w:tc>
          <w:tcPr>
            <w:cnfStyle w:val="001000000000" w:firstRow="0" w:lastRow="0" w:firstColumn="1" w:lastColumn="0" w:oddVBand="0" w:evenVBand="0" w:oddHBand="0" w:evenHBand="0" w:firstRowFirstColumn="0" w:firstRowLastColumn="0" w:lastRowFirstColumn="0" w:lastRowLastColumn="0"/>
            <w:tcW w:w="1345" w:type="dxa"/>
          </w:tcPr>
          <w:p w14:paraId="0E169441" w14:textId="6933E9F6" w:rsidR="00681EA8" w:rsidRPr="00CC6009" w:rsidRDefault="00E910AF" w:rsidP="00BE5F2D">
            <w:pPr>
              <w:spacing w:line="360" w:lineRule="auto"/>
              <w:jc w:val="center"/>
              <w:rPr>
                <w:rFonts w:asciiTheme="majorBidi" w:hAnsiTheme="majorBidi" w:cstheme="majorBidi"/>
                <w:b w:val="0"/>
                <w:bCs w:val="0"/>
                <w:sz w:val="28"/>
                <w:szCs w:val="28"/>
              </w:rPr>
            </w:pPr>
            <w:r>
              <w:rPr>
                <w:rFonts w:asciiTheme="majorBidi" w:hAnsiTheme="majorBidi" w:cstheme="majorBidi"/>
                <w:b w:val="0"/>
                <w:bCs w:val="0"/>
                <w:sz w:val="28"/>
                <w:szCs w:val="28"/>
              </w:rPr>
              <w:t>18</w:t>
            </w:r>
          </w:p>
        </w:tc>
        <w:tc>
          <w:tcPr>
            <w:tcW w:w="4320" w:type="dxa"/>
          </w:tcPr>
          <w:p w14:paraId="13423BCC" w14:textId="1D2F9AE8" w:rsidR="00681EA8" w:rsidRPr="00CC6009" w:rsidRDefault="003032E0" w:rsidP="00BE5F2D">
            <w:pPr>
              <w:spacing w:line="360" w:lineRule="auto"/>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Pr>
              <w:t>General search</w:t>
            </w:r>
          </w:p>
        </w:tc>
        <w:tc>
          <w:tcPr>
            <w:tcW w:w="2880" w:type="dxa"/>
          </w:tcPr>
          <w:p w14:paraId="6EFCC973" w14:textId="3C63D8C2" w:rsidR="00681EA8" w:rsidRPr="00CC6009" w:rsidRDefault="00203CDC" w:rsidP="00BE5F2D">
            <w:pPr>
              <w:spacing w:line="360" w:lineRule="auto"/>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imes New Roman"/>
                <w:sz w:val="28"/>
                <w:szCs w:val="28"/>
                <w:rtl/>
              </w:rPr>
              <w:t>البحث</w:t>
            </w:r>
            <w:r w:rsidR="001F0444">
              <w:rPr>
                <w:rFonts w:asciiTheme="majorBidi" w:hAnsiTheme="majorBidi" w:cs="Times New Roman" w:hint="cs"/>
                <w:sz w:val="28"/>
                <w:szCs w:val="28"/>
                <w:rtl/>
              </w:rPr>
              <w:t xml:space="preserve"> </w:t>
            </w:r>
            <w:r w:rsidR="001F0444" w:rsidRPr="00CC6009">
              <w:rPr>
                <w:rFonts w:asciiTheme="majorBidi" w:hAnsiTheme="majorBidi" w:cs="Times New Roman"/>
                <w:sz w:val="28"/>
                <w:szCs w:val="28"/>
                <w:rtl/>
              </w:rPr>
              <w:t>العام</w:t>
            </w:r>
            <w:r w:rsidRPr="00CC6009">
              <w:rPr>
                <w:rFonts w:asciiTheme="majorBidi" w:hAnsiTheme="majorBidi" w:cstheme="majorBidi"/>
                <w:sz w:val="28"/>
                <w:szCs w:val="28"/>
              </w:rPr>
              <w:t xml:space="preserve"> </w:t>
            </w:r>
          </w:p>
        </w:tc>
        <w:tc>
          <w:tcPr>
            <w:tcW w:w="805" w:type="dxa"/>
          </w:tcPr>
          <w:p w14:paraId="72C93C25" w14:textId="0B16F038" w:rsidR="00681EA8" w:rsidRPr="00CC6009" w:rsidRDefault="00180D53" w:rsidP="00BE5F2D">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Pr>
              <w:t>3.2.1</w:t>
            </w:r>
          </w:p>
        </w:tc>
      </w:tr>
      <w:tr w:rsidR="00180D53" w:rsidRPr="00CC6009" w14:paraId="16F24640" w14:textId="77777777" w:rsidTr="00495E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7B66EE0A" w14:textId="5AECBED3" w:rsidR="00180D53" w:rsidRPr="00CC6009" w:rsidRDefault="00E910AF" w:rsidP="00BE5F2D">
            <w:pPr>
              <w:spacing w:line="360" w:lineRule="auto"/>
              <w:jc w:val="center"/>
              <w:rPr>
                <w:rFonts w:asciiTheme="majorBidi" w:hAnsiTheme="majorBidi" w:cstheme="majorBidi"/>
                <w:b w:val="0"/>
                <w:bCs w:val="0"/>
                <w:sz w:val="28"/>
                <w:szCs w:val="28"/>
              </w:rPr>
            </w:pPr>
            <w:r>
              <w:rPr>
                <w:rFonts w:asciiTheme="majorBidi" w:hAnsiTheme="majorBidi" w:cstheme="majorBidi"/>
                <w:b w:val="0"/>
                <w:bCs w:val="0"/>
                <w:sz w:val="28"/>
                <w:szCs w:val="28"/>
              </w:rPr>
              <w:lastRenderedPageBreak/>
              <w:t>18</w:t>
            </w:r>
          </w:p>
        </w:tc>
        <w:tc>
          <w:tcPr>
            <w:tcW w:w="4320" w:type="dxa"/>
          </w:tcPr>
          <w:p w14:paraId="36C6DF82" w14:textId="781FA5E0" w:rsidR="00180D53" w:rsidRPr="00CC6009" w:rsidRDefault="00111427" w:rsidP="00BE5F2D">
            <w:pPr>
              <w:spacing w:line="360" w:lineRule="auto"/>
              <w:jc w:val="righ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Pr>
              <w:t>Internet search</w:t>
            </w:r>
          </w:p>
        </w:tc>
        <w:tc>
          <w:tcPr>
            <w:tcW w:w="2880" w:type="dxa"/>
          </w:tcPr>
          <w:p w14:paraId="06794B08" w14:textId="56F6C796" w:rsidR="00180D53" w:rsidRPr="00CC6009" w:rsidRDefault="003D0A7F" w:rsidP="00BE5F2D">
            <w:pPr>
              <w:spacing w:line="360" w:lineRule="auto"/>
              <w:jc w:val="righ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imes New Roman"/>
                <w:sz w:val="28"/>
                <w:szCs w:val="28"/>
                <w:rtl/>
              </w:rPr>
              <w:t>البحث</w:t>
            </w:r>
            <w:r w:rsidR="00E910AF">
              <w:rPr>
                <w:rFonts w:asciiTheme="majorBidi" w:hAnsiTheme="majorBidi" w:cs="Times New Roman" w:hint="cs"/>
                <w:sz w:val="28"/>
                <w:szCs w:val="28"/>
                <w:rtl/>
              </w:rPr>
              <w:t xml:space="preserve"> </w:t>
            </w:r>
            <w:r w:rsidR="00E910AF" w:rsidRPr="00CC6009">
              <w:rPr>
                <w:rFonts w:asciiTheme="majorBidi" w:hAnsiTheme="majorBidi" w:cs="Times New Roman"/>
                <w:sz w:val="28"/>
                <w:szCs w:val="28"/>
                <w:rtl/>
              </w:rPr>
              <w:t>عبر الانترنت</w:t>
            </w:r>
            <w:r w:rsidRPr="00CC6009">
              <w:rPr>
                <w:rFonts w:asciiTheme="majorBidi" w:hAnsiTheme="majorBidi" w:cstheme="majorBidi"/>
                <w:sz w:val="28"/>
                <w:szCs w:val="28"/>
              </w:rPr>
              <w:t xml:space="preserve"> </w:t>
            </w:r>
          </w:p>
        </w:tc>
        <w:tc>
          <w:tcPr>
            <w:tcW w:w="805" w:type="dxa"/>
          </w:tcPr>
          <w:p w14:paraId="76402C59" w14:textId="02275A64" w:rsidR="00180D53" w:rsidRPr="00CC6009" w:rsidRDefault="003D0A7F" w:rsidP="00BE5F2D">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Pr>
              <w:t>3.2.2</w:t>
            </w:r>
          </w:p>
        </w:tc>
      </w:tr>
      <w:tr w:rsidR="00681EA8" w:rsidRPr="00CC6009" w14:paraId="36DD8D24" w14:textId="77777777" w:rsidTr="00495E36">
        <w:tc>
          <w:tcPr>
            <w:cnfStyle w:val="001000000000" w:firstRow="0" w:lastRow="0" w:firstColumn="1" w:lastColumn="0" w:oddVBand="0" w:evenVBand="0" w:oddHBand="0" w:evenHBand="0" w:firstRowFirstColumn="0" w:firstRowLastColumn="0" w:lastRowFirstColumn="0" w:lastRowLastColumn="0"/>
            <w:tcW w:w="1345" w:type="dxa"/>
          </w:tcPr>
          <w:p w14:paraId="1D2D22AD" w14:textId="00541B30" w:rsidR="00681EA8" w:rsidRPr="00CC6009" w:rsidRDefault="00E910AF" w:rsidP="00BE5F2D">
            <w:pPr>
              <w:spacing w:line="360" w:lineRule="auto"/>
              <w:jc w:val="center"/>
              <w:rPr>
                <w:rFonts w:asciiTheme="majorBidi" w:hAnsiTheme="majorBidi" w:cstheme="majorBidi"/>
                <w:b w:val="0"/>
                <w:bCs w:val="0"/>
                <w:sz w:val="28"/>
                <w:szCs w:val="28"/>
              </w:rPr>
            </w:pPr>
            <w:r>
              <w:rPr>
                <w:rFonts w:asciiTheme="majorBidi" w:hAnsiTheme="majorBidi" w:cstheme="majorBidi"/>
                <w:b w:val="0"/>
                <w:bCs w:val="0"/>
                <w:sz w:val="28"/>
                <w:szCs w:val="28"/>
              </w:rPr>
              <w:t>18</w:t>
            </w:r>
          </w:p>
        </w:tc>
        <w:tc>
          <w:tcPr>
            <w:tcW w:w="4320" w:type="dxa"/>
          </w:tcPr>
          <w:p w14:paraId="67980855" w14:textId="35190231" w:rsidR="00681EA8" w:rsidRPr="00CC6009" w:rsidRDefault="00F75170" w:rsidP="00BE5F2D">
            <w:pPr>
              <w:spacing w:line="360" w:lineRule="auto"/>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Pr>
              <w:t>Previewing similar systems</w:t>
            </w:r>
          </w:p>
        </w:tc>
        <w:tc>
          <w:tcPr>
            <w:tcW w:w="2880" w:type="dxa"/>
          </w:tcPr>
          <w:p w14:paraId="4E849BA4" w14:textId="42D7E335" w:rsidR="00681EA8" w:rsidRPr="00CC6009" w:rsidRDefault="006D5AB4" w:rsidP="001E4027">
            <w:pPr>
              <w:spacing w:line="360" w:lineRule="auto"/>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imes New Roman"/>
                <w:sz w:val="28"/>
                <w:szCs w:val="28"/>
                <w:rtl/>
              </w:rPr>
              <w:t>الاطلاع</w:t>
            </w:r>
            <w:r w:rsidR="00E910AF">
              <w:rPr>
                <w:rFonts w:asciiTheme="majorBidi" w:hAnsiTheme="majorBidi" w:cs="Times New Roman" w:hint="cs"/>
                <w:sz w:val="28"/>
                <w:szCs w:val="28"/>
                <w:rtl/>
              </w:rPr>
              <w:t xml:space="preserve"> </w:t>
            </w:r>
            <w:r w:rsidR="00E910AF" w:rsidRPr="00CC6009">
              <w:rPr>
                <w:rFonts w:asciiTheme="majorBidi" w:hAnsiTheme="majorBidi" w:cs="Times New Roman"/>
                <w:sz w:val="28"/>
                <w:szCs w:val="28"/>
                <w:rtl/>
              </w:rPr>
              <w:t>على</w:t>
            </w:r>
            <w:r w:rsidR="00E910AF">
              <w:rPr>
                <w:rFonts w:asciiTheme="majorBidi" w:hAnsiTheme="majorBidi" w:cs="Times New Roman" w:hint="cs"/>
                <w:sz w:val="28"/>
                <w:szCs w:val="28"/>
                <w:rtl/>
              </w:rPr>
              <w:t xml:space="preserve"> </w:t>
            </w:r>
            <w:r w:rsidR="00E910AF" w:rsidRPr="00CC6009">
              <w:rPr>
                <w:rFonts w:asciiTheme="majorBidi" w:hAnsiTheme="majorBidi" w:cs="Times New Roman"/>
                <w:sz w:val="28"/>
                <w:szCs w:val="28"/>
                <w:rtl/>
              </w:rPr>
              <w:t>منظومات</w:t>
            </w:r>
            <w:r w:rsidR="00E910AF">
              <w:rPr>
                <w:rFonts w:asciiTheme="majorBidi" w:hAnsiTheme="majorBidi" w:cs="Times New Roman" w:hint="cs"/>
                <w:sz w:val="28"/>
                <w:szCs w:val="28"/>
                <w:rtl/>
              </w:rPr>
              <w:t xml:space="preserve"> </w:t>
            </w:r>
            <w:r w:rsidRPr="00CC6009">
              <w:rPr>
                <w:rFonts w:asciiTheme="majorBidi" w:hAnsiTheme="majorBidi" w:cstheme="majorBidi"/>
                <w:sz w:val="28"/>
                <w:szCs w:val="28"/>
              </w:rPr>
              <w:t xml:space="preserve"> </w:t>
            </w:r>
            <w:r w:rsidR="001E4027" w:rsidRPr="001E4027">
              <w:rPr>
                <w:rFonts w:asciiTheme="majorBidi" w:hAnsiTheme="majorBidi" w:cs="Times New Roman" w:hint="cs"/>
                <w:color w:val="FF0000"/>
                <w:sz w:val="28"/>
                <w:szCs w:val="28"/>
                <w:rtl/>
              </w:rPr>
              <w:t>ال</w:t>
            </w:r>
            <w:r w:rsidRPr="00CC6009">
              <w:rPr>
                <w:rFonts w:asciiTheme="majorBidi" w:hAnsiTheme="majorBidi" w:cs="Times New Roman"/>
                <w:sz w:val="28"/>
                <w:szCs w:val="28"/>
                <w:rtl/>
              </w:rPr>
              <w:t>مشابهة</w:t>
            </w:r>
          </w:p>
        </w:tc>
        <w:tc>
          <w:tcPr>
            <w:tcW w:w="805" w:type="dxa"/>
          </w:tcPr>
          <w:p w14:paraId="5053B898" w14:textId="16C77636" w:rsidR="00681EA8" w:rsidRPr="00CC6009" w:rsidRDefault="00D128F5" w:rsidP="00BE5F2D">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Pr>
              <w:t>3.2.3</w:t>
            </w:r>
          </w:p>
        </w:tc>
      </w:tr>
      <w:tr w:rsidR="00681EA8" w:rsidRPr="00CC6009" w14:paraId="1B9D6B79" w14:textId="77777777" w:rsidTr="00495E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1DD56095" w14:textId="64845062" w:rsidR="00681EA8" w:rsidRPr="00CC6009" w:rsidRDefault="00E910AF" w:rsidP="00BE5F2D">
            <w:pPr>
              <w:spacing w:line="360" w:lineRule="auto"/>
              <w:jc w:val="center"/>
              <w:rPr>
                <w:rFonts w:asciiTheme="majorBidi" w:hAnsiTheme="majorBidi" w:cstheme="majorBidi"/>
                <w:b w:val="0"/>
                <w:bCs w:val="0"/>
                <w:sz w:val="28"/>
                <w:szCs w:val="28"/>
              </w:rPr>
            </w:pPr>
            <w:r>
              <w:rPr>
                <w:rFonts w:asciiTheme="majorBidi" w:hAnsiTheme="majorBidi" w:cstheme="majorBidi"/>
                <w:b w:val="0"/>
                <w:bCs w:val="0"/>
                <w:sz w:val="28"/>
                <w:szCs w:val="28"/>
              </w:rPr>
              <w:t>18</w:t>
            </w:r>
          </w:p>
        </w:tc>
        <w:tc>
          <w:tcPr>
            <w:tcW w:w="4320" w:type="dxa"/>
          </w:tcPr>
          <w:p w14:paraId="1DE6EE33" w14:textId="37D6E59A" w:rsidR="00681EA8" w:rsidRPr="00CC6009" w:rsidRDefault="00AE563B" w:rsidP="00BE5F2D">
            <w:pPr>
              <w:spacing w:line="360" w:lineRule="auto"/>
              <w:jc w:val="righ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Pr>
              <w:t>Direct observation</w:t>
            </w:r>
          </w:p>
        </w:tc>
        <w:tc>
          <w:tcPr>
            <w:tcW w:w="2880" w:type="dxa"/>
          </w:tcPr>
          <w:p w14:paraId="3F4CEB9A" w14:textId="6D6C1243" w:rsidR="00681EA8" w:rsidRPr="00CC6009" w:rsidRDefault="00C858B3" w:rsidP="00BE5F2D">
            <w:pPr>
              <w:spacing w:line="360" w:lineRule="auto"/>
              <w:jc w:val="righ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imes New Roman"/>
                <w:sz w:val="28"/>
                <w:szCs w:val="28"/>
                <w:rtl/>
              </w:rPr>
              <w:t>الملاحظة</w:t>
            </w:r>
            <w:r w:rsidR="00E910AF">
              <w:rPr>
                <w:rFonts w:asciiTheme="majorBidi" w:hAnsiTheme="majorBidi" w:cs="Times New Roman" w:hint="cs"/>
                <w:sz w:val="28"/>
                <w:szCs w:val="28"/>
                <w:rtl/>
              </w:rPr>
              <w:t xml:space="preserve"> </w:t>
            </w:r>
            <w:r w:rsidR="00E910AF" w:rsidRPr="00CC6009">
              <w:rPr>
                <w:rFonts w:asciiTheme="majorBidi" w:hAnsiTheme="majorBidi" w:cs="Times New Roman"/>
                <w:sz w:val="28"/>
                <w:szCs w:val="28"/>
                <w:rtl/>
              </w:rPr>
              <w:t>المباشرة</w:t>
            </w:r>
            <w:r w:rsidRPr="00CC6009">
              <w:rPr>
                <w:rFonts w:asciiTheme="majorBidi" w:hAnsiTheme="majorBidi" w:cstheme="majorBidi"/>
                <w:sz w:val="28"/>
                <w:szCs w:val="28"/>
              </w:rPr>
              <w:t xml:space="preserve"> </w:t>
            </w:r>
          </w:p>
        </w:tc>
        <w:tc>
          <w:tcPr>
            <w:tcW w:w="805" w:type="dxa"/>
          </w:tcPr>
          <w:p w14:paraId="04F73AF5" w14:textId="4666450B" w:rsidR="00681EA8" w:rsidRPr="00CC6009" w:rsidRDefault="00D128F5" w:rsidP="00BE5F2D">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Pr>
              <w:t>3.2.4</w:t>
            </w:r>
          </w:p>
        </w:tc>
      </w:tr>
      <w:tr w:rsidR="00681EA8" w:rsidRPr="00CC6009" w14:paraId="3DADD181" w14:textId="77777777" w:rsidTr="00495E36">
        <w:tc>
          <w:tcPr>
            <w:cnfStyle w:val="001000000000" w:firstRow="0" w:lastRow="0" w:firstColumn="1" w:lastColumn="0" w:oddVBand="0" w:evenVBand="0" w:oddHBand="0" w:evenHBand="0" w:firstRowFirstColumn="0" w:firstRowLastColumn="0" w:lastRowFirstColumn="0" w:lastRowLastColumn="0"/>
            <w:tcW w:w="1345" w:type="dxa"/>
          </w:tcPr>
          <w:p w14:paraId="3B36FF54" w14:textId="3A219AAF" w:rsidR="00681EA8" w:rsidRPr="00CC6009" w:rsidRDefault="00E910AF" w:rsidP="00BE5F2D">
            <w:pPr>
              <w:spacing w:line="360" w:lineRule="auto"/>
              <w:jc w:val="center"/>
              <w:rPr>
                <w:rFonts w:asciiTheme="majorBidi" w:hAnsiTheme="majorBidi" w:cstheme="majorBidi"/>
                <w:b w:val="0"/>
                <w:bCs w:val="0"/>
                <w:sz w:val="28"/>
                <w:szCs w:val="28"/>
              </w:rPr>
            </w:pPr>
            <w:r>
              <w:rPr>
                <w:rFonts w:asciiTheme="majorBidi" w:hAnsiTheme="majorBidi" w:cstheme="majorBidi"/>
                <w:b w:val="0"/>
                <w:bCs w:val="0"/>
                <w:sz w:val="28"/>
                <w:szCs w:val="28"/>
              </w:rPr>
              <w:t>19</w:t>
            </w:r>
          </w:p>
        </w:tc>
        <w:tc>
          <w:tcPr>
            <w:tcW w:w="4320" w:type="dxa"/>
          </w:tcPr>
          <w:p w14:paraId="47EE0678" w14:textId="3BE3CE48" w:rsidR="00681EA8" w:rsidRPr="00CC6009" w:rsidRDefault="00EA1B9A" w:rsidP="00BE5F2D">
            <w:pPr>
              <w:spacing w:line="360" w:lineRule="auto"/>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Pr>
              <w:t>Requirement analysis</w:t>
            </w:r>
          </w:p>
        </w:tc>
        <w:tc>
          <w:tcPr>
            <w:tcW w:w="2880" w:type="dxa"/>
          </w:tcPr>
          <w:p w14:paraId="117AF1FA" w14:textId="2BD59648" w:rsidR="00681EA8" w:rsidRPr="00CC6009" w:rsidRDefault="005661CA" w:rsidP="00BE5F2D">
            <w:pPr>
              <w:spacing w:line="360" w:lineRule="auto"/>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imes New Roman"/>
                <w:sz w:val="28"/>
                <w:szCs w:val="28"/>
                <w:rtl/>
              </w:rPr>
              <w:t>تحليل</w:t>
            </w:r>
            <w:r w:rsidR="00E910AF">
              <w:rPr>
                <w:rFonts w:asciiTheme="majorBidi" w:hAnsiTheme="majorBidi" w:cs="Times New Roman" w:hint="cs"/>
                <w:sz w:val="28"/>
                <w:szCs w:val="28"/>
                <w:rtl/>
              </w:rPr>
              <w:t xml:space="preserve"> </w:t>
            </w:r>
            <w:r w:rsidR="00E910AF" w:rsidRPr="00CC6009">
              <w:rPr>
                <w:rFonts w:asciiTheme="majorBidi" w:hAnsiTheme="majorBidi" w:cs="Times New Roman"/>
                <w:sz w:val="28"/>
                <w:szCs w:val="28"/>
                <w:rtl/>
              </w:rPr>
              <w:t>المتطلبات</w:t>
            </w:r>
            <w:r w:rsidRPr="00CC6009">
              <w:rPr>
                <w:rFonts w:asciiTheme="majorBidi" w:hAnsiTheme="majorBidi" w:cstheme="majorBidi"/>
                <w:sz w:val="28"/>
                <w:szCs w:val="28"/>
              </w:rPr>
              <w:t xml:space="preserve"> </w:t>
            </w:r>
          </w:p>
        </w:tc>
        <w:tc>
          <w:tcPr>
            <w:tcW w:w="805" w:type="dxa"/>
          </w:tcPr>
          <w:p w14:paraId="34A1C921" w14:textId="3625F9BE" w:rsidR="00681EA8" w:rsidRPr="00CC6009" w:rsidRDefault="00D128F5" w:rsidP="00BE5F2D">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Pr>
              <w:t>3.3</w:t>
            </w:r>
          </w:p>
        </w:tc>
      </w:tr>
      <w:tr w:rsidR="00681EA8" w:rsidRPr="00CC6009" w14:paraId="77D802DF" w14:textId="77777777" w:rsidTr="00495E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6C52536E" w14:textId="2B8D255B" w:rsidR="00681EA8" w:rsidRPr="00CC6009" w:rsidRDefault="00E910AF" w:rsidP="00BE5F2D">
            <w:pPr>
              <w:spacing w:line="360" w:lineRule="auto"/>
              <w:jc w:val="center"/>
              <w:rPr>
                <w:rFonts w:asciiTheme="majorBidi" w:hAnsiTheme="majorBidi" w:cstheme="majorBidi"/>
                <w:b w:val="0"/>
                <w:bCs w:val="0"/>
                <w:sz w:val="28"/>
                <w:szCs w:val="28"/>
              </w:rPr>
            </w:pPr>
            <w:r>
              <w:rPr>
                <w:rFonts w:asciiTheme="majorBidi" w:hAnsiTheme="majorBidi" w:cstheme="majorBidi"/>
                <w:b w:val="0"/>
                <w:bCs w:val="0"/>
                <w:sz w:val="28"/>
                <w:szCs w:val="28"/>
              </w:rPr>
              <w:t>19</w:t>
            </w:r>
          </w:p>
        </w:tc>
        <w:tc>
          <w:tcPr>
            <w:tcW w:w="4320" w:type="dxa"/>
          </w:tcPr>
          <w:p w14:paraId="2D578555" w14:textId="21AEF398" w:rsidR="00681EA8" w:rsidRPr="00CC6009" w:rsidRDefault="00850D2E" w:rsidP="00BE5F2D">
            <w:pPr>
              <w:spacing w:line="360" w:lineRule="auto"/>
              <w:jc w:val="righ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Pr>
              <w:t>DFDData flow diagram</w:t>
            </w:r>
          </w:p>
        </w:tc>
        <w:tc>
          <w:tcPr>
            <w:tcW w:w="2880" w:type="dxa"/>
          </w:tcPr>
          <w:p w14:paraId="11A2EB78" w14:textId="25F6C484" w:rsidR="00681EA8" w:rsidRPr="00CC6009" w:rsidRDefault="00D80E17" w:rsidP="00BE5F2D">
            <w:pPr>
              <w:spacing w:line="360" w:lineRule="auto"/>
              <w:jc w:val="righ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imes New Roman"/>
                <w:sz w:val="28"/>
                <w:szCs w:val="28"/>
                <w:rtl/>
              </w:rPr>
              <w:t>مخطط</w:t>
            </w:r>
            <w:r w:rsidR="00E910AF">
              <w:rPr>
                <w:rFonts w:asciiTheme="majorBidi" w:hAnsiTheme="majorBidi" w:cs="Times New Roman" w:hint="cs"/>
                <w:sz w:val="28"/>
                <w:szCs w:val="28"/>
                <w:rtl/>
              </w:rPr>
              <w:t xml:space="preserve"> </w:t>
            </w:r>
            <w:r w:rsidR="00E910AF" w:rsidRPr="00CC6009">
              <w:rPr>
                <w:rFonts w:asciiTheme="majorBidi" w:hAnsiTheme="majorBidi" w:cs="Times New Roman"/>
                <w:sz w:val="28"/>
                <w:szCs w:val="28"/>
                <w:rtl/>
              </w:rPr>
              <w:t>انسياب</w:t>
            </w:r>
            <w:r w:rsidR="00E910AF">
              <w:rPr>
                <w:rFonts w:asciiTheme="majorBidi" w:hAnsiTheme="majorBidi" w:cs="Times New Roman" w:hint="cs"/>
                <w:sz w:val="28"/>
                <w:szCs w:val="28"/>
                <w:rtl/>
              </w:rPr>
              <w:t xml:space="preserve"> </w:t>
            </w:r>
            <w:r w:rsidR="00E910AF" w:rsidRPr="00CC6009">
              <w:rPr>
                <w:rFonts w:asciiTheme="majorBidi" w:hAnsiTheme="majorBidi" w:cs="Times New Roman"/>
                <w:sz w:val="28"/>
                <w:szCs w:val="28"/>
                <w:rtl/>
              </w:rPr>
              <w:t>البيانات</w:t>
            </w:r>
            <w:r w:rsidRPr="00CC6009">
              <w:rPr>
                <w:rFonts w:asciiTheme="majorBidi" w:hAnsiTheme="majorBidi" w:cstheme="majorBidi"/>
                <w:sz w:val="28"/>
                <w:szCs w:val="28"/>
              </w:rPr>
              <w:t xml:space="preserve"> </w:t>
            </w:r>
          </w:p>
        </w:tc>
        <w:tc>
          <w:tcPr>
            <w:tcW w:w="805" w:type="dxa"/>
          </w:tcPr>
          <w:p w14:paraId="3230090D" w14:textId="7221A510" w:rsidR="00681EA8" w:rsidRPr="00CC6009" w:rsidRDefault="00271134" w:rsidP="00BE5F2D">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Pr>
              <w:t>3.3.1</w:t>
            </w:r>
          </w:p>
        </w:tc>
      </w:tr>
      <w:tr w:rsidR="00681EA8" w:rsidRPr="00CC6009" w14:paraId="2CDFBA78" w14:textId="77777777" w:rsidTr="00495E36">
        <w:tc>
          <w:tcPr>
            <w:cnfStyle w:val="001000000000" w:firstRow="0" w:lastRow="0" w:firstColumn="1" w:lastColumn="0" w:oddVBand="0" w:evenVBand="0" w:oddHBand="0" w:evenHBand="0" w:firstRowFirstColumn="0" w:firstRowLastColumn="0" w:lastRowFirstColumn="0" w:lastRowLastColumn="0"/>
            <w:tcW w:w="1345" w:type="dxa"/>
          </w:tcPr>
          <w:p w14:paraId="157D1DCE" w14:textId="45163209" w:rsidR="00681EA8" w:rsidRPr="00CC6009" w:rsidRDefault="00E910AF" w:rsidP="00BE5F2D">
            <w:pPr>
              <w:spacing w:line="360" w:lineRule="auto"/>
              <w:jc w:val="center"/>
              <w:rPr>
                <w:rFonts w:asciiTheme="majorBidi" w:hAnsiTheme="majorBidi" w:cstheme="majorBidi"/>
                <w:b w:val="0"/>
                <w:bCs w:val="0"/>
                <w:sz w:val="28"/>
                <w:szCs w:val="28"/>
              </w:rPr>
            </w:pPr>
            <w:r>
              <w:rPr>
                <w:rFonts w:asciiTheme="majorBidi" w:hAnsiTheme="majorBidi" w:cstheme="majorBidi"/>
                <w:b w:val="0"/>
                <w:bCs w:val="0"/>
                <w:sz w:val="28"/>
                <w:szCs w:val="28"/>
              </w:rPr>
              <w:t>29</w:t>
            </w:r>
          </w:p>
        </w:tc>
        <w:tc>
          <w:tcPr>
            <w:tcW w:w="4320" w:type="dxa"/>
          </w:tcPr>
          <w:p w14:paraId="7BED238D" w14:textId="5A92B00C" w:rsidR="00681EA8" w:rsidRPr="00CC6009" w:rsidRDefault="00F47776" w:rsidP="00BE5F2D">
            <w:pPr>
              <w:spacing w:line="360" w:lineRule="auto"/>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Pr>
              <w:t>Design phase</w:t>
            </w:r>
          </w:p>
        </w:tc>
        <w:tc>
          <w:tcPr>
            <w:tcW w:w="2880" w:type="dxa"/>
          </w:tcPr>
          <w:p w14:paraId="5379CF82" w14:textId="58FF9AD3" w:rsidR="00681EA8" w:rsidRPr="00CC6009" w:rsidRDefault="00843E05" w:rsidP="00BE5F2D">
            <w:pPr>
              <w:spacing w:line="360" w:lineRule="auto"/>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imes New Roman"/>
                <w:sz w:val="28"/>
                <w:szCs w:val="28"/>
                <w:rtl/>
              </w:rPr>
              <w:t>مرحلة</w:t>
            </w:r>
            <w:r w:rsidR="00E910AF">
              <w:rPr>
                <w:rFonts w:asciiTheme="majorBidi" w:hAnsiTheme="majorBidi" w:cs="Times New Roman" w:hint="cs"/>
                <w:sz w:val="28"/>
                <w:szCs w:val="28"/>
                <w:rtl/>
              </w:rPr>
              <w:t xml:space="preserve"> </w:t>
            </w:r>
            <w:r w:rsidR="00E910AF" w:rsidRPr="00CC6009">
              <w:rPr>
                <w:rFonts w:asciiTheme="majorBidi" w:hAnsiTheme="majorBidi" w:cs="Times New Roman"/>
                <w:sz w:val="28"/>
                <w:szCs w:val="28"/>
                <w:rtl/>
              </w:rPr>
              <w:t>التصميم</w:t>
            </w:r>
            <w:r w:rsidRPr="00CC6009">
              <w:rPr>
                <w:rFonts w:asciiTheme="majorBidi" w:hAnsiTheme="majorBidi" w:cstheme="majorBidi"/>
                <w:sz w:val="28"/>
                <w:szCs w:val="28"/>
              </w:rPr>
              <w:t xml:space="preserve"> </w:t>
            </w:r>
          </w:p>
        </w:tc>
        <w:tc>
          <w:tcPr>
            <w:tcW w:w="805" w:type="dxa"/>
          </w:tcPr>
          <w:p w14:paraId="031A8EAA" w14:textId="1C73737F" w:rsidR="00681EA8" w:rsidRPr="00CC6009" w:rsidRDefault="003E3912" w:rsidP="00BE5F2D">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Pr>
              <w:t>4</w:t>
            </w:r>
          </w:p>
        </w:tc>
      </w:tr>
      <w:tr w:rsidR="00681EA8" w:rsidRPr="00CC6009" w14:paraId="403834BE" w14:textId="77777777" w:rsidTr="00495E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08735DC0" w14:textId="63CB84DC" w:rsidR="00681EA8" w:rsidRPr="00CC6009" w:rsidRDefault="00E910AF" w:rsidP="00BE5F2D">
            <w:pPr>
              <w:spacing w:line="360" w:lineRule="auto"/>
              <w:jc w:val="center"/>
              <w:rPr>
                <w:rFonts w:asciiTheme="majorBidi" w:hAnsiTheme="majorBidi" w:cstheme="majorBidi"/>
                <w:b w:val="0"/>
                <w:bCs w:val="0"/>
                <w:sz w:val="28"/>
                <w:szCs w:val="28"/>
              </w:rPr>
            </w:pPr>
            <w:r>
              <w:rPr>
                <w:rFonts w:asciiTheme="majorBidi" w:hAnsiTheme="majorBidi" w:cstheme="majorBidi"/>
                <w:b w:val="0"/>
                <w:bCs w:val="0"/>
                <w:sz w:val="28"/>
                <w:szCs w:val="28"/>
              </w:rPr>
              <w:t>30</w:t>
            </w:r>
          </w:p>
        </w:tc>
        <w:tc>
          <w:tcPr>
            <w:tcW w:w="4320" w:type="dxa"/>
          </w:tcPr>
          <w:p w14:paraId="4CE04D51" w14:textId="3215A937" w:rsidR="00681EA8" w:rsidRPr="00CC6009" w:rsidRDefault="00801078" w:rsidP="00BE5F2D">
            <w:pPr>
              <w:spacing w:line="360" w:lineRule="auto"/>
              <w:jc w:val="righ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Pr>
              <w:t>About the design stage</w:t>
            </w:r>
          </w:p>
        </w:tc>
        <w:tc>
          <w:tcPr>
            <w:tcW w:w="2880" w:type="dxa"/>
          </w:tcPr>
          <w:p w14:paraId="5402E99A" w14:textId="1C217F2C" w:rsidR="00681EA8" w:rsidRPr="00CC6009" w:rsidRDefault="00BE0D58" w:rsidP="00BE5F2D">
            <w:pPr>
              <w:spacing w:line="360" w:lineRule="auto"/>
              <w:jc w:val="righ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imes New Roman"/>
                <w:sz w:val="28"/>
                <w:szCs w:val="28"/>
                <w:rtl/>
              </w:rPr>
              <w:t>نبذة</w:t>
            </w:r>
            <w:r w:rsidR="00E910AF">
              <w:rPr>
                <w:rFonts w:asciiTheme="majorBidi" w:hAnsiTheme="majorBidi" w:cs="Times New Roman" w:hint="cs"/>
                <w:sz w:val="28"/>
                <w:szCs w:val="28"/>
                <w:rtl/>
              </w:rPr>
              <w:t xml:space="preserve"> </w:t>
            </w:r>
            <w:r w:rsidR="00E910AF" w:rsidRPr="00CC6009">
              <w:rPr>
                <w:rFonts w:asciiTheme="majorBidi" w:hAnsiTheme="majorBidi" w:cs="Times New Roman"/>
                <w:sz w:val="28"/>
                <w:szCs w:val="28"/>
                <w:rtl/>
              </w:rPr>
              <w:t>عن</w:t>
            </w:r>
            <w:r w:rsidR="00E910AF">
              <w:rPr>
                <w:rFonts w:asciiTheme="majorBidi" w:hAnsiTheme="majorBidi" w:cs="Times New Roman" w:hint="cs"/>
                <w:sz w:val="28"/>
                <w:szCs w:val="28"/>
                <w:rtl/>
              </w:rPr>
              <w:t xml:space="preserve"> </w:t>
            </w:r>
            <w:r w:rsidR="00E910AF" w:rsidRPr="00CC6009">
              <w:rPr>
                <w:rFonts w:asciiTheme="majorBidi" w:hAnsiTheme="majorBidi" w:cs="Times New Roman"/>
                <w:sz w:val="28"/>
                <w:szCs w:val="28"/>
                <w:rtl/>
              </w:rPr>
              <w:t>المرحلة</w:t>
            </w:r>
            <w:r w:rsidR="00E910AF">
              <w:rPr>
                <w:rFonts w:asciiTheme="majorBidi" w:hAnsiTheme="majorBidi" w:cs="Times New Roman" w:hint="cs"/>
                <w:sz w:val="28"/>
                <w:szCs w:val="28"/>
                <w:rtl/>
              </w:rPr>
              <w:t xml:space="preserve"> </w:t>
            </w:r>
            <w:r w:rsidR="00E910AF" w:rsidRPr="00CC6009">
              <w:rPr>
                <w:rFonts w:asciiTheme="majorBidi" w:hAnsiTheme="majorBidi" w:cs="Times New Roman"/>
                <w:sz w:val="28"/>
                <w:szCs w:val="28"/>
                <w:rtl/>
              </w:rPr>
              <w:t>التصميمية</w:t>
            </w:r>
            <w:r w:rsidRPr="00CC6009">
              <w:rPr>
                <w:rFonts w:asciiTheme="majorBidi" w:hAnsiTheme="majorBidi" w:cstheme="majorBidi"/>
                <w:sz w:val="28"/>
                <w:szCs w:val="28"/>
              </w:rPr>
              <w:t xml:space="preserve"> </w:t>
            </w:r>
          </w:p>
        </w:tc>
        <w:tc>
          <w:tcPr>
            <w:tcW w:w="805" w:type="dxa"/>
          </w:tcPr>
          <w:p w14:paraId="0EC8963C" w14:textId="5322712C" w:rsidR="00681EA8" w:rsidRPr="00CC6009" w:rsidRDefault="003E3912" w:rsidP="00BE5F2D">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Pr>
              <w:t>4.1</w:t>
            </w:r>
          </w:p>
        </w:tc>
      </w:tr>
      <w:tr w:rsidR="00681EA8" w:rsidRPr="00CC6009" w14:paraId="31CE4890" w14:textId="77777777" w:rsidTr="00495E36">
        <w:tc>
          <w:tcPr>
            <w:cnfStyle w:val="001000000000" w:firstRow="0" w:lastRow="0" w:firstColumn="1" w:lastColumn="0" w:oddVBand="0" w:evenVBand="0" w:oddHBand="0" w:evenHBand="0" w:firstRowFirstColumn="0" w:firstRowLastColumn="0" w:lastRowFirstColumn="0" w:lastRowLastColumn="0"/>
            <w:tcW w:w="1345" w:type="dxa"/>
          </w:tcPr>
          <w:p w14:paraId="20D434FB" w14:textId="1ABD6BF1" w:rsidR="00681EA8" w:rsidRPr="00CC6009" w:rsidRDefault="00E910AF" w:rsidP="00BE5F2D">
            <w:pPr>
              <w:spacing w:line="360" w:lineRule="auto"/>
              <w:jc w:val="center"/>
              <w:rPr>
                <w:rFonts w:asciiTheme="majorBidi" w:hAnsiTheme="majorBidi" w:cstheme="majorBidi"/>
                <w:b w:val="0"/>
                <w:bCs w:val="0"/>
                <w:sz w:val="28"/>
                <w:szCs w:val="28"/>
              </w:rPr>
            </w:pPr>
            <w:r>
              <w:rPr>
                <w:rFonts w:asciiTheme="majorBidi" w:hAnsiTheme="majorBidi" w:cstheme="majorBidi"/>
                <w:b w:val="0"/>
                <w:bCs w:val="0"/>
                <w:sz w:val="28"/>
                <w:szCs w:val="28"/>
              </w:rPr>
              <w:t>30</w:t>
            </w:r>
          </w:p>
        </w:tc>
        <w:tc>
          <w:tcPr>
            <w:tcW w:w="4320" w:type="dxa"/>
          </w:tcPr>
          <w:p w14:paraId="0801515C" w14:textId="4125683F" w:rsidR="00681EA8" w:rsidRPr="00CC6009" w:rsidRDefault="000B0BFC" w:rsidP="00BE5F2D">
            <w:pPr>
              <w:spacing w:line="360" w:lineRule="auto"/>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Pr>
              <w:t>Designing database</w:t>
            </w:r>
          </w:p>
        </w:tc>
        <w:tc>
          <w:tcPr>
            <w:tcW w:w="2880" w:type="dxa"/>
          </w:tcPr>
          <w:p w14:paraId="359AF789" w14:textId="54D27BB8" w:rsidR="00681EA8" w:rsidRPr="00CC6009" w:rsidRDefault="00FE20F7" w:rsidP="00BE5F2D">
            <w:pPr>
              <w:spacing w:line="360" w:lineRule="auto"/>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imes New Roman"/>
                <w:sz w:val="28"/>
                <w:szCs w:val="28"/>
                <w:rtl/>
              </w:rPr>
              <w:t>تصميم</w:t>
            </w:r>
            <w:r w:rsidR="00E910AF">
              <w:rPr>
                <w:rFonts w:asciiTheme="majorBidi" w:hAnsiTheme="majorBidi" w:cs="Times New Roman" w:hint="cs"/>
                <w:sz w:val="28"/>
                <w:szCs w:val="28"/>
                <w:rtl/>
              </w:rPr>
              <w:t xml:space="preserve"> </w:t>
            </w:r>
            <w:r w:rsidR="00E910AF" w:rsidRPr="00CC6009">
              <w:rPr>
                <w:rFonts w:asciiTheme="majorBidi" w:hAnsiTheme="majorBidi" w:cs="Times New Roman"/>
                <w:sz w:val="28"/>
                <w:szCs w:val="28"/>
                <w:rtl/>
              </w:rPr>
              <w:t>قاعدة</w:t>
            </w:r>
            <w:r w:rsidR="00E910AF">
              <w:rPr>
                <w:rFonts w:asciiTheme="majorBidi" w:hAnsiTheme="majorBidi" w:cs="Times New Roman" w:hint="cs"/>
                <w:sz w:val="28"/>
                <w:szCs w:val="28"/>
                <w:rtl/>
              </w:rPr>
              <w:t xml:space="preserve"> </w:t>
            </w:r>
            <w:r w:rsidR="00E910AF" w:rsidRPr="00CC6009">
              <w:rPr>
                <w:rFonts w:asciiTheme="majorBidi" w:hAnsiTheme="majorBidi" w:cs="Times New Roman"/>
                <w:sz w:val="28"/>
                <w:szCs w:val="28"/>
                <w:rtl/>
              </w:rPr>
              <w:t>البيانات</w:t>
            </w:r>
            <w:r w:rsidRPr="00CC6009">
              <w:rPr>
                <w:rFonts w:asciiTheme="majorBidi" w:hAnsiTheme="majorBidi" w:cstheme="majorBidi"/>
                <w:sz w:val="28"/>
                <w:szCs w:val="28"/>
              </w:rPr>
              <w:t xml:space="preserve"> </w:t>
            </w:r>
          </w:p>
        </w:tc>
        <w:tc>
          <w:tcPr>
            <w:tcW w:w="805" w:type="dxa"/>
          </w:tcPr>
          <w:p w14:paraId="151716B1" w14:textId="49DA98C4" w:rsidR="00681EA8" w:rsidRPr="00CC6009" w:rsidRDefault="00205ED2" w:rsidP="00BE5F2D">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Pr>
              <w:t>4.2</w:t>
            </w:r>
          </w:p>
        </w:tc>
      </w:tr>
      <w:tr w:rsidR="00681EA8" w:rsidRPr="00CC6009" w14:paraId="5B0DA356" w14:textId="77777777" w:rsidTr="00495E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33F84747" w14:textId="0E833D8C" w:rsidR="00681EA8" w:rsidRPr="00CC6009" w:rsidRDefault="00446EBD" w:rsidP="00BE5F2D">
            <w:pPr>
              <w:spacing w:line="360" w:lineRule="auto"/>
              <w:jc w:val="center"/>
              <w:rPr>
                <w:rFonts w:asciiTheme="majorBidi" w:hAnsiTheme="majorBidi" w:cstheme="majorBidi"/>
                <w:b w:val="0"/>
                <w:bCs w:val="0"/>
                <w:sz w:val="28"/>
                <w:szCs w:val="28"/>
              </w:rPr>
            </w:pPr>
            <w:r>
              <w:rPr>
                <w:rFonts w:asciiTheme="majorBidi" w:hAnsiTheme="majorBidi" w:cstheme="majorBidi"/>
                <w:b w:val="0"/>
                <w:bCs w:val="0"/>
                <w:sz w:val="28"/>
                <w:szCs w:val="28"/>
              </w:rPr>
              <w:t>31</w:t>
            </w:r>
          </w:p>
        </w:tc>
        <w:tc>
          <w:tcPr>
            <w:tcW w:w="4320" w:type="dxa"/>
          </w:tcPr>
          <w:p w14:paraId="56D34D47" w14:textId="403E2686" w:rsidR="00681EA8" w:rsidRPr="00CC6009" w:rsidRDefault="00CA357C" w:rsidP="00BE5F2D">
            <w:pPr>
              <w:spacing w:line="360" w:lineRule="auto"/>
              <w:jc w:val="righ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Pr>
              <w:t>Data dictionary</w:t>
            </w:r>
          </w:p>
        </w:tc>
        <w:tc>
          <w:tcPr>
            <w:tcW w:w="2880" w:type="dxa"/>
          </w:tcPr>
          <w:p w14:paraId="03487882" w14:textId="171C815A" w:rsidR="00681EA8" w:rsidRPr="00CC6009" w:rsidRDefault="00C35FC7" w:rsidP="00BE5F2D">
            <w:pPr>
              <w:spacing w:line="360" w:lineRule="auto"/>
              <w:jc w:val="righ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imes New Roman"/>
                <w:sz w:val="28"/>
                <w:szCs w:val="28"/>
                <w:rtl/>
              </w:rPr>
              <w:t>قاموس</w:t>
            </w:r>
            <w:r w:rsidR="00E910AF">
              <w:rPr>
                <w:rFonts w:asciiTheme="majorBidi" w:hAnsiTheme="majorBidi" w:cs="Times New Roman" w:hint="cs"/>
                <w:sz w:val="28"/>
                <w:szCs w:val="28"/>
                <w:rtl/>
              </w:rPr>
              <w:t xml:space="preserve"> </w:t>
            </w:r>
            <w:r w:rsidR="00E910AF" w:rsidRPr="00CC6009">
              <w:rPr>
                <w:rFonts w:asciiTheme="majorBidi" w:hAnsiTheme="majorBidi" w:cs="Times New Roman"/>
                <w:sz w:val="28"/>
                <w:szCs w:val="28"/>
                <w:rtl/>
              </w:rPr>
              <w:t>البيانات</w:t>
            </w:r>
            <w:r w:rsidRPr="00CC6009">
              <w:rPr>
                <w:rFonts w:asciiTheme="majorBidi" w:hAnsiTheme="majorBidi" w:cstheme="majorBidi"/>
                <w:sz w:val="28"/>
                <w:szCs w:val="28"/>
              </w:rPr>
              <w:t xml:space="preserve"> </w:t>
            </w:r>
          </w:p>
        </w:tc>
        <w:tc>
          <w:tcPr>
            <w:tcW w:w="805" w:type="dxa"/>
          </w:tcPr>
          <w:p w14:paraId="0E43D34B" w14:textId="34723747" w:rsidR="00681EA8" w:rsidRPr="00CC6009" w:rsidRDefault="00205ED2" w:rsidP="00BE5F2D">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Pr>
              <w:t>4.2.1</w:t>
            </w:r>
          </w:p>
        </w:tc>
      </w:tr>
      <w:tr w:rsidR="00681EA8" w:rsidRPr="00CC6009" w14:paraId="34D32972" w14:textId="77777777" w:rsidTr="00495E36">
        <w:tc>
          <w:tcPr>
            <w:cnfStyle w:val="001000000000" w:firstRow="0" w:lastRow="0" w:firstColumn="1" w:lastColumn="0" w:oddVBand="0" w:evenVBand="0" w:oddHBand="0" w:evenHBand="0" w:firstRowFirstColumn="0" w:firstRowLastColumn="0" w:lastRowFirstColumn="0" w:lastRowLastColumn="0"/>
            <w:tcW w:w="1345" w:type="dxa"/>
          </w:tcPr>
          <w:p w14:paraId="05EDCFCD" w14:textId="4277E560" w:rsidR="00681EA8" w:rsidRPr="00CC6009" w:rsidRDefault="00446EBD" w:rsidP="00BE5F2D">
            <w:pPr>
              <w:spacing w:line="360" w:lineRule="auto"/>
              <w:jc w:val="center"/>
              <w:rPr>
                <w:rFonts w:asciiTheme="majorBidi" w:hAnsiTheme="majorBidi" w:cstheme="majorBidi"/>
                <w:b w:val="0"/>
                <w:bCs w:val="0"/>
                <w:sz w:val="28"/>
                <w:szCs w:val="28"/>
              </w:rPr>
            </w:pPr>
            <w:r>
              <w:rPr>
                <w:rFonts w:asciiTheme="majorBidi" w:hAnsiTheme="majorBidi" w:cstheme="majorBidi"/>
                <w:b w:val="0"/>
                <w:bCs w:val="0"/>
                <w:sz w:val="28"/>
                <w:szCs w:val="28"/>
              </w:rPr>
              <w:t>31</w:t>
            </w:r>
          </w:p>
        </w:tc>
        <w:tc>
          <w:tcPr>
            <w:tcW w:w="4320" w:type="dxa"/>
          </w:tcPr>
          <w:p w14:paraId="0F499151" w14:textId="36BE5C4D" w:rsidR="00681EA8" w:rsidRPr="00CC6009" w:rsidRDefault="00C95138" w:rsidP="00BE5F2D">
            <w:pPr>
              <w:spacing w:line="360" w:lineRule="auto"/>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Pr>
              <w:t>Database tables</w:t>
            </w:r>
          </w:p>
        </w:tc>
        <w:tc>
          <w:tcPr>
            <w:tcW w:w="2880" w:type="dxa"/>
          </w:tcPr>
          <w:p w14:paraId="1458797D" w14:textId="67476F40" w:rsidR="00681EA8" w:rsidRPr="00CC6009" w:rsidRDefault="00B632AF" w:rsidP="00BE5F2D">
            <w:pPr>
              <w:spacing w:line="360" w:lineRule="auto"/>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imes New Roman"/>
                <w:sz w:val="28"/>
                <w:szCs w:val="28"/>
                <w:rtl/>
              </w:rPr>
              <w:t>جداول</w:t>
            </w:r>
            <w:r w:rsidR="00446EBD">
              <w:rPr>
                <w:rFonts w:asciiTheme="majorBidi" w:hAnsiTheme="majorBidi" w:cs="Times New Roman" w:hint="cs"/>
                <w:sz w:val="28"/>
                <w:szCs w:val="28"/>
                <w:rtl/>
              </w:rPr>
              <w:t xml:space="preserve"> </w:t>
            </w:r>
            <w:r w:rsidR="00446EBD" w:rsidRPr="00CC6009">
              <w:rPr>
                <w:rFonts w:asciiTheme="majorBidi" w:hAnsiTheme="majorBidi" w:cs="Times New Roman"/>
                <w:sz w:val="28"/>
                <w:szCs w:val="28"/>
                <w:rtl/>
              </w:rPr>
              <w:t>قاعدة</w:t>
            </w:r>
            <w:r w:rsidR="00446EBD">
              <w:rPr>
                <w:rFonts w:asciiTheme="majorBidi" w:hAnsiTheme="majorBidi" w:cs="Times New Roman" w:hint="cs"/>
                <w:sz w:val="28"/>
                <w:szCs w:val="28"/>
                <w:rtl/>
              </w:rPr>
              <w:t xml:space="preserve"> </w:t>
            </w:r>
            <w:r w:rsidR="00446EBD" w:rsidRPr="00CC6009">
              <w:rPr>
                <w:rFonts w:asciiTheme="majorBidi" w:hAnsiTheme="majorBidi" w:cs="Times New Roman"/>
                <w:sz w:val="28"/>
                <w:szCs w:val="28"/>
                <w:rtl/>
              </w:rPr>
              <w:t>البيانات</w:t>
            </w:r>
            <w:r w:rsidRPr="00CC6009">
              <w:rPr>
                <w:rFonts w:asciiTheme="majorBidi" w:hAnsiTheme="majorBidi" w:cstheme="majorBidi"/>
                <w:sz w:val="28"/>
                <w:szCs w:val="28"/>
              </w:rPr>
              <w:t xml:space="preserve"> </w:t>
            </w:r>
          </w:p>
        </w:tc>
        <w:tc>
          <w:tcPr>
            <w:tcW w:w="805" w:type="dxa"/>
          </w:tcPr>
          <w:p w14:paraId="21397891" w14:textId="14FE8B0C" w:rsidR="00681EA8" w:rsidRPr="00CC6009" w:rsidRDefault="00B81721" w:rsidP="00BE5F2D">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Pr>
              <w:t>4.2.2</w:t>
            </w:r>
          </w:p>
        </w:tc>
      </w:tr>
      <w:tr w:rsidR="00681EA8" w:rsidRPr="00CC6009" w14:paraId="4E21C8A4" w14:textId="77777777" w:rsidTr="00495E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06E4640C" w14:textId="378F0B56" w:rsidR="00681EA8" w:rsidRPr="00CC6009" w:rsidRDefault="00446EBD" w:rsidP="00BE5F2D">
            <w:pPr>
              <w:spacing w:line="360" w:lineRule="auto"/>
              <w:jc w:val="center"/>
              <w:rPr>
                <w:rFonts w:asciiTheme="majorBidi" w:hAnsiTheme="majorBidi" w:cstheme="majorBidi"/>
                <w:b w:val="0"/>
                <w:bCs w:val="0"/>
                <w:sz w:val="28"/>
                <w:szCs w:val="28"/>
              </w:rPr>
            </w:pPr>
            <w:r>
              <w:rPr>
                <w:rFonts w:asciiTheme="majorBidi" w:hAnsiTheme="majorBidi" w:cstheme="majorBidi"/>
                <w:b w:val="0"/>
                <w:bCs w:val="0"/>
                <w:sz w:val="28"/>
                <w:szCs w:val="28"/>
              </w:rPr>
              <w:t>38</w:t>
            </w:r>
          </w:p>
        </w:tc>
        <w:tc>
          <w:tcPr>
            <w:tcW w:w="4320" w:type="dxa"/>
          </w:tcPr>
          <w:p w14:paraId="02DEDACF" w14:textId="45E01B85" w:rsidR="00681EA8" w:rsidRPr="00CC6009" w:rsidRDefault="001B20BB" w:rsidP="00BE5F2D">
            <w:pPr>
              <w:spacing w:line="360" w:lineRule="auto"/>
              <w:jc w:val="righ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Pr>
              <w:t>Process design</w:t>
            </w:r>
          </w:p>
        </w:tc>
        <w:tc>
          <w:tcPr>
            <w:tcW w:w="2880" w:type="dxa"/>
          </w:tcPr>
          <w:p w14:paraId="3A7CDE63" w14:textId="5A506CEB" w:rsidR="00681EA8" w:rsidRPr="00CC6009" w:rsidRDefault="005531EE" w:rsidP="00BE5F2D">
            <w:pPr>
              <w:spacing w:line="360" w:lineRule="auto"/>
              <w:jc w:val="righ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imes New Roman"/>
                <w:sz w:val="28"/>
                <w:szCs w:val="28"/>
                <w:rtl/>
              </w:rPr>
              <w:t>تصميم</w:t>
            </w:r>
            <w:r w:rsidR="00446EBD">
              <w:rPr>
                <w:rFonts w:asciiTheme="majorBidi" w:hAnsiTheme="majorBidi" w:cs="Times New Roman" w:hint="cs"/>
                <w:sz w:val="28"/>
                <w:szCs w:val="28"/>
                <w:rtl/>
              </w:rPr>
              <w:t xml:space="preserve"> </w:t>
            </w:r>
            <w:r w:rsidR="00446EBD" w:rsidRPr="00CC6009">
              <w:rPr>
                <w:rFonts w:asciiTheme="majorBidi" w:hAnsiTheme="majorBidi" w:cs="Times New Roman"/>
                <w:sz w:val="28"/>
                <w:szCs w:val="28"/>
                <w:rtl/>
              </w:rPr>
              <w:t>العمليات</w:t>
            </w:r>
            <w:r w:rsidRPr="00CC6009">
              <w:rPr>
                <w:rFonts w:asciiTheme="majorBidi" w:hAnsiTheme="majorBidi" w:cstheme="majorBidi"/>
                <w:sz w:val="28"/>
                <w:szCs w:val="28"/>
              </w:rPr>
              <w:t xml:space="preserve"> </w:t>
            </w:r>
          </w:p>
        </w:tc>
        <w:tc>
          <w:tcPr>
            <w:tcW w:w="805" w:type="dxa"/>
          </w:tcPr>
          <w:p w14:paraId="636C55BB" w14:textId="2170DFD7" w:rsidR="00681EA8" w:rsidRPr="00CC6009" w:rsidRDefault="00CF2830" w:rsidP="00BE5F2D">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Pr>
              <w:t>4.3</w:t>
            </w:r>
          </w:p>
        </w:tc>
      </w:tr>
      <w:tr w:rsidR="00681EA8" w:rsidRPr="00CC6009" w14:paraId="0E14E089" w14:textId="77777777" w:rsidTr="00495E36">
        <w:tc>
          <w:tcPr>
            <w:cnfStyle w:val="001000000000" w:firstRow="0" w:lastRow="0" w:firstColumn="1" w:lastColumn="0" w:oddVBand="0" w:evenVBand="0" w:oddHBand="0" w:evenHBand="0" w:firstRowFirstColumn="0" w:firstRowLastColumn="0" w:lastRowFirstColumn="0" w:lastRowLastColumn="0"/>
            <w:tcW w:w="1345" w:type="dxa"/>
          </w:tcPr>
          <w:p w14:paraId="7C6B53AA" w14:textId="10E23034" w:rsidR="00681EA8" w:rsidRPr="00CC6009" w:rsidRDefault="00446EBD" w:rsidP="00BE5F2D">
            <w:pPr>
              <w:spacing w:line="360" w:lineRule="auto"/>
              <w:jc w:val="center"/>
              <w:rPr>
                <w:rFonts w:asciiTheme="majorBidi" w:hAnsiTheme="majorBidi" w:cstheme="majorBidi"/>
                <w:b w:val="0"/>
                <w:bCs w:val="0"/>
                <w:sz w:val="28"/>
                <w:szCs w:val="28"/>
              </w:rPr>
            </w:pPr>
            <w:r>
              <w:rPr>
                <w:rFonts w:asciiTheme="majorBidi" w:hAnsiTheme="majorBidi" w:cstheme="majorBidi"/>
                <w:b w:val="0"/>
                <w:bCs w:val="0"/>
                <w:sz w:val="28"/>
                <w:szCs w:val="28"/>
              </w:rPr>
              <w:t>38</w:t>
            </w:r>
          </w:p>
        </w:tc>
        <w:tc>
          <w:tcPr>
            <w:tcW w:w="4320" w:type="dxa"/>
          </w:tcPr>
          <w:p w14:paraId="3C75895C" w14:textId="3E9A16C5" w:rsidR="00681EA8" w:rsidRPr="00CC6009" w:rsidRDefault="00776C68" w:rsidP="00BE5F2D">
            <w:pPr>
              <w:spacing w:line="360" w:lineRule="auto"/>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Pr>
              <w:t>UCDUse-case diagram</w:t>
            </w:r>
          </w:p>
        </w:tc>
        <w:tc>
          <w:tcPr>
            <w:tcW w:w="2880" w:type="dxa"/>
          </w:tcPr>
          <w:p w14:paraId="042357C8" w14:textId="2CA56CA5" w:rsidR="00681EA8" w:rsidRPr="00CC6009" w:rsidRDefault="00FE57DF" w:rsidP="00BE5F2D">
            <w:pPr>
              <w:spacing w:line="360" w:lineRule="auto"/>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imes New Roman"/>
                <w:sz w:val="28"/>
                <w:szCs w:val="28"/>
                <w:rtl/>
              </w:rPr>
              <w:t>مخطط</w:t>
            </w:r>
            <w:r w:rsidR="00446EBD">
              <w:rPr>
                <w:rFonts w:asciiTheme="majorBidi" w:hAnsiTheme="majorBidi" w:cs="Times New Roman" w:hint="cs"/>
                <w:sz w:val="28"/>
                <w:szCs w:val="28"/>
                <w:rtl/>
              </w:rPr>
              <w:t xml:space="preserve"> </w:t>
            </w:r>
            <w:r w:rsidR="00446EBD" w:rsidRPr="00CC6009">
              <w:rPr>
                <w:rFonts w:asciiTheme="majorBidi" w:hAnsiTheme="majorBidi" w:cs="Times New Roman"/>
                <w:sz w:val="28"/>
                <w:szCs w:val="28"/>
                <w:rtl/>
              </w:rPr>
              <w:t>حالة</w:t>
            </w:r>
            <w:r w:rsidR="00446EBD">
              <w:rPr>
                <w:rFonts w:asciiTheme="majorBidi" w:hAnsiTheme="majorBidi" w:cs="Times New Roman" w:hint="cs"/>
                <w:sz w:val="28"/>
                <w:szCs w:val="28"/>
                <w:rtl/>
              </w:rPr>
              <w:t xml:space="preserve"> </w:t>
            </w:r>
            <w:r w:rsidR="00446EBD" w:rsidRPr="00CC6009">
              <w:rPr>
                <w:rFonts w:asciiTheme="majorBidi" w:hAnsiTheme="majorBidi" w:cs="Times New Roman"/>
                <w:sz w:val="28"/>
                <w:szCs w:val="28"/>
                <w:rtl/>
              </w:rPr>
              <w:t>الاستخدام</w:t>
            </w:r>
            <w:r w:rsidRPr="00CC6009">
              <w:rPr>
                <w:rFonts w:asciiTheme="majorBidi" w:hAnsiTheme="majorBidi" w:cstheme="majorBidi"/>
                <w:sz w:val="28"/>
                <w:szCs w:val="28"/>
              </w:rPr>
              <w:t xml:space="preserve"> </w:t>
            </w:r>
          </w:p>
        </w:tc>
        <w:tc>
          <w:tcPr>
            <w:tcW w:w="805" w:type="dxa"/>
          </w:tcPr>
          <w:p w14:paraId="5AEB4076" w14:textId="7E119B4C" w:rsidR="00681EA8" w:rsidRPr="00CC6009" w:rsidRDefault="00CF2830" w:rsidP="00BE5F2D">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Pr>
              <w:t>4.3.1</w:t>
            </w:r>
          </w:p>
        </w:tc>
      </w:tr>
      <w:tr w:rsidR="00681EA8" w:rsidRPr="00CC6009" w14:paraId="6411BBF0" w14:textId="77777777" w:rsidTr="00495E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79118C8F" w14:textId="23810BA3" w:rsidR="00681EA8" w:rsidRPr="00CC6009" w:rsidRDefault="00446EBD" w:rsidP="00BE5F2D">
            <w:pPr>
              <w:spacing w:line="360" w:lineRule="auto"/>
              <w:jc w:val="center"/>
              <w:rPr>
                <w:rFonts w:asciiTheme="majorBidi" w:hAnsiTheme="majorBidi" w:cstheme="majorBidi"/>
                <w:b w:val="0"/>
                <w:bCs w:val="0"/>
                <w:sz w:val="28"/>
                <w:szCs w:val="28"/>
              </w:rPr>
            </w:pPr>
            <w:r>
              <w:rPr>
                <w:rFonts w:asciiTheme="majorBidi" w:hAnsiTheme="majorBidi" w:cstheme="majorBidi"/>
                <w:b w:val="0"/>
                <w:bCs w:val="0"/>
                <w:sz w:val="28"/>
                <w:szCs w:val="28"/>
              </w:rPr>
              <w:t>46</w:t>
            </w:r>
          </w:p>
        </w:tc>
        <w:tc>
          <w:tcPr>
            <w:tcW w:w="4320" w:type="dxa"/>
          </w:tcPr>
          <w:p w14:paraId="314A36D2" w14:textId="150BFD4A" w:rsidR="00681EA8" w:rsidRPr="00CC6009" w:rsidRDefault="00B0410A" w:rsidP="00BE5F2D">
            <w:pPr>
              <w:spacing w:line="360" w:lineRule="auto"/>
              <w:jc w:val="righ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Pr>
              <w:t>Designing user interface</w:t>
            </w:r>
          </w:p>
        </w:tc>
        <w:tc>
          <w:tcPr>
            <w:tcW w:w="2880" w:type="dxa"/>
          </w:tcPr>
          <w:p w14:paraId="0725ED49" w14:textId="4EA5383F" w:rsidR="00681EA8" w:rsidRPr="00CC6009" w:rsidRDefault="00B0467F" w:rsidP="00BE5F2D">
            <w:pPr>
              <w:spacing w:line="360" w:lineRule="auto"/>
              <w:jc w:val="righ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imes New Roman"/>
                <w:sz w:val="28"/>
                <w:szCs w:val="28"/>
                <w:rtl/>
              </w:rPr>
              <w:t>تصميم</w:t>
            </w:r>
            <w:r w:rsidR="00446EBD">
              <w:rPr>
                <w:rFonts w:asciiTheme="majorBidi" w:hAnsiTheme="majorBidi" w:cs="Times New Roman" w:hint="cs"/>
                <w:sz w:val="28"/>
                <w:szCs w:val="28"/>
                <w:rtl/>
              </w:rPr>
              <w:t xml:space="preserve"> </w:t>
            </w:r>
            <w:r w:rsidR="00446EBD" w:rsidRPr="00CC6009">
              <w:rPr>
                <w:rFonts w:asciiTheme="majorBidi" w:hAnsiTheme="majorBidi" w:cs="Times New Roman"/>
                <w:sz w:val="28"/>
                <w:szCs w:val="28"/>
                <w:rtl/>
              </w:rPr>
              <w:t>واجهة</w:t>
            </w:r>
            <w:r w:rsidR="00446EBD">
              <w:rPr>
                <w:rFonts w:asciiTheme="majorBidi" w:hAnsiTheme="majorBidi" w:cs="Times New Roman" w:hint="cs"/>
                <w:sz w:val="28"/>
                <w:szCs w:val="28"/>
                <w:rtl/>
              </w:rPr>
              <w:t xml:space="preserve"> </w:t>
            </w:r>
            <w:r w:rsidR="00446EBD" w:rsidRPr="00CC6009">
              <w:rPr>
                <w:rFonts w:asciiTheme="majorBidi" w:hAnsiTheme="majorBidi" w:cs="Times New Roman"/>
                <w:sz w:val="28"/>
                <w:szCs w:val="28"/>
                <w:rtl/>
              </w:rPr>
              <w:t>المستخدم</w:t>
            </w:r>
            <w:r w:rsidRPr="00CC6009">
              <w:rPr>
                <w:rFonts w:asciiTheme="majorBidi" w:hAnsiTheme="majorBidi" w:cstheme="majorBidi"/>
                <w:sz w:val="28"/>
                <w:szCs w:val="28"/>
              </w:rPr>
              <w:t xml:space="preserve"> </w:t>
            </w:r>
          </w:p>
        </w:tc>
        <w:tc>
          <w:tcPr>
            <w:tcW w:w="805" w:type="dxa"/>
          </w:tcPr>
          <w:p w14:paraId="550CB893" w14:textId="46CA14B6" w:rsidR="00681EA8" w:rsidRPr="00CC6009" w:rsidRDefault="00635256" w:rsidP="00BE5F2D">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Pr>
              <w:t>4</w:t>
            </w:r>
            <w:r w:rsidR="00FE5FED" w:rsidRPr="00CC6009">
              <w:rPr>
                <w:rFonts w:asciiTheme="majorBidi" w:hAnsiTheme="majorBidi" w:cstheme="majorBidi"/>
                <w:sz w:val="28"/>
                <w:szCs w:val="28"/>
              </w:rPr>
              <w:t>.4</w:t>
            </w:r>
          </w:p>
        </w:tc>
      </w:tr>
      <w:tr w:rsidR="00681EA8" w:rsidRPr="00CC6009" w14:paraId="546DF978" w14:textId="77777777" w:rsidTr="00495E36">
        <w:tc>
          <w:tcPr>
            <w:cnfStyle w:val="001000000000" w:firstRow="0" w:lastRow="0" w:firstColumn="1" w:lastColumn="0" w:oddVBand="0" w:evenVBand="0" w:oddHBand="0" w:evenHBand="0" w:firstRowFirstColumn="0" w:firstRowLastColumn="0" w:lastRowFirstColumn="0" w:lastRowLastColumn="0"/>
            <w:tcW w:w="1345" w:type="dxa"/>
          </w:tcPr>
          <w:p w14:paraId="5A536409" w14:textId="16E4A459" w:rsidR="00681EA8" w:rsidRPr="00CC6009" w:rsidRDefault="00446EBD" w:rsidP="00BE5F2D">
            <w:pPr>
              <w:spacing w:line="360" w:lineRule="auto"/>
              <w:jc w:val="center"/>
              <w:rPr>
                <w:rFonts w:asciiTheme="majorBidi" w:hAnsiTheme="majorBidi" w:cstheme="majorBidi"/>
                <w:b w:val="0"/>
                <w:bCs w:val="0"/>
                <w:sz w:val="28"/>
                <w:szCs w:val="28"/>
              </w:rPr>
            </w:pPr>
            <w:r>
              <w:rPr>
                <w:rFonts w:asciiTheme="majorBidi" w:hAnsiTheme="majorBidi" w:cstheme="majorBidi"/>
                <w:b w:val="0"/>
                <w:bCs w:val="0"/>
                <w:sz w:val="28"/>
                <w:szCs w:val="28"/>
              </w:rPr>
              <w:t>54</w:t>
            </w:r>
          </w:p>
        </w:tc>
        <w:tc>
          <w:tcPr>
            <w:tcW w:w="4320" w:type="dxa"/>
          </w:tcPr>
          <w:p w14:paraId="4C318503" w14:textId="0862A9EA" w:rsidR="00681EA8" w:rsidRPr="00CC6009" w:rsidRDefault="001E705C" w:rsidP="00BE5F2D">
            <w:pPr>
              <w:spacing w:line="360" w:lineRule="auto"/>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Pr>
              <w:t>Testing Phase</w:t>
            </w:r>
          </w:p>
        </w:tc>
        <w:tc>
          <w:tcPr>
            <w:tcW w:w="2880" w:type="dxa"/>
          </w:tcPr>
          <w:p w14:paraId="22C89278" w14:textId="543C8DC0" w:rsidR="00681EA8" w:rsidRPr="00CC6009" w:rsidRDefault="00AA0B41" w:rsidP="00BE5F2D">
            <w:pPr>
              <w:spacing w:line="360" w:lineRule="auto"/>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imes New Roman"/>
                <w:sz w:val="28"/>
                <w:szCs w:val="28"/>
                <w:rtl/>
              </w:rPr>
              <w:t>مرحلة</w:t>
            </w:r>
            <w:r w:rsidR="00446EBD">
              <w:rPr>
                <w:rFonts w:asciiTheme="majorBidi" w:hAnsiTheme="majorBidi" w:cs="Times New Roman" w:hint="cs"/>
                <w:sz w:val="28"/>
                <w:szCs w:val="28"/>
                <w:rtl/>
              </w:rPr>
              <w:t xml:space="preserve"> </w:t>
            </w:r>
            <w:r w:rsidR="00446EBD" w:rsidRPr="00CC6009">
              <w:rPr>
                <w:rFonts w:asciiTheme="majorBidi" w:hAnsiTheme="majorBidi" w:cs="Times New Roman"/>
                <w:sz w:val="28"/>
                <w:szCs w:val="28"/>
                <w:rtl/>
              </w:rPr>
              <w:t>الاختبار</w:t>
            </w:r>
            <w:r w:rsidRPr="00CC6009">
              <w:rPr>
                <w:rFonts w:asciiTheme="majorBidi" w:hAnsiTheme="majorBidi" w:cstheme="majorBidi"/>
                <w:sz w:val="28"/>
                <w:szCs w:val="28"/>
              </w:rPr>
              <w:t xml:space="preserve"> </w:t>
            </w:r>
          </w:p>
        </w:tc>
        <w:tc>
          <w:tcPr>
            <w:tcW w:w="805" w:type="dxa"/>
          </w:tcPr>
          <w:p w14:paraId="03A7B8EC" w14:textId="2C5FFFD7" w:rsidR="00681EA8" w:rsidRPr="00CC6009" w:rsidRDefault="00160515" w:rsidP="00BE5F2D">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Pr>
              <w:t>5</w:t>
            </w:r>
          </w:p>
        </w:tc>
      </w:tr>
      <w:tr w:rsidR="00681EA8" w:rsidRPr="00CC6009" w14:paraId="03639736" w14:textId="77777777" w:rsidTr="00495E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55C33AB2" w14:textId="20D83567" w:rsidR="00681EA8" w:rsidRPr="00CC6009" w:rsidRDefault="00446EBD" w:rsidP="00BE5F2D">
            <w:pPr>
              <w:spacing w:line="360" w:lineRule="auto"/>
              <w:jc w:val="center"/>
              <w:rPr>
                <w:rFonts w:asciiTheme="majorBidi" w:hAnsiTheme="majorBidi" w:cstheme="majorBidi"/>
                <w:b w:val="0"/>
                <w:bCs w:val="0"/>
                <w:sz w:val="28"/>
                <w:szCs w:val="28"/>
              </w:rPr>
            </w:pPr>
            <w:r>
              <w:rPr>
                <w:rFonts w:asciiTheme="majorBidi" w:hAnsiTheme="majorBidi" w:cstheme="majorBidi"/>
                <w:b w:val="0"/>
                <w:bCs w:val="0"/>
                <w:sz w:val="28"/>
                <w:szCs w:val="28"/>
              </w:rPr>
              <w:t>55</w:t>
            </w:r>
          </w:p>
        </w:tc>
        <w:tc>
          <w:tcPr>
            <w:tcW w:w="4320" w:type="dxa"/>
          </w:tcPr>
          <w:p w14:paraId="3DAF9009" w14:textId="7458DC81" w:rsidR="00681EA8" w:rsidRPr="00CC6009" w:rsidRDefault="00A06CF3" w:rsidP="00BE5F2D">
            <w:pPr>
              <w:spacing w:line="360" w:lineRule="auto"/>
              <w:jc w:val="righ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Pr>
              <w:t>Module Test</w:t>
            </w:r>
          </w:p>
        </w:tc>
        <w:tc>
          <w:tcPr>
            <w:tcW w:w="2880" w:type="dxa"/>
          </w:tcPr>
          <w:p w14:paraId="13358D27" w14:textId="14BF41D2" w:rsidR="00681EA8" w:rsidRPr="00CC6009" w:rsidRDefault="000414DD" w:rsidP="00BE5F2D">
            <w:pPr>
              <w:spacing w:line="360" w:lineRule="auto"/>
              <w:jc w:val="righ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imes New Roman"/>
                <w:sz w:val="28"/>
                <w:szCs w:val="28"/>
                <w:rtl/>
              </w:rPr>
              <w:t>اختبار</w:t>
            </w:r>
            <w:r w:rsidR="00446EBD">
              <w:rPr>
                <w:rFonts w:asciiTheme="majorBidi" w:hAnsiTheme="majorBidi" w:cs="Times New Roman" w:hint="cs"/>
                <w:sz w:val="28"/>
                <w:szCs w:val="28"/>
                <w:rtl/>
              </w:rPr>
              <w:t xml:space="preserve"> </w:t>
            </w:r>
            <w:r w:rsidR="00446EBD" w:rsidRPr="00CC6009">
              <w:rPr>
                <w:rFonts w:asciiTheme="majorBidi" w:hAnsiTheme="majorBidi" w:cs="Times New Roman"/>
                <w:sz w:val="28"/>
                <w:szCs w:val="28"/>
                <w:rtl/>
              </w:rPr>
              <w:t>الجزء</w:t>
            </w:r>
            <w:r w:rsidR="00446EBD">
              <w:rPr>
                <w:rFonts w:asciiTheme="majorBidi" w:hAnsiTheme="majorBidi" w:cs="Times New Roman" w:hint="cs"/>
                <w:sz w:val="28"/>
                <w:szCs w:val="28"/>
                <w:rtl/>
              </w:rPr>
              <w:t xml:space="preserve"> </w:t>
            </w:r>
            <w:r w:rsidR="00446EBD" w:rsidRPr="00CC6009">
              <w:rPr>
                <w:rFonts w:asciiTheme="majorBidi" w:hAnsiTheme="majorBidi" w:cs="Times New Roman"/>
                <w:sz w:val="28"/>
                <w:szCs w:val="28"/>
                <w:rtl/>
              </w:rPr>
              <w:t>البرمجي</w:t>
            </w:r>
            <w:r w:rsidRPr="00CC6009">
              <w:rPr>
                <w:rFonts w:asciiTheme="majorBidi" w:hAnsiTheme="majorBidi" w:cstheme="majorBidi"/>
                <w:sz w:val="28"/>
                <w:szCs w:val="28"/>
              </w:rPr>
              <w:t xml:space="preserve"> </w:t>
            </w:r>
          </w:p>
        </w:tc>
        <w:tc>
          <w:tcPr>
            <w:tcW w:w="805" w:type="dxa"/>
          </w:tcPr>
          <w:p w14:paraId="0874C985" w14:textId="722E7881" w:rsidR="00681EA8" w:rsidRPr="00CC6009" w:rsidRDefault="00A637E7" w:rsidP="00BE5F2D">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Pr>
              <w:t>5.1</w:t>
            </w:r>
          </w:p>
        </w:tc>
      </w:tr>
      <w:tr w:rsidR="00681EA8" w:rsidRPr="00CC6009" w14:paraId="6EE07AF7" w14:textId="77777777" w:rsidTr="00495E36">
        <w:tc>
          <w:tcPr>
            <w:cnfStyle w:val="001000000000" w:firstRow="0" w:lastRow="0" w:firstColumn="1" w:lastColumn="0" w:oddVBand="0" w:evenVBand="0" w:oddHBand="0" w:evenHBand="0" w:firstRowFirstColumn="0" w:firstRowLastColumn="0" w:lastRowFirstColumn="0" w:lastRowLastColumn="0"/>
            <w:tcW w:w="1345" w:type="dxa"/>
          </w:tcPr>
          <w:p w14:paraId="068E4C0C" w14:textId="5E3B37D1" w:rsidR="00681EA8" w:rsidRPr="00CC6009" w:rsidRDefault="00446EBD" w:rsidP="00BE5F2D">
            <w:pPr>
              <w:spacing w:line="360" w:lineRule="auto"/>
              <w:jc w:val="center"/>
              <w:rPr>
                <w:rFonts w:asciiTheme="majorBidi" w:hAnsiTheme="majorBidi" w:cstheme="majorBidi"/>
                <w:b w:val="0"/>
                <w:bCs w:val="0"/>
                <w:sz w:val="28"/>
                <w:szCs w:val="28"/>
              </w:rPr>
            </w:pPr>
            <w:r>
              <w:rPr>
                <w:rFonts w:asciiTheme="majorBidi" w:hAnsiTheme="majorBidi" w:cstheme="majorBidi"/>
                <w:b w:val="0"/>
                <w:bCs w:val="0"/>
                <w:sz w:val="28"/>
                <w:szCs w:val="28"/>
              </w:rPr>
              <w:t>55</w:t>
            </w:r>
          </w:p>
        </w:tc>
        <w:tc>
          <w:tcPr>
            <w:tcW w:w="4320" w:type="dxa"/>
          </w:tcPr>
          <w:p w14:paraId="1C08176B" w14:textId="63ED72C9" w:rsidR="00681EA8" w:rsidRPr="00CC6009" w:rsidRDefault="002264ED" w:rsidP="00BE5F2D">
            <w:pPr>
              <w:spacing w:line="360" w:lineRule="auto"/>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Pr>
              <w:t>Integration Test</w:t>
            </w:r>
          </w:p>
        </w:tc>
        <w:tc>
          <w:tcPr>
            <w:tcW w:w="2880" w:type="dxa"/>
          </w:tcPr>
          <w:p w14:paraId="7D771A0A" w14:textId="565AC48F" w:rsidR="00681EA8" w:rsidRPr="00CC6009" w:rsidRDefault="003A5153" w:rsidP="00BE5F2D">
            <w:pPr>
              <w:spacing w:line="360" w:lineRule="auto"/>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imes New Roman"/>
                <w:sz w:val="28"/>
                <w:szCs w:val="28"/>
                <w:rtl/>
              </w:rPr>
              <w:t>اختبار</w:t>
            </w:r>
            <w:r w:rsidR="00446EBD">
              <w:rPr>
                <w:rFonts w:asciiTheme="majorBidi" w:hAnsiTheme="majorBidi" w:cs="Times New Roman" w:hint="cs"/>
                <w:sz w:val="28"/>
                <w:szCs w:val="28"/>
                <w:rtl/>
              </w:rPr>
              <w:t xml:space="preserve"> </w:t>
            </w:r>
            <w:r w:rsidR="00446EBD" w:rsidRPr="00CC6009">
              <w:rPr>
                <w:rFonts w:asciiTheme="majorBidi" w:hAnsiTheme="majorBidi" w:cs="Times New Roman"/>
                <w:sz w:val="28"/>
                <w:szCs w:val="28"/>
                <w:rtl/>
              </w:rPr>
              <w:t>التكامل</w:t>
            </w:r>
            <w:r w:rsidRPr="00CC6009">
              <w:rPr>
                <w:rFonts w:asciiTheme="majorBidi" w:hAnsiTheme="majorBidi" w:cstheme="majorBidi"/>
                <w:sz w:val="28"/>
                <w:szCs w:val="28"/>
              </w:rPr>
              <w:t xml:space="preserve"> </w:t>
            </w:r>
          </w:p>
        </w:tc>
        <w:tc>
          <w:tcPr>
            <w:tcW w:w="805" w:type="dxa"/>
          </w:tcPr>
          <w:p w14:paraId="5D2EFE59" w14:textId="29734F77" w:rsidR="00681EA8" w:rsidRPr="00CC6009" w:rsidRDefault="00A637E7" w:rsidP="00BE5F2D">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Pr>
              <w:t>5.2</w:t>
            </w:r>
          </w:p>
        </w:tc>
      </w:tr>
      <w:tr w:rsidR="00681EA8" w:rsidRPr="00CC6009" w14:paraId="141F0A54" w14:textId="77777777" w:rsidTr="00495E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78030627" w14:textId="4D9265A4" w:rsidR="00681EA8" w:rsidRPr="00CC6009" w:rsidRDefault="00446EBD" w:rsidP="00BE5F2D">
            <w:pPr>
              <w:spacing w:line="360" w:lineRule="auto"/>
              <w:jc w:val="center"/>
              <w:rPr>
                <w:rFonts w:asciiTheme="majorBidi" w:hAnsiTheme="majorBidi" w:cstheme="majorBidi"/>
                <w:b w:val="0"/>
                <w:bCs w:val="0"/>
                <w:sz w:val="28"/>
                <w:szCs w:val="28"/>
              </w:rPr>
            </w:pPr>
            <w:r>
              <w:rPr>
                <w:rFonts w:asciiTheme="majorBidi" w:hAnsiTheme="majorBidi" w:cstheme="majorBidi"/>
                <w:b w:val="0"/>
                <w:bCs w:val="0"/>
                <w:sz w:val="28"/>
                <w:szCs w:val="28"/>
              </w:rPr>
              <w:t>55</w:t>
            </w:r>
          </w:p>
        </w:tc>
        <w:tc>
          <w:tcPr>
            <w:tcW w:w="4320" w:type="dxa"/>
          </w:tcPr>
          <w:p w14:paraId="27100B2B" w14:textId="5C3997D4" w:rsidR="00681EA8" w:rsidRPr="00CC6009" w:rsidRDefault="002A271E" w:rsidP="00BE5F2D">
            <w:pPr>
              <w:spacing w:line="360" w:lineRule="auto"/>
              <w:jc w:val="righ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Pr>
              <w:t>System Test</w:t>
            </w:r>
          </w:p>
        </w:tc>
        <w:tc>
          <w:tcPr>
            <w:tcW w:w="2880" w:type="dxa"/>
          </w:tcPr>
          <w:p w14:paraId="2D8933FC" w14:textId="0C4AD0F7" w:rsidR="00681EA8" w:rsidRPr="00CC6009" w:rsidRDefault="001140E5" w:rsidP="00BE5F2D">
            <w:pPr>
              <w:spacing w:line="360" w:lineRule="auto"/>
              <w:jc w:val="righ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imes New Roman"/>
                <w:sz w:val="28"/>
                <w:szCs w:val="28"/>
                <w:rtl/>
              </w:rPr>
              <w:t>اختبار</w:t>
            </w:r>
            <w:r w:rsidR="00446EBD">
              <w:rPr>
                <w:rFonts w:asciiTheme="majorBidi" w:hAnsiTheme="majorBidi" w:cs="Times New Roman" w:hint="cs"/>
                <w:sz w:val="28"/>
                <w:szCs w:val="28"/>
                <w:rtl/>
              </w:rPr>
              <w:t xml:space="preserve"> </w:t>
            </w:r>
            <w:r w:rsidR="00446EBD" w:rsidRPr="00CC6009">
              <w:rPr>
                <w:rFonts w:asciiTheme="majorBidi" w:hAnsiTheme="majorBidi" w:cs="Times New Roman"/>
                <w:sz w:val="28"/>
                <w:szCs w:val="28"/>
                <w:rtl/>
              </w:rPr>
              <w:t>النظام</w:t>
            </w:r>
            <w:r w:rsidRPr="00CC6009">
              <w:rPr>
                <w:rFonts w:asciiTheme="majorBidi" w:hAnsiTheme="majorBidi" w:cstheme="majorBidi"/>
                <w:sz w:val="28"/>
                <w:szCs w:val="28"/>
              </w:rPr>
              <w:t xml:space="preserve"> </w:t>
            </w:r>
          </w:p>
        </w:tc>
        <w:tc>
          <w:tcPr>
            <w:tcW w:w="805" w:type="dxa"/>
          </w:tcPr>
          <w:p w14:paraId="039C0957" w14:textId="2718925E" w:rsidR="00681EA8" w:rsidRPr="00CC6009" w:rsidRDefault="00A637E7" w:rsidP="00BE5F2D">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Pr>
              <w:t>5.3</w:t>
            </w:r>
          </w:p>
        </w:tc>
      </w:tr>
      <w:tr w:rsidR="00681EA8" w:rsidRPr="00CC6009" w14:paraId="2697AD3A" w14:textId="77777777" w:rsidTr="00495E36">
        <w:tc>
          <w:tcPr>
            <w:cnfStyle w:val="001000000000" w:firstRow="0" w:lastRow="0" w:firstColumn="1" w:lastColumn="0" w:oddVBand="0" w:evenVBand="0" w:oddHBand="0" w:evenHBand="0" w:firstRowFirstColumn="0" w:firstRowLastColumn="0" w:lastRowFirstColumn="0" w:lastRowLastColumn="0"/>
            <w:tcW w:w="1345" w:type="dxa"/>
          </w:tcPr>
          <w:p w14:paraId="1ECF0E28" w14:textId="534104DF" w:rsidR="00681EA8" w:rsidRPr="00CC6009" w:rsidRDefault="00446EBD" w:rsidP="00BE5F2D">
            <w:pPr>
              <w:spacing w:line="360" w:lineRule="auto"/>
              <w:jc w:val="center"/>
              <w:rPr>
                <w:rFonts w:asciiTheme="majorBidi" w:hAnsiTheme="majorBidi" w:cstheme="majorBidi"/>
                <w:b w:val="0"/>
                <w:bCs w:val="0"/>
                <w:sz w:val="28"/>
                <w:szCs w:val="28"/>
              </w:rPr>
            </w:pPr>
            <w:r>
              <w:rPr>
                <w:rFonts w:asciiTheme="majorBidi" w:hAnsiTheme="majorBidi" w:cstheme="majorBidi"/>
                <w:b w:val="0"/>
                <w:bCs w:val="0"/>
                <w:sz w:val="28"/>
                <w:szCs w:val="28"/>
              </w:rPr>
              <w:t>55</w:t>
            </w:r>
          </w:p>
        </w:tc>
        <w:tc>
          <w:tcPr>
            <w:tcW w:w="4320" w:type="dxa"/>
          </w:tcPr>
          <w:p w14:paraId="085EDD4A" w14:textId="75390036" w:rsidR="00681EA8" w:rsidRPr="00CC6009" w:rsidRDefault="00650FD2" w:rsidP="00BE5F2D">
            <w:pPr>
              <w:spacing w:line="360" w:lineRule="auto"/>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Pr>
              <w:t>User Test</w:t>
            </w:r>
          </w:p>
        </w:tc>
        <w:tc>
          <w:tcPr>
            <w:tcW w:w="2880" w:type="dxa"/>
          </w:tcPr>
          <w:p w14:paraId="3A5C21AC" w14:textId="4CFC50F7" w:rsidR="00681EA8" w:rsidRPr="00CC6009" w:rsidRDefault="007961AD" w:rsidP="00BE5F2D">
            <w:pPr>
              <w:spacing w:line="360" w:lineRule="auto"/>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imes New Roman"/>
                <w:sz w:val="28"/>
                <w:szCs w:val="28"/>
                <w:rtl/>
              </w:rPr>
              <w:t>اختبار</w:t>
            </w:r>
            <w:r w:rsidR="00446EBD">
              <w:rPr>
                <w:rFonts w:asciiTheme="majorBidi" w:hAnsiTheme="majorBidi" w:cs="Times New Roman" w:hint="cs"/>
                <w:sz w:val="28"/>
                <w:szCs w:val="28"/>
                <w:rtl/>
              </w:rPr>
              <w:t xml:space="preserve"> </w:t>
            </w:r>
            <w:r w:rsidR="00446EBD" w:rsidRPr="00CC6009">
              <w:rPr>
                <w:rFonts w:asciiTheme="majorBidi" w:hAnsiTheme="majorBidi" w:cs="Times New Roman"/>
                <w:sz w:val="28"/>
                <w:szCs w:val="28"/>
                <w:rtl/>
              </w:rPr>
              <w:t>المستخدم</w:t>
            </w:r>
            <w:r w:rsidRPr="00CC6009">
              <w:rPr>
                <w:rFonts w:asciiTheme="majorBidi" w:hAnsiTheme="majorBidi" w:cstheme="majorBidi"/>
                <w:sz w:val="28"/>
                <w:szCs w:val="28"/>
              </w:rPr>
              <w:t xml:space="preserve"> </w:t>
            </w:r>
          </w:p>
        </w:tc>
        <w:tc>
          <w:tcPr>
            <w:tcW w:w="805" w:type="dxa"/>
          </w:tcPr>
          <w:p w14:paraId="7B848964" w14:textId="580E8FF6" w:rsidR="00681EA8" w:rsidRPr="00CC6009" w:rsidRDefault="00A637E7" w:rsidP="00BE5F2D">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Pr>
              <w:t>5.4</w:t>
            </w:r>
          </w:p>
        </w:tc>
      </w:tr>
      <w:tr w:rsidR="00681EA8" w:rsidRPr="00CC6009" w14:paraId="20F7CC32" w14:textId="77777777" w:rsidTr="00495E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782C0C22" w14:textId="59D09085" w:rsidR="00681EA8" w:rsidRPr="00CC6009" w:rsidRDefault="00446EBD" w:rsidP="00BE5F2D">
            <w:pPr>
              <w:spacing w:line="360" w:lineRule="auto"/>
              <w:jc w:val="center"/>
              <w:rPr>
                <w:rFonts w:asciiTheme="majorBidi" w:hAnsiTheme="majorBidi" w:cstheme="majorBidi"/>
                <w:b w:val="0"/>
                <w:bCs w:val="0"/>
                <w:sz w:val="28"/>
                <w:szCs w:val="28"/>
              </w:rPr>
            </w:pPr>
            <w:r>
              <w:rPr>
                <w:rFonts w:asciiTheme="majorBidi" w:hAnsiTheme="majorBidi" w:cstheme="majorBidi"/>
                <w:b w:val="0"/>
                <w:bCs w:val="0"/>
                <w:sz w:val="28"/>
                <w:szCs w:val="28"/>
              </w:rPr>
              <w:t>56</w:t>
            </w:r>
          </w:p>
        </w:tc>
        <w:tc>
          <w:tcPr>
            <w:tcW w:w="4320" w:type="dxa"/>
          </w:tcPr>
          <w:p w14:paraId="4CDA6E8F" w14:textId="66EA1B08" w:rsidR="00681EA8" w:rsidRPr="00CC6009" w:rsidRDefault="00DC28D5" w:rsidP="00BE5F2D">
            <w:pPr>
              <w:spacing w:line="360" w:lineRule="auto"/>
              <w:jc w:val="righ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Pr>
              <w:t>Execution Phase</w:t>
            </w:r>
          </w:p>
        </w:tc>
        <w:tc>
          <w:tcPr>
            <w:tcW w:w="2880" w:type="dxa"/>
          </w:tcPr>
          <w:p w14:paraId="72D047AD" w14:textId="0AA6CA1B" w:rsidR="00681EA8" w:rsidRPr="00CC6009" w:rsidRDefault="00262560" w:rsidP="00BE5F2D">
            <w:pPr>
              <w:spacing w:line="360" w:lineRule="auto"/>
              <w:jc w:val="righ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imes New Roman"/>
                <w:sz w:val="28"/>
                <w:szCs w:val="28"/>
                <w:rtl/>
              </w:rPr>
              <w:t>مرحلة</w:t>
            </w:r>
            <w:r w:rsidR="00446EBD">
              <w:rPr>
                <w:rFonts w:asciiTheme="majorBidi" w:hAnsiTheme="majorBidi" w:cs="Times New Roman" w:hint="cs"/>
                <w:sz w:val="28"/>
                <w:szCs w:val="28"/>
                <w:rtl/>
              </w:rPr>
              <w:t xml:space="preserve"> </w:t>
            </w:r>
            <w:r w:rsidR="00446EBD" w:rsidRPr="00CC6009">
              <w:rPr>
                <w:rFonts w:asciiTheme="majorBidi" w:hAnsiTheme="majorBidi" w:cs="Times New Roman"/>
                <w:sz w:val="28"/>
                <w:szCs w:val="28"/>
                <w:rtl/>
              </w:rPr>
              <w:t>التنفيذ</w:t>
            </w:r>
            <w:r w:rsidRPr="00CC6009">
              <w:rPr>
                <w:rFonts w:asciiTheme="majorBidi" w:hAnsiTheme="majorBidi" w:cstheme="majorBidi"/>
                <w:sz w:val="28"/>
                <w:szCs w:val="28"/>
              </w:rPr>
              <w:t xml:space="preserve"> </w:t>
            </w:r>
          </w:p>
        </w:tc>
        <w:tc>
          <w:tcPr>
            <w:tcW w:w="805" w:type="dxa"/>
          </w:tcPr>
          <w:p w14:paraId="3B5AAEFC" w14:textId="5BAD0EFD" w:rsidR="00681EA8" w:rsidRPr="00CC6009" w:rsidRDefault="00B67192" w:rsidP="00BE5F2D">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Pr>
              <w:t>6</w:t>
            </w:r>
          </w:p>
        </w:tc>
      </w:tr>
      <w:tr w:rsidR="00681EA8" w:rsidRPr="00CC6009" w14:paraId="24B7A674" w14:textId="77777777" w:rsidTr="00495E36">
        <w:tc>
          <w:tcPr>
            <w:cnfStyle w:val="001000000000" w:firstRow="0" w:lastRow="0" w:firstColumn="1" w:lastColumn="0" w:oddVBand="0" w:evenVBand="0" w:oddHBand="0" w:evenHBand="0" w:firstRowFirstColumn="0" w:firstRowLastColumn="0" w:lastRowFirstColumn="0" w:lastRowLastColumn="0"/>
            <w:tcW w:w="1345" w:type="dxa"/>
          </w:tcPr>
          <w:p w14:paraId="0BF844A4" w14:textId="42FC82BC" w:rsidR="00681EA8" w:rsidRPr="00CC6009" w:rsidRDefault="002A6883" w:rsidP="00BE5F2D">
            <w:pPr>
              <w:spacing w:line="360" w:lineRule="auto"/>
              <w:jc w:val="center"/>
              <w:rPr>
                <w:rFonts w:asciiTheme="majorBidi" w:hAnsiTheme="majorBidi" w:cstheme="majorBidi"/>
                <w:b w:val="0"/>
                <w:bCs w:val="0"/>
                <w:sz w:val="28"/>
                <w:szCs w:val="28"/>
              </w:rPr>
            </w:pPr>
            <w:r>
              <w:rPr>
                <w:rFonts w:asciiTheme="majorBidi" w:hAnsiTheme="majorBidi" w:cstheme="majorBidi"/>
                <w:b w:val="0"/>
                <w:bCs w:val="0"/>
                <w:sz w:val="28"/>
                <w:szCs w:val="28"/>
              </w:rPr>
              <w:t>58</w:t>
            </w:r>
          </w:p>
        </w:tc>
        <w:tc>
          <w:tcPr>
            <w:tcW w:w="4320" w:type="dxa"/>
          </w:tcPr>
          <w:p w14:paraId="4E6E0E16" w14:textId="6D869D16" w:rsidR="00681EA8" w:rsidRPr="00CC6009" w:rsidRDefault="00195578" w:rsidP="00BE5F2D">
            <w:pPr>
              <w:spacing w:line="360" w:lineRule="auto"/>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Pr>
              <w:t>Maintenance Phase</w:t>
            </w:r>
          </w:p>
        </w:tc>
        <w:tc>
          <w:tcPr>
            <w:tcW w:w="2880" w:type="dxa"/>
          </w:tcPr>
          <w:p w14:paraId="6F1F38E8" w14:textId="1BB72323" w:rsidR="00681EA8" w:rsidRPr="00CC6009" w:rsidRDefault="00BF72EE" w:rsidP="00BE5F2D">
            <w:pPr>
              <w:spacing w:line="360" w:lineRule="auto"/>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Pr>
              <w:t> </w:t>
            </w:r>
            <w:r w:rsidR="00446EBD" w:rsidRPr="00CC6009">
              <w:rPr>
                <w:rFonts w:asciiTheme="majorBidi" w:hAnsiTheme="majorBidi" w:cs="Times New Roman"/>
                <w:sz w:val="28"/>
                <w:szCs w:val="28"/>
                <w:rtl/>
              </w:rPr>
              <w:t xml:space="preserve">مرحلة </w:t>
            </w:r>
            <w:r w:rsidRPr="00CC6009">
              <w:rPr>
                <w:rFonts w:asciiTheme="majorBidi" w:hAnsiTheme="majorBidi" w:cs="Times New Roman"/>
                <w:sz w:val="28"/>
                <w:szCs w:val="28"/>
                <w:rtl/>
              </w:rPr>
              <w:t>الصيانة</w:t>
            </w:r>
          </w:p>
        </w:tc>
        <w:tc>
          <w:tcPr>
            <w:tcW w:w="805" w:type="dxa"/>
          </w:tcPr>
          <w:p w14:paraId="1BD71119" w14:textId="1924D674" w:rsidR="00681EA8" w:rsidRPr="00CC6009" w:rsidRDefault="00B67192" w:rsidP="00BE5F2D">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Pr>
              <w:t>7</w:t>
            </w:r>
          </w:p>
        </w:tc>
      </w:tr>
      <w:tr w:rsidR="00147746" w:rsidRPr="00CC6009" w14:paraId="636D3F84" w14:textId="77777777" w:rsidTr="00495E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0889C024" w14:textId="072194CC" w:rsidR="00147746" w:rsidRPr="00CC6009" w:rsidRDefault="002A6883" w:rsidP="00BE5F2D">
            <w:pPr>
              <w:spacing w:line="360" w:lineRule="auto"/>
              <w:jc w:val="center"/>
              <w:rPr>
                <w:rFonts w:asciiTheme="majorBidi" w:hAnsiTheme="majorBidi" w:cstheme="majorBidi"/>
                <w:b w:val="0"/>
                <w:bCs w:val="0"/>
                <w:sz w:val="28"/>
                <w:szCs w:val="28"/>
              </w:rPr>
            </w:pPr>
            <w:r>
              <w:rPr>
                <w:rFonts w:asciiTheme="majorBidi" w:hAnsiTheme="majorBidi" w:cstheme="majorBidi"/>
                <w:b w:val="0"/>
                <w:bCs w:val="0"/>
                <w:sz w:val="28"/>
                <w:szCs w:val="28"/>
              </w:rPr>
              <w:t>60</w:t>
            </w:r>
          </w:p>
        </w:tc>
        <w:tc>
          <w:tcPr>
            <w:tcW w:w="4320" w:type="dxa"/>
          </w:tcPr>
          <w:p w14:paraId="279CE1D9" w14:textId="0E022138" w:rsidR="00147746" w:rsidRPr="00CC6009" w:rsidRDefault="001C4E05" w:rsidP="00BE5F2D">
            <w:pPr>
              <w:spacing w:line="360" w:lineRule="auto"/>
              <w:jc w:val="righ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Pr>
              <w:t>Conclusion</w:t>
            </w:r>
          </w:p>
        </w:tc>
        <w:tc>
          <w:tcPr>
            <w:tcW w:w="2880" w:type="dxa"/>
          </w:tcPr>
          <w:p w14:paraId="48910139" w14:textId="1968ACFA" w:rsidR="00147746" w:rsidRPr="00CC6009" w:rsidRDefault="00DB5383" w:rsidP="00BE5F2D">
            <w:pPr>
              <w:spacing w:line="360" w:lineRule="auto"/>
              <w:jc w:val="righ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imes New Roman"/>
                <w:sz w:val="28"/>
                <w:szCs w:val="28"/>
                <w:rtl/>
              </w:rPr>
              <w:t>الخاتمة</w:t>
            </w:r>
          </w:p>
        </w:tc>
        <w:tc>
          <w:tcPr>
            <w:tcW w:w="805" w:type="dxa"/>
          </w:tcPr>
          <w:p w14:paraId="7DE8B4CE" w14:textId="77777777" w:rsidR="00147746" w:rsidRPr="00CC6009" w:rsidRDefault="00147746" w:rsidP="00BE5F2D">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p>
        </w:tc>
      </w:tr>
    </w:tbl>
    <w:p w14:paraId="21DF4732" w14:textId="0DBB052F" w:rsidR="004B0F3A" w:rsidRDefault="004B0F3A" w:rsidP="00617B78">
      <w:pPr>
        <w:tabs>
          <w:tab w:val="left" w:pos="1871"/>
        </w:tabs>
        <w:spacing w:line="360" w:lineRule="auto"/>
        <w:rPr>
          <w:rFonts w:asciiTheme="majorBidi" w:eastAsia="Times New Roman" w:hAnsiTheme="majorBidi" w:cstheme="majorBidi"/>
          <w:color w:val="171717" w:themeColor="background2" w:themeShade="1A"/>
          <w:sz w:val="28"/>
          <w:szCs w:val="28"/>
        </w:rPr>
      </w:pPr>
    </w:p>
    <w:p w14:paraId="5480A7F6" w14:textId="77777777" w:rsidR="0075309E" w:rsidRDefault="0075309E" w:rsidP="00617B78">
      <w:pPr>
        <w:tabs>
          <w:tab w:val="left" w:pos="1871"/>
        </w:tabs>
        <w:spacing w:line="360" w:lineRule="auto"/>
        <w:rPr>
          <w:rFonts w:asciiTheme="majorBidi" w:eastAsia="Times New Roman" w:hAnsiTheme="majorBidi" w:cstheme="majorBidi"/>
          <w:color w:val="171717" w:themeColor="background2" w:themeShade="1A"/>
          <w:sz w:val="28"/>
          <w:szCs w:val="28"/>
        </w:rPr>
      </w:pPr>
    </w:p>
    <w:p w14:paraId="4B7C92D7" w14:textId="77777777" w:rsidR="0075309E" w:rsidRPr="00CC6009" w:rsidRDefault="0075309E" w:rsidP="00617B78">
      <w:pPr>
        <w:tabs>
          <w:tab w:val="left" w:pos="1871"/>
        </w:tabs>
        <w:spacing w:line="360" w:lineRule="auto"/>
        <w:rPr>
          <w:rFonts w:asciiTheme="majorBidi" w:eastAsia="Times New Roman" w:hAnsiTheme="majorBidi" w:cstheme="majorBidi"/>
          <w:color w:val="171717" w:themeColor="background2" w:themeShade="1A"/>
          <w:sz w:val="28"/>
          <w:szCs w:val="28"/>
        </w:rPr>
      </w:pPr>
    </w:p>
    <w:p w14:paraId="77E1252C" w14:textId="77777777" w:rsidR="004B0F3A" w:rsidRPr="00CC6009" w:rsidRDefault="004B0F3A" w:rsidP="00703297">
      <w:pPr>
        <w:spacing w:line="360" w:lineRule="auto"/>
        <w:jc w:val="right"/>
        <w:rPr>
          <w:rFonts w:asciiTheme="majorBidi" w:eastAsia="Times New Roman" w:hAnsiTheme="majorBidi" w:cstheme="majorBidi"/>
          <w:b/>
          <w:bCs/>
          <w:color w:val="2E74B5" w:themeColor="accent5" w:themeShade="BF"/>
          <w:sz w:val="28"/>
          <w:szCs w:val="28"/>
        </w:rPr>
      </w:pPr>
      <w:r w:rsidRPr="00CC6009">
        <w:rPr>
          <w:rFonts w:asciiTheme="majorBidi" w:eastAsia="Times New Roman" w:hAnsiTheme="majorBidi" w:cstheme="majorBidi"/>
          <w:b/>
          <w:bCs/>
          <w:color w:val="2E74B5" w:themeColor="accent5" w:themeShade="BF"/>
          <w:sz w:val="28"/>
          <w:szCs w:val="28"/>
          <w:rtl/>
        </w:rPr>
        <w:t>الـــمــقــدمـــة</w:t>
      </w:r>
    </w:p>
    <w:p w14:paraId="5AC2A281" w14:textId="77777777" w:rsidR="004B0F3A" w:rsidRPr="00CC6009" w:rsidRDefault="004B0F3A" w:rsidP="00BE5F2D">
      <w:pPr>
        <w:tabs>
          <w:tab w:val="left" w:pos="1871"/>
        </w:tabs>
        <w:spacing w:line="360" w:lineRule="auto"/>
        <w:jc w:val="right"/>
        <w:rPr>
          <w:rFonts w:asciiTheme="majorBidi" w:eastAsia="Times New Roman" w:hAnsiTheme="majorBidi" w:cstheme="majorBidi"/>
          <w:color w:val="171717" w:themeColor="background2" w:themeShade="1A"/>
          <w:sz w:val="28"/>
          <w:szCs w:val="28"/>
          <w:rtl/>
        </w:rPr>
      </w:pPr>
    </w:p>
    <w:p w14:paraId="7555F468" w14:textId="40AD4525" w:rsidR="0004142C" w:rsidRPr="00C324F1" w:rsidRDefault="0004142C" w:rsidP="00BE5F2D">
      <w:pPr>
        <w:spacing w:line="360" w:lineRule="auto"/>
        <w:jc w:val="right"/>
        <w:rPr>
          <w:rFonts w:asciiTheme="majorBidi" w:hAnsiTheme="majorBidi" w:cstheme="majorBidi"/>
          <w:sz w:val="28"/>
          <w:szCs w:val="28"/>
        </w:rPr>
      </w:pPr>
      <w:r w:rsidRPr="00C324F1">
        <w:rPr>
          <w:rFonts w:asciiTheme="majorBidi" w:hAnsiTheme="majorBidi" w:cstheme="majorBidi"/>
          <w:sz w:val="28"/>
          <w:szCs w:val="28"/>
          <w:rtl/>
        </w:rPr>
        <w:lastRenderedPageBreak/>
        <w:t xml:space="preserve">نظراً للتطور الكبير والهائل في التكنولوجيا والتقنيات الحديثة التي تحدث في مجال الحاسبات وفروعها ولغات البرمجة المخـتلفة والأغراض والأســاليب، أصــبح مجال الحاسوب من أهم المجـــالات </w:t>
      </w:r>
      <w:r w:rsidR="00CE120E" w:rsidRPr="00C324F1">
        <w:rPr>
          <w:rFonts w:asciiTheme="majorBidi" w:hAnsiTheme="majorBidi" w:cstheme="majorBidi"/>
          <w:sz w:val="28"/>
          <w:szCs w:val="28"/>
          <w:rtl/>
        </w:rPr>
        <w:t>العلــمية فهو</w:t>
      </w:r>
      <w:r w:rsidRPr="00C324F1">
        <w:rPr>
          <w:rFonts w:asciiTheme="majorBidi" w:hAnsiTheme="majorBidi" w:cstheme="majorBidi"/>
          <w:sz w:val="28"/>
          <w:szCs w:val="28"/>
          <w:rtl/>
        </w:rPr>
        <w:t xml:space="preserve"> ذو أهمية كبيرة بالنسبة للإنسان في حياته اليومية.</w:t>
      </w:r>
    </w:p>
    <w:p w14:paraId="4E47A4E2" w14:textId="7D8E336D" w:rsidR="004B02CB" w:rsidRPr="00C324F1" w:rsidRDefault="0004142C" w:rsidP="00BE5F2D">
      <w:pPr>
        <w:spacing w:line="360" w:lineRule="auto"/>
        <w:jc w:val="right"/>
        <w:rPr>
          <w:rFonts w:asciiTheme="majorBidi" w:hAnsiTheme="majorBidi" w:cstheme="majorBidi"/>
          <w:sz w:val="28"/>
          <w:szCs w:val="28"/>
        </w:rPr>
      </w:pPr>
      <w:r w:rsidRPr="00C324F1">
        <w:rPr>
          <w:rFonts w:asciiTheme="majorBidi" w:hAnsiTheme="majorBidi" w:cstheme="majorBidi"/>
          <w:sz w:val="28"/>
          <w:szCs w:val="28"/>
          <w:rtl/>
        </w:rPr>
        <w:t>ولعل استخدام الحاسوب في متجر إلكتروني يعتبر ضروريًا في العصر الحالي نظرًا للفوائد العديدة التي يوفرها، مثل تسهيل عمليات الشراء وتحسين تجربة التسوق للعملاء وتوفير التكاليف وسهولة التوسع.</w:t>
      </w:r>
    </w:p>
    <w:p w14:paraId="2D8D5C80" w14:textId="6933DDA0" w:rsidR="000150E3" w:rsidRPr="00CC6009" w:rsidRDefault="004B02CB" w:rsidP="00BE5F2D">
      <w:pPr>
        <w:spacing w:line="360" w:lineRule="auto"/>
        <w:rPr>
          <w:rFonts w:asciiTheme="majorBidi" w:hAnsiTheme="majorBidi" w:cstheme="majorBidi"/>
          <w:sz w:val="28"/>
          <w:szCs w:val="28"/>
        </w:rPr>
      </w:pPr>
      <w:r w:rsidRPr="00CC6009">
        <w:rPr>
          <w:rFonts w:asciiTheme="majorBidi" w:hAnsiTheme="majorBidi" w:cstheme="majorBidi"/>
          <w:sz w:val="28"/>
          <w:szCs w:val="28"/>
        </w:rPr>
        <w:br w:type="page"/>
      </w:r>
    </w:p>
    <w:p w14:paraId="6A9098F0" w14:textId="1F1041FB" w:rsidR="001C5BCA" w:rsidRPr="00CC6009" w:rsidRDefault="0053560E" w:rsidP="001E4027">
      <w:pPr>
        <w:bidi/>
        <w:spacing w:line="360" w:lineRule="auto"/>
        <w:rPr>
          <w:rFonts w:asciiTheme="majorBidi" w:eastAsia="Times New Roman" w:hAnsiTheme="majorBidi" w:cstheme="majorBidi"/>
          <w:b/>
          <w:bCs/>
          <w:color w:val="2E74B5" w:themeColor="accent5" w:themeShade="BF"/>
          <w:sz w:val="28"/>
          <w:szCs w:val="28"/>
        </w:rPr>
      </w:pPr>
      <w:r w:rsidRPr="00CC6009">
        <w:rPr>
          <w:rFonts w:asciiTheme="majorBidi" w:eastAsia="Times New Roman" w:hAnsiTheme="majorBidi" w:cs="Times New Roman"/>
          <w:b/>
          <w:bCs/>
          <w:color w:val="2E74B5" w:themeColor="accent5" w:themeShade="BF"/>
          <w:sz w:val="28"/>
          <w:szCs w:val="28"/>
          <w:rtl/>
        </w:rPr>
        <w:lastRenderedPageBreak/>
        <w:t>المنهجية المتبعة</w:t>
      </w:r>
    </w:p>
    <w:p w14:paraId="1B8E6EE1" w14:textId="0CE3ED38" w:rsidR="00771EF9" w:rsidRPr="00CC6009" w:rsidRDefault="00E92950" w:rsidP="001E4027">
      <w:pPr>
        <w:bidi/>
        <w:spacing w:line="360" w:lineRule="auto"/>
        <w:rPr>
          <w:rFonts w:asciiTheme="majorBidi" w:eastAsia="Times New Roman" w:hAnsiTheme="majorBidi" w:cstheme="majorBidi"/>
          <w:sz w:val="28"/>
          <w:szCs w:val="28"/>
        </w:rPr>
      </w:pPr>
      <w:r w:rsidRPr="00CC6009">
        <w:rPr>
          <w:rFonts w:asciiTheme="majorBidi" w:eastAsia="Times New Roman" w:hAnsiTheme="majorBidi" w:cstheme="majorBidi"/>
          <w:sz w:val="28"/>
          <w:szCs w:val="28"/>
          <w:rtl/>
        </w:rPr>
        <w:t>منهجية الشلال هي إحدى المنهجيات المستخدمة في تطوير البرمجيات وإدارة المشاريع. وتعتمد هذه المنهجية على تسلسل من خطوات محددة وعلى ترتيب معين، ولا يتم الانتقال إلى المرحلة التالية إلا بعد اكتمال المرحلة الحالية</w:t>
      </w:r>
      <w:r w:rsidRPr="00CC6009">
        <w:rPr>
          <w:rFonts w:asciiTheme="majorBidi" w:eastAsia="Times New Roman" w:hAnsiTheme="majorBidi" w:cstheme="majorBidi"/>
          <w:sz w:val="28"/>
          <w:szCs w:val="28"/>
        </w:rPr>
        <w:t>.</w:t>
      </w:r>
    </w:p>
    <w:p w14:paraId="7637F140" w14:textId="1FFBFE23" w:rsidR="0045689A" w:rsidRPr="00CC6009" w:rsidRDefault="00B60C45" w:rsidP="001E4027">
      <w:pPr>
        <w:bidi/>
        <w:spacing w:line="360" w:lineRule="auto"/>
        <w:rPr>
          <w:rFonts w:asciiTheme="majorBidi" w:eastAsia="Times New Roman" w:hAnsiTheme="majorBidi" w:cstheme="majorBidi"/>
          <w:b/>
          <w:bCs/>
          <w:color w:val="2E74B5" w:themeColor="accent5" w:themeShade="BF"/>
          <w:sz w:val="28"/>
          <w:szCs w:val="28"/>
        </w:rPr>
      </w:pPr>
      <w:r w:rsidRPr="00CC6009">
        <w:rPr>
          <w:rFonts w:asciiTheme="majorBidi" w:eastAsia="Times New Roman" w:hAnsiTheme="majorBidi" w:cs="Times New Roman"/>
          <w:b/>
          <w:bCs/>
          <w:color w:val="2E74B5" w:themeColor="accent5" w:themeShade="BF"/>
          <w:sz w:val="28"/>
          <w:szCs w:val="28"/>
          <w:rtl/>
        </w:rPr>
        <w:t>لماذا تم اختيار منهجية الشلال</w:t>
      </w:r>
    </w:p>
    <w:p w14:paraId="405D2885" w14:textId="704EF6BC" w:rsidR="0045689A" w:rsidRPr="00CC6009" w:rsidRDefault="00EF0864" w:rsidP="00BE5F2D">
      <w:pPr>
        <w:pStyle w:val="ListParagraph"/>
        <w:numPr>
          <w:ilvl w:val="0"/>
          <w:numId w:val="9"/>
        </w:numPr>
        <w:spacing w:before="240" w:line="360" w:lineRule="auto"/>
        <w:rPr>
          <w:rFonts w:asciiTheme="majorBidi" w:eastAsia="Times New Roman" w:hAnsiTheme="majorBidi" w:cstheme="majorBidi"/>
          <w:sz w:val="28"/>
          <w:szCs w:val="28"/>
        </w:rPr>
      </w:pPr>
      <w:r w:rsidRPr="00CC6009">
        <w:rPr>
          <w:rFonts w:asciiTheme="majorBidi" w:eastAsia="Times New Roman" w:hAnsiTheme="majorBidi" w:cs="Times New Roman"/>
          <w:sz w:val="28"/>
          <w:szCs w:val="28"/>
          <w:rtl/>
        </w:rPr>
        <w:t xml:space="preserve">بنية واضحة </w:t>
      </w:r>
      <w:r w:rsidR="00CE120E" w:rsidRPr="00CC6009">
        <w:rPr>
          <w:rFonts w:asciiTheme="majorBidi" w:eastAsia="Times New Roman" w:hAnsiTheme="majorBidi" w:cs="Times New Roman" w:hint="cs"/>
          <w:sz w:val="28"/>
          <w:szCs w:val="28"/>
          <w:rtl/>
        </w:rPr>
        <w:t>ومنظمة</w:t>
      </w:r>
      <w:r w:rsidR="00CE120E" w:rsidRPr="00CC6009">
        <w:rPr>
          <w:rFonts w:asciiTheme="majorBidi" w:eastAsia="Times New Roman" w:hAnsiTheme="majorBidi" w:cstheme="majorBidi"/>
          <w:sz w:val="28"/>
          <w:szCs w:val="28"/>
        </w:rPr>
        <w:t xml:space="preserve">: </w:t>
      </w:r>
      <w:r w:rsidR="00CE120E">
        <w:rPr>
          <w:rFonts w:asciiTheme="majorBidi" w:eastAsia="Times New Roman" w:hAnsiTheme="majorBidi" w:cstheme="majorBidi" w:hint="cs"/>
          <w:sz w:val="28"/>
          <w:szCs w:val="28"/>
          <w:rtl/>
        </w:rPr>
        <w:t>توفر</w:t>
      </w:r>
      <w:r w:rsidRPr="00CC6009">
        <w:rPr>
          <w:rFonts w:asciiTheme="majorBidi" w:eastAsia="Times New Roman" w:hAnsiTheme="majorBidi" w:cs="Times New Roman"/>
          <w:sz w:val="28"/>
          <w:szCs w:val="28"/>
          <w:rtl/>
        </w:rPr>
        <w:t xml:space="preserve"> منهجية الشلال تسلسلًا واضحًا للخطوات التي يجب اتباعها في عملية التطوير يتم تنفيذ كل خطوة بعد الانتهاء من الخطوة السابقة، مما يساعد على التنظيم والترتيب الجيد للعملية</w:t>
      </w:r>
      <w:r w:rsidRPr="00CC6009">
        <w:rPr>
          <w:rFonts w:asciiTheme="majorBidi" w:eastAsia="Times New Roman" w:hAnsiTheme="majorBidi" w:cstheme="majorBidi"/>
          <w:sz w:val="28"/>
          <w:szCs w:val="28"/>
        </w:rPr>
        <w:t>.</w:t>
      </w:r>
    </w:p>
    <w:p w14:paraId="5DA8D20D" w14:textId="6A687EFE" w:rsidR="0045689A" w:rsidRPr="00CC6009" w:rsidRDefault="00EF0864" w:rsidP="00BE5F2D">
      <w:pPr>
        <w:pStyle w:val="ListParagraph"/>
        <w:numPr>
          <w:ilvl w:val="0"/>
          <w:numId w:val="9"/>
        </w:numPr>
        <w:spacing w:line="360" w:lineRule="auto"/>
        <w:rPr>
          <w:rFonts w:asciiTheme="majorBidi" w:eastAsia="Times New Roman" w:hAnsiTheme="majorBidi" w:cstheme="majorBidi"/>
          <w:sz w:val="28"/>
          <w:szCs w:val="28"/>
        </w:rPr>
      </w:pPr>
      <w:r w:rsidRPr="00CC6009">
        <w:rPr>
          <w:rFonts w:asciiTheme="majorBidi" w:eastAsia="Times New Roman" w:hAnsiTheme="majorBidi" w:cs="Times New Roman"/>
          <w:sz w:val="28"/>
          <w:szCs w:val="28"/>
          <w:rtl/>
        </w:rPr>
        <w:t>توضيح المتطلبات</w:t>
      </w:r>
      <w:r w:rsidRPr="00CC6009">
        <w:rPr>
          <w:rFonts w:asciiTheme="majorBidi" w:eastAsia="Times New Roman" w:hAnsiTheme="majorBidi" w:cstheme="majorBidi"/>
          <w:sz w:val="28"/>
          <w:szCs w:val="28"/>
        </w:rPr>
        <w:t xml:space="preserve">: </w:t>
      </w:r>
      <w:r w:rsidRPr="00CC6009">
        <w:rPr>
          <w:rFonts w:asciiTheme="majorBidi" w:eastAsia="Times New Roman" w:hAnsiTheme="majorBidi" w:cs="Times New Roman"/>
          <w:sz w:val="28"/>
          <w:szCs w:val="28"/>
          <w:rtl/>
        </w:rPr>
        <w:t>يتم تحديد المتطلبات في مرحلة مبكرة من العملية، مما يساعد على فهم وتوضيح احتياجات العملاء والمستخدمين بشكل كامل قبل البدء في التطوير، وبالتالي يقلل من حدوث تغييرات كبيرة في وقت لاحق</w:t>
      </w:r>
      <w:r w:rsidRPr="00CC6009">
        <w:rPr>
          <w:rFonts w:asciiTheme="majorBidi" w:eastAsia="Times New Roman" w:hAnsiTheme="majorBidi" w:cstheme="majorBidi"/>
          <w:sz w:val="28"/>
          <w:szCs w:val="28"/>
        </w:rPr>
        <w:t>.</w:t>
      </w:r>
    </w:p>
    <w:p w14:paraId="45DCB701" w14:textId="77777777" w:rsidR="0045689A" w:rsidRPr="00CC6009" w:rsidRDefault="0045689A" w:rsidP="00BE5F2D">
      <w:pPr>
        <w:pStyle w:val="ListParagraph"/>
        <w:spacing w:line="360" w:lineRule="auto"/>
        <w:ind w:left="360"/>
        <w:rPr>
          <w:rFonts w:asciiTheme="majorBidi" w:eastAsia="Times New Roman" w:hAnsiTheme="majorBidi" w:cstheme="majorBidi"/>
          <w:sz w:val="28"/>
          <w:szCs w:val="28"/>
        </w:rPr>
      </w:pPr>
    </w:p>
    <w:p w14:paraId="18736520" w14:textId="7F48A3CC" w:rsidR="0045689A" w:rsidRPr="00CC6009" w:rsidRDefault="00EF0864" w:rsidP="00BE5F2D">
      <w:pPr>
        <w:pStyle w:val="ListParagraph"/>
        <w:numPr>
          <w:ilvl w:val="0"/>
          <w:numId w:val="9"/>
        </w:numPr>
        <w:spacing w:line="360" w:lineRule="auto"/>
        <w:rPr>
          <w:rFonts w:asciiTheme="majorBidi" w:eastAsia="Times New Roman" w:hAnsiTheme="majorBidi" w:cstheme="majorBidi"/>
          <w:sz w:val="28"/>
          <w:szCs w:val="28"/>
        </w:rPr>
      </w:pPr>
      <w:r w:rsidRPr="00CC6009">
        <w:rPr>
          <w:rFonts w:asciiTheme="majorBidi" w:eastAsia="Times New Roman" w:hAnsiTheme="majorBidi" w:cs="Times New Roman"/>
          <w:sz w:val="28"/>
          <w:szCs w:val="28"/>
          <w:rtl/>
        </w:rPr>
        <w:t>تحديد المخاطر المبكرة</w:t>
      </w:r>
      <w:r w:rsidRPr="00CC6009">
        <w:rPr>
          <w:rFonts w:asciiTheme="majorBidi" w:eastAsia="Times New Roman" w:hAnsiTheme="majorBidi" w:cstheme="majorBidi"/>
          <w:sz w:val="28"/>
          <w:szCs w:val="28"/>
        </w:rPr>
        <w:t xml:space="preserve">: </w:t>
      </w:r>
      <w:r w:rsidRPr="00CC6009">
        <w:rPr>
          <w:rFonts w:asciiTheme="majorBidi" w:eastAsia="Times New Roman" w:hAnsiTheme="majorBidi" w:cs="Times New Roman"/>
          <w:sz w:val="28"/>
          <w:szCs w:val="28"/>
          <w:rtl/>
        </w:rPr>
        <w:t>يساعد استخدام منهجية الشلال في تحديد المخاطر المحتملة المتعلقة بالمشروع في وقت مبكر</w:t>
      </w:r>
      <w:r w:rsidRPr="00CC6009">
        <w:rPr>
          <w:rFonts w:asciiTheme="majorBidi" w:eastAsia="Times New Roman" w:hAnsiTheme="majorBidi" w:cstheme="majorBidi"/>
          <w:sz w:val="28"/>
          <w:szCs w:val="28"/>
        </w:rPr>
        <w:t xml:space="preserve">. </w:t>
      </w:r>
      <w:r w:rsidRPr="00CC6009">
        <w:rPr>
          <w:rFonts w:asciiTheme="majorBidi" w:eastAsia="Times New Roman" w:hAnsiTheme="majorBidi" w:cs="Times New Roman"/>
          <w:sz w:val="28"/>
          <w:szCs w:val="28"/>
          <w:rtl/>
        </w:rPr>
        <w:t>يمكن للفريق التعامل مع هذه المخاطر وتطوير استراتيجيات للتعامل معها قبل أن تؤثر سلبًا على تنفيذ المشروع</w:t>
      </w:r>
      <w:r w:rsidRPr="00CC6009">
        <w:rPr>
          <w:rFonts w:asciiTheme="majorBidi" w:eastAsia="Times New Roman" w:hAnsiTheme="majorBidi" w:cstheme="majorBidi"/>
          <w:sz w:val="28"/>
          <w:szCs w:val="28"/>
        </w:rPr>
        <w:t>.</w:t>
      </w:r>
    </w:p>
    <w:p w14:paraId="20C0BE60" w14:textId="77777777" w:rsidR="0045689A" w:rsidRPr="00CC6009" w:rsidRDefault="0045689A" w:rsidP="00BE5F2D">
      <w:pPr>
        <w:pStyle w:val="ListParagraph"/>
        <w:spacing w:line="360" w:lineRule="auto"/>
        <w:ind w:left="360"/>
        <w:rPr>
          <w:rFonts w:asciiTheme="majorBidi" w:eastAsia="Times New Roman" w:hAnsiTheme="majorBidi" w:cstheme="majorBidi"/>
          <w:sz w:val="28"/>
          <w:szCs w:val="28"/>
        </w:rPr>
      </w:pPr>
    </w:p>
    <w:p w14:paraId="3E57F8F6" w14:textId="64B43EA1" w:rsidR="00B60C45" w:rsidRPr="00CC6009" w:rsidRDefault="00CE120E" w:rsidP="00BE5F2D">
      <w:pPr>
        <w:pStyle w:val="ListParagraph"/>
        <w:numPr>
          <w:ilvl w:val="0"/>
          <w:numId w:val="9"/>
        </w:numPr>
        <w:spacing w:line="360" w:lineRule="auto"/>
        <w:rPr>
          <w:rFonts w:asciiTheme="majorBidi" w:hAnsiTheme="majorBidi" w:cstheme="majorBidi"/>
          <w:sz w:val="28"/>
          <w:szCs w:val="28"/>
        </w:rPr>
      </w:pPr>
      <w:r w:rsidRPr="00CC6009">
        <w:rPr>
          <w:rFonts w:asciiTheme="majorBidi" w:eastAsia="Times New Roman" w:hAnsiTheme="majorBidi" w:cs="Times New Roman" w:hint="cs"/>
          <w:sz w:val="28"/>
          <w:szCs w:val="28"/>
          <w:rtl/>
        </w:rPr>
        <w:t>الموثوقي</w:t>
      </w:r>
      <w:r w:rsidRPr="00CC6009">
        <w:rPr>
          <w:rFonts w:asciiTheme="majorBidi" w:eastAsia="Times New Roman" w:hAnsiTheme="majorBidi" w:cs="Times New Roman" w:hint="eastAsia"/>
          <w:sz w:val="28"/>
          <w:szCs w:val="28"/>
          <w:rtl/>
        </w:rPr>
        <w:t>ة</w:t>
      </w:r>
      <w:r w:rsidR="00EF0864" w:rsidRPr="00CC6009">
        <w:rPr>
          <w:rFonts w:asciiTheme="majorBidi" w:eastAsia="Times New Roman" w:hAnsiTheme="majorBidi" w:cs="Times New Roman"/>
          <w:sz w:val="28"/>
          <w:szCs w:val="28"/>
          <w:rtl/>
        </w:rPr>
        <w:t xml:space="preserve"> والتوثيق</w:t>
      </w:r>
      <w:r w:rsidR="00EF0864" w:rsidRPr="00CC6009">
        <w:rPr>
          <w:rFonts w:asciiTheme="majorBidi" w:eastAsia="Times New Roman" w:hAnsiTheme="majorBidi" w:cstheme="majorBidi"/>
          <w:sz w:val="28"/>
          <w:szCs w:val="28"/>
        </w:rPr>
        <w:t xml:space="preserve">: </w:t>
      </w:r>
      <w:r w:rsidR="00EF0864" w:rsidRPr="00CC6009">
        <w:rPr>
          <w:rFonts w:asciiTheme="majorBidi" w:eastAsia="Times New Roman" w:hAnsiTheme="majorBidi" w:cs="Times New Roman"/>
          <w:sz w:val="28"/>
          <w:szCs w:val="28"/>
          <w:rtl/>
        </w:rPr>
        <w:t>تعتمد منهجية الشلال على التوثيق المفصل لكل مرحلة في عملية التطوير، بدءًا من تحديد المتطلبات وصولاً إلى التركيب والصيانة</w:t>
      </w:r>
      <w:r w:rsidR="00EF0864" w:rsidRPr="00CC6009">
        <w:rPr>
          <w:rFonts w:asciiTheme="majorBidi" w:eastAsia="Times New Roman" w:hAnsiTheme="majorBidi" w:cstheme="majorBidi"/>
          <w:sz w:val="28"/>
          <w:szCs w:val="28"/>
        </w:rPr>
        <w:t xml:space="preserve">. </w:t>
      </w:r>
      <w:r w:rsidR="00EF0864" w:rsidRPr="00CC6009">
        <w:rPr>
          <w:rFonts w:asciiTheme="majorBidi" w:eastAsia="Times New Roman" w:hAnsiTheme="majorBidi" w:cs="Times New Roman"/>
          <w:sz w:val="28"/>
          <w:szCs w:val="28"/>
          <w:rtl/>
        </w:rPr>
        <w:t>هذا التوثيق يسهل فهم العملية بوضوح ويسهل عمليات الصيانة والتحسين في المستقبل</w:t>
      </w:r>
      <w:r w:rsidR="00EF0864" w:rsidRPr="00CC6009">
        <w:rPr>
          <w:rFonts w:asciiTheme="majorBidi" w:eastAsia="Times New Roman" w:hAnsiTheme="majorBidi" w:cstheme="majorBidi"/>
          <w:sz w:val="28"/>
          <w:szCs w:val="28"/>
        </w:rPr>
        <w:t>.</w:t>
      </w:r>
    </w:p>
    <w:p w14:paraId="232271A5" w14:textId="77777777" w:rsidR="006F2EE7" w:rsidRPr="00CC6009" w:rsidRDefault="006F2EE7" w:rsidP="00BE5F2D">
      <w:pPr>
        <w:spacing w:line="360" w:lineRule="auto"/>
        <w:rPr>
          <w:rFonts w:asciiTheme="majorBidi" w:hAnsiTheme="majorBidi" w:cstheme="majorBidi"/>
          <w:sz w:val="28"/>
          <w:szCs w:val="28"/>
        </w:rPr>
      </w:pPr>
    </w:p>
    <w:p w14:paraId="7B6E83EE" w14:textId="77777777" w:rsidR="004B02CB" w:rsidRPr="00CC6009" w:rsidRDefault="004B02CB" w:rsidP="00BE5F2D">
      <w:pPr>
        <w:spacing w:line="360" w:lineRule="auto"/>
        <w:rPr>
          <w:rFonts w:asciiTheme="majorBidi" w:hAnsiTheme="majorBidi" w:cstheme="majorBidi"/>
          <w:sz w:val="28"/>
          <w:szCs w:val="28"/>
        </w:rPr>
      </w:pPr>
    </w:p>
    <w:p w14:paraId="59C83C1E" w14:textId="77777777" w:rsidR="004B02CB" w:rsidRPr="00CC6009" w:rsidRDefault="004B02CB" w:rsidP="00BE5F2D">
      <w:pPr>
        <w:spacing w:line="360" w:lineRule="auto"/>
        <w:rPr>
          <w:rFonts w:asciiTheme="majorBidi" w:hAnsiTheme="majorBidi" w:cstheme="majorBidi"/>
          <w:sz w:val="28"/>
          <w:szCs w:val="28"/>
        </w:rPr>
      </w:pPr>
    </w:p>
    <w:p w14:paraId="71B73212" w14:textId="77777777" w:rsidR="004B02CB" w:rsidRPr="00CC6009" w:rsidRDefault="004B02CB" w:rsidP="00BE5F2D">
      <w:pPr>
        <w:spacing w:line="360" w:lineRule="auto"/>
        <w:rPr>
          <w:rFonts w:asciiTheme="majorBidi" w:hAnsiTheme="majorBidi" w:cstheme="majorBidi"/>
          <w:sz w:val="28"/>
          <w:szCs w:val="28"/>
        </w:rPr>
      </w:pPr>
    </w:p>
    <w:p w14:paraId="1C08E151" w14:textId="77777777" w:rsidR="004B02CB" w:rsidRPr="00CC6009" w:rsidRDefault="004B02CB" w:rsidP="00BE5F2D">
      <w:pPr>
        <w:spacing w:line="360" w:lineRule="auto"/>
        <w:rPr>
          <w:rFonts w:asciiTheme="majorBidi" w:hAnsiTheme="majorBidi" w:cstheme="majorBidi"/>
          <w:sz w:val="28"/>
          <w:szCs w:val="28"/>
        </w:rPr>
      </w:pPr>
    </w:p>
    <w:p w14:paraId="1BB88ECF" w14:textId="77777777" w:rsidR="004B02CB" w:rsidRPr="00CC6009" w:rsidRDefault="004B02CB" w:rsidP="00BE5F2D">
      <w:pPr>
        <w:spacing w:line="360" w:lineRule="auto"/>
        <w:rPr>
          <w:rFonts w:asciiTheme="majorBidi" w:hAnsiTheme="majorBidi" w:cstheme="majorBidi"/>
          <w:sz w:val="28"/>
          <w:szCs w:val="28"/>
        </w:rPr>
      </w:pPr>
    </w:p>
    <w:p w14:paraId="124B5F63" w14:textId="77777777" w:rsidR="004B02CB" w:rsidRPr="00CC6009" w:rsidRDefault="004B02CB" w:rsidP="00BE5F2D">
      <w:pPr>
        <w:spacing w:line="360" w:lineRule="auto"/>
        <w:rPr>
          <w:rFonts w:asciiTheme="majorBidi" w:hAnsiTheme="majorBidi" w:cstheme="majorBidi"/>
          <w:sz w:val="28"/>
          <w:szCs w:val="28"/>
        </w:rPr>
      </w:pPr>
    </w:p>
    <w:p w14:paraId="709717AD" w14:textId="77777777" w:rsidR="004B02CB" w:rsidRPr="00CC6009" w:rsidRDefault="004B02CB" w:rsidP="00BE5F2D">
      <w:pPr>
        <w:spacing w:line="360" w:lineRule="auto"/>
        <w:rPr>
          <w:rFonts w:asciiTheme="majorBidi" w:hAnsiTheme="majorBidi" w:cstheme="majorBidi"/>
          <w:sz w:val="28"/>
          <w:szCs w:val="28"/>
        </w:rPr>
      </w:pPr>
    </w:p>
    <w:p w14:paraId="6F744952" w14:textId="77777777" w:rsidR="004B02CB" w:rsidRPr="00CC6009" w:rsidRDefault="004B02CB" w:rsidP="00BE5F2D">
      <w:pPr>
        <w:spacing w:line="360" w:lineRule="auto"/>
        <w:rPr>
          <w:rFonts w:asciiTheme="majorBidi" w:hAnsiTheme="majorBidi" w:cstheme="majorBidi"/>
          <w:sz w:val="28"/>
          <w:szCs w:val="28"/>
        </w:rPr>
      </w:pPr>
    </w:p>
    <w:p w14:paraId="5B2DCA32" w14:textId="551FACDD" w:rsidR="004B02CB" w:rsidRPr="001E4027" w:rsidRDefault="001E4027" w:rsidP="001E4027">
      <w:pPr>
        <w:bidi/>
        <w:spacing w:after="0" w:line="360" w:lineRule="auto"/>
        <w:ind w:left="-951"/>
        <w:jc w:val="center"/>
        <w:outlineLvl w:val="0"/>
        <w:rPr>
          <w:rFonts w:asciiTheme="majorBidi" w:hAnsiTheme="majorBidi" w:cstheme="majorBidi"/>
          <w:b/>
          <w:bCs/>
          <w:color w:val="2E74B5" w:themeColor="accent5" w:themeShade="BF"/>
          <w:sz w:val="52"/>
          <w:szCs w:val="52"/>
        </w:rPr>
      </w:pPr>
      <w:r w:rsidRPr="001E4027">
        <w:rPr>
          <w:rFonts w:asciiTheme="majorBidi" w:hAnsiTheme="majorBidi" w:cstheme="majorBidi" w:hint="cs"/>
          <w:b/>
          <w:bCs/>
          <w:color w:val="FF0000"/>
          <w:sz w:val="52"/>
          <w:szCs w:val="52"/>
          <w:rtl/>
        </w:rPr>
        <w:t>ال</w:t>
      </w:r>
      <w:r w:rsidR="004B02CB" w:rsidRPr="001E4027">
        <w:rPr>
          <w:rFonts w:asciiTheme="majorBidi" w:hAnsiTheme="majorBidi" w:cstheme="majorBidi"/>
          <w:b/>
          <w:bCs/>
          <w:color w:val="2E74B5" w:themeColor="accent5" w:themeShade="BF"/>
          <w:sz w:val="52"/>
          <w:szCs w:val="52"/>
          <w:rtl/>
        </w:rPr>
        <w:t>مرحلة التمهيدية</w:t>
      </w:r>
    </w:p>
    <w:p w14:paraId="06B2C04D" w14:textId="303AA3A9" w:rsidR="004B02CB" w:rsidRPr="001E4027" w:rsidRDefault="001E4027" w:rsidP="001E4027">
      <w:pPr>
        <w:spacing w:line="360" w:lineRule="auto"/>
        <w:ind w:left="-951"/>
        <w:jc w:val="center"/>
        <w:rPr>
          <w:rFonts w:asciiTheme="majorBidi" w:hAnsiTheme="majorBidi" w:cstheme="majorBidi"/>
          <w:b/>
          <w:bCs/>
          <w:color w:val="2E74B5" w:themeColor="accent5" w:themeShade="BF"/>
          <w:sz w:val="52"/>
          <w:szCs w:val="52"/>
          <w:rtl/>
          <w:lang w:bidi="ar-LY"/>
        </w:rPr>
      </w:pPr>
      <w:r>
        <w:rPr>
          <w:rFonts w:asciiTheme="majorBidi" w:hAnsiTheme="majorBidi" w:cstheme="majorBidi"/>
          <w:b/>
          <w:bCs/>
          <w:color w:val="2E74B5" w:themeColor="accent5" w:themeShade="BF"/>
          <w:sz w:val="52"/>
          <w:szCs w:val="52"/>
        </w:rPr>
        <w:t xml:space="preserve">               </w:t>
      </w:r>
      <w:r w:rsidRPr="001E4027">
        <w:rPr>
          <w:rFonts w:asciiTheme="majorBidi" w:hAnsiTheme="majorBidi" w:cstheme="majorBidi"/>
          <w:b/>
          <w:bCs/>
          <w:color w:val="2E74B5" w:themeColor="accent5" w:themeShade="BF"/>
          <w:sz w:val="52"/>
          <w:szCs w:val="52"/>
        </w:rPr>
        <w:t>P</w:t>
      </w:r>
      <w:r w:rsidR="004B02CB" w:rsidRPr="001E4027">
        <w:rPr>
          <w:rFonts w:asciiTheme="majorBidi" w:hAnsiTheme="majorBidi" w:cstheme="majorBidi"/>
          <w:b/>
          <w:bCs/>
          <w:color w:val="2E74B5" w:themeColor="accent5" w:themeShade="BF"/>
          <w:sz w:val="52"/>
          <w:szCs w:val="52"/>
        </w:rPr>
        <w:t>reliminary</w:t>
      </w:r>
      <w:r>
        <w:rPr>
          <w:rFonts w:asciiTheme="majorBidi" w:hAnsiTheme="majorBidi" w:cstheme="majorBidi"/>
          <w:b/>
          <w:bCs/>
          <w:color w:val="2E74B5" w:themeColor="accent5" w:themeShade="BF"/>
          <w:sz w:val="52"/>
          <w:szCs w:val="52"/>
        </w:rPr>
        <w:t xml:space="preserve"> phase</w:t>
      </w:r>
    </w:p>
    <w:p w14:paraId="1287FF2D" w14:textId="77777777" w:rsidR="004B02CB" w:rsidRPr="00CC6009" w:rsidRDefault="004B02CB" w:rsidP="00BE5F2D">
      <w:pPr>
        <w:spacing w:line="360" w:lineRule="auto"/>
        <w:rPr>
          <w:rFonts w:asciiTheme="majorBidi" w:hAnsiTheme="majorBidi" w:cstheme="majorBidi"/>
          <w:sz w:val="28"/>
          <w:szCs w:val="28"/>
          <w:rtl/>
        </w:rPr>
      </w:pPr>
    </w:p>
    <w:p w14:paraId="0655137B" w14:textId="77777777" w:rsidR="004B02CB" w:rsidRPr="00CC6009" w:rsidRDefault="004B02CB" w:rsidP="00BE5F2D">
      <w:pPr>
        <w:spacing w:line="360" w:lineRule="auto"/>
        <w:rPr>
          <w:rFonts w:asciiTheme="majorBidi" w:hAnsiTheme="majorBidi" w:cstheme="majorBidi"/>
          <w:sz w:val="28"/>
          <w:szCs w:val="28"/>
        </w:rPr>
      </w:pPr>
    </w:p>
    <w:p w14:paraId="08D8F6A8" w14:textId="77777777" w:rsidR="004B02CB" w:rsidRPr="00CC6009" w:rsidRDefault="004B02CB" w:rsidP="00BE5F2D">
      <w:pPr>
        <w:spacing w:line="360" w:lineRule="auto"/>
        <w:rPr>
          <w:rFonts w:asciiTheme="majorBidi" w:hAnsiTheme="majorBidi" w:cstheme="majorBidi"/>
          <w:sz w:val="28"/>
          <w:szCs w:val="28"/>
        </w:rPr>
      </w:pPr>
      <w:r w:rsidRPr="00CC6009">
        <w:rPr>
          <w:rFonts w:asciiTheme="majorBidi" w:hAnsiTheme="majorBidi" w:cstheme="majorBidi"/>
          <w:sz w:val="28"/>
          <w:szCs w:val="28"/>
        </w:rPr>
        <w:br w:type="page"/>
      </w:r>
    </w:p>
    <w:p w14:paraId="067B3B84" w14:textId="77777777" w:rsidR="009A321B" w:rsidRPr="00CC6009" w:rsidRDefault="009A321B" w:rsidP="00BE5F2D">
      <w:pPr>
        <w:bidi/>
        <w:spacing w:line="360" w:lineRule="auto"/>
        <w:rPr>
          <w:rFonts w:asciiTheme="majorBidi" w:hAnsiTheme="majorBidi" w:cstheme="majorBidi"/>
          <w:b/>
          <w:bCs/>
          <w:color w:val="2E74B5" w:themeColor="accent5" w:themeShade="BF"/>
          <w:sz w:val="28"/>
          <w:szCs w:val="28"/>
          <w:rtl/>
          <w:lang w:bidi="ar-LY"/>
        </w:rPr>
      </w:pPr>
      <w:r w:rsidRPr="00CC6009">
        <w:rPr>
          <w:rFonts w:asciiTheme="majorBidi" w:hAnsiTheme="majorBidi" w:cstheme="majorBidi"/>
          <w:b/>
          <w:bCs/>
          <w:color w:val="2E74B5" w:themeColor="accent5" w:themeShade="BF"/>
          <w:sz w:val="28"/>
          <w:szCs w:val="28"/>
          <w:rtl/>
          <w:lang w:bidi="ar-LY"/>
        </w:rPr>
        <w:lastRenderedPageBreak/>
        <w:t>تمهيد</w:t>
      </w:r>
    </w:p>
    <w:p w14:paraId="40A6D812" w14:textId="2E613DF2" w:rsidR="009A321B" w:rsidRPr="00CC6009" w:rsidRDefault="009A321B" w:rsidP="00BE5F2D">
      <w:pPr>
        <w:bidi/>
        <w:spacing w:line="360" w:lineRule="auto"/>
        <w:ind w:hanging="540"/>
        <w:rPr>
          <w:rFonts w:asciiTheme="majorBidi" w:hAnsiTheme="majorBidi" w:cstheme="majorBidi"/>
          <w:sz w:val="28"/>
          <w:szCs w:val="28"/>
          <w:rtl/>
          <w:lang w:bidi="ar-LY"/>
        </w:rPr>
      </w:pPr>
      <w:r w:rsidRPr="00CC6009">
        <w:rPr>
          <w:rFonts w:asciiTheme="majorBidi" w:hAnsiTheme="majorBidi" w:cstheme="majorBidi"/>
          <w:sz w:val="28"/>
          <w:szCs w:val="28"/>
          <w:rtl/>
          <w:lang w:bidi="ar-LY"/>
        </w:rPr>
        <w:t xml:space="preserve">       تعتبر الدراسة التمهيدية من أهم مراحل إنجاز </w:t>
      </w:r>
      <w:r w:rsidR="00CE120E" w:rsidRPr="00CC6009">
        <w:rPr>
          <w:rFonts w:asciiTheme="majorBidi" w:hAnsiTheme="majorBidi" w:cstheme="majorBidi" w:hint="cs"/>
          <w:sz w:val="28"/>
          <w:szCs w:val="28"/>
          <w:rtl/>
          <w:lang w:bidi="ar-LY"/>
        </w:rPr>
        <w:t>وتطوير</w:t>
      </w:r>
      <w:r w:rsidRPr="00CC6009">
        <w:rPr>
          <w:rFonts w:asciiTheme="majorBidi" w:hAnsiTheme="majorBidi" w:cstheme="majorBidi"/>
          <w:sz w:val="28"/>
          <w:szCs w:val="28"/>
          <w:rtl/>
          <w:lang w:bidi="ar-LY"/>
        </w:rPr>
        <w:t xml:space="preserve"> </w:t>
      </w:r>
      <w:r w:rsidR="00CE120E" w:rsidRPr="00CC6009">
        <w:rPr>
          <w:rFonts w:asciiTheme="majorBidi" w:hAnsiTheme="majorBidi" w:cstheme="majorBidi" w:hint="cs"/>
          <w:sz w:val="28"/>
          <w:szCs w:val="28"/>
          <w:rtl/>
          <w:lang w:bidi="ar-LY"/>
        </w:rPr>
        <w:t>النظام،</w:t>
      </w:r>
      <w:r w:rsidRPr="00CC6009">
        <w:rPr>
          <w:rFonts w:asciiTheme="majorBidi" w:hAnsiTheme="majorBidi" w:cstheme="majorBidi"/>
          <w:sz w:val="28"/>
          <w:szCs w:val="28"/>
          <w:rtl/>
          <w:lang w:bidi="ar-LY"/>
        </w:rPr>
        <w:t xml:space="preserve"> وهذه الدراسة </w:t>
      </w:r>
      <w:r w:rsidR="00CE120E" w:rsidRPr="00CC6009">
        <w:rPr>
          <w:rFonts w:asciiTheme="majorBidi" w:hAnsiTheme="majorBidi" w:cstheme="majorBidi" w:hint="cs"/>
          <w:sz w:val="28"/>
          <w:szCs w:val="28"/>
          <w:rtl/>
          <w:lang w:bidi="ar-LY"/>
        </w:rPr>
        <w:t>تكون مبدئية</w:t>
      </w:r>
      <w:r w:rsidRPr="00CC6009">
        <w:rPr>
          <w:rFonts w:asciiTheme="majorBidi" w:hAnsiTheme="majorBidi" w:cstheme="majorBidi"/>
          <w:sz w:val="28"/>
          <w:szCs w:val="28"/>
          <w:rtl/>
          <w:lang w:bidi="ar-LY"/>
        </w:rPr>
        <w:t xml:space="preserve"> </w:t>
      </w:r>
      <w:r w:rsidR="00CE120E" w:rsidRPr="00CC6009">
        <w:rPr>
          <w:rFonts w:asciiTheme="majorBidi" w:hAnsiTheme="majorBidi" w:cstheme="majorBidi" w:hint="cs"/>
          <w:sz w:val="28"/>
          <w:szCs w:val="28"/>
          <w:rtl/>
          <w:lang w:bidi="ar-LY"/>
        </w:rPr>
        <w:t>لأي</w:t>
      </w:r>
      <w:r w:rsidRPr="00CC6009">
        <w:rPr>
          <w:rFonts w:asciiTheme="majorBidi" w:hAnsiTheme="majorBidi" w:cstheme="majorBidi"/>
          <w:sz w:val="28"/>
          <w:szCs w:val="28"/>
          <w:rtl/>
          <w:lang w:bidi="ar-LY"/>
        </w:rPr>
        <w:t xml:space="preserve"> </w:t>
      </w:r>
      <w:r w:rsidR="00CE120E" w:rsidRPr="00CC6009">
        <w:rPr>
          <w:rFonts w:asciiTheme="majorBidi" w:hAnsiTheme="majorBidi" w:cstheme="majorBidi" w:hint="cs"/>
          <w:sz w:val="28"/>
          <w:szCs w:val="28"/>
          <w:rtl/>
          <w:lang w:bidi="ar-LY"/>
        </w:rPr>
        <w:t>نظام،</w:t>
      </w:r>
      <w:r w:rsidRPr="00CC6009">
        <w:rPr>
          <w:rFonts w:asciiTheme="majorBidi" w:hAnsiTheme="majorBidi" w:cstheme="majorBidi"/>
          <w:sz w:val="28"/>
          <w:szCs w:val="28"/>
          <w:rtl/>
          <w:lang w:bidi="ar-LY"/>
        </w:rPr>
        <w:t xml:space="preserve"> بحيث تقوم بأخذ فكرة </w:t>
      </w:r>
      <w:r w:rsidR="00CE120E" w:rsidRPr="00CC6009">
        <w:rPr>
          <w:rFonts w:asciiTheme="majorBidi" w:hAnsiTheme="majorBidi" w:cstheme="majorBidi" w:hint="cs"/>
          <w:sz w:val="28"/>
          <w:szCs w:val="28"/>
          <w:rtl/>
          <w:lang w:bidi="ar-LY"/>
        </w:rPr>
        <w:t>عنه،</w:t>
      </w:r>
      <w:r w:rsidRPr="00CC6009">
        <w:rPr>
          <w:rFonts w:asciiTheme="majorBidi" w:hAnsiTheme="majorBidi" w:cstheme="majorBidi"/>
          <w:sz w:val="28"/>
          <w:szCs w:val="28"/>
          <w:rtl/>
          <w:lang w:bidi="ar-LY"/>
        </w:rPr>
        <w:t xml:space="preserve"> لدراسة كافة جوانبه السلبية </w:t>
      </w:r>
      <w:r w:rsidR="00CE120E" w:rsidRPr="00CC6009">
        <w:rPr>
          <w:rFonts w:asciiTheme="majorBidi" w:hAnsiTheme="majorBidi" w:cstheme="majorBidi" w:hint="cs"/>
          <w:sz w:val="28"/>
          <w:szCs w:val="28"/>
          <w:rtl/>
          <w:lang w:bidi="ar-LY"/>
        </w:rPr>
        <w:t>والإيجابية،</w:t>
      </w:r>
      <w:r w:rsidRPr="00CC6009">
        <w:rPr>
          <w:rFonts w:asciiTheme="majorBidi" w:hAnsiTheme="majorBidi" w:cstheme="majorBidi"/>
          <w:sz w:val="28"/>
          <w:szCs w:val="28"/>
          <w:rtl/>
          <w:lang w:bidi="ar-LY"/>
        </w:rPr>
        <w:t xml:space="preserve"> بحيث يستفاد منها في معرفة التكاليف والمزايا المتوقعة لهذا النظام.</w:t>
      </w:r>
    </w:p>
    <w:p w14:paraId="5BBC0F51" w14:textId="3E90F8FE" w:rsidR="009A321B" w:rsidRPr="00CC6009" w:rsidRDefault="001C2A29" w:rsidP="00BE5F2D">
      <w:pPr>
        <w:bidi/>
        <w:spacing w:line="360" w:lineRule="auto"/>
        <w:rPr>
          <w:rFonts w:asciiTheme="majorBidi" w:hAnsiTheme="majorBidi" w:cstheme="majorBidi"/>
          <w:sz w:val="28"/>
          <w:szCs w:val="28"/>
          <w:rtl/>
          <w:lang w:bidi="ar-LY"/>
        </w:rPr>
      </w:pPr>
      <w:commentRangeStart w:id="0"/>
      <w:r w:rsidRPr="00CC6009">
        <w:rPr>
          <w:rFonts w:asciiTheme="majorBidi" w:hAnsiTheme="majorBidi" w:cs="Times New Roman"/>
          <w:sz w:val="28"/>
          <w:szCs w:val="28"/>
          <w:rtl/>
          <w:lang w:bidi="ar-LY"/>
        </w:rPr>
        <w:t>وقمنا</w:t>
      </w:r>
      <w:r w:rsidRPr="00CC6009">
        <w:rPr>
          <w:rFonts w:asciiTheme="majorBidi" w:hAnsiTheme="majorBidi" w:cstheme="majorBidi"/>
          <w:sz w:val="28"/>
          <w:szCs w:val="28"/>
          <w:lang w:bidi="ar-LY"/>
        </w:rPr>
        <w:t xml:space="preserve"> </w:t>
      </w:r>
      <w:r w:rsidRPr="00CC6009">
        <w:rPr>
          <w:rFonts w:asciiTheme="majorBidi" w:hAnsiTheme="majorBidi" w:cs="Times New Roman"/>
          <w:sz w:val="28"/>
          <w:szCs w:val="28"/>
          <w:rtl/>
          <w:lang w:bidi="ar-LY"/>
        </w:rPr>
        <w:t>بهذه</w:t>
      </w:r>
      <w:r w:rsidRPr="00CC6009">
        <w:rPr>
          <w:rFonts w:asciiTheme="majorBidi" w:hAnsiTheme="majorBidi" w:cstheme="majorBidi"/>
          <w:sz w:val="28"/>
          <w:szCs w:val="28"/>
          <w:lang w:bidi="ar-LY"/>
        </w:rPr>
        <w:t xml:space="preserve"> </w:t>
      </w:r>
      <w:r w:rsidRPr="00CC6009">
        <w:rPr>
          <w:rFonts w:asciiTheme="majorBidi" w:hAnsiTheme="majorBidi" w:cs="Times New Roman"/>
          <w:sz w:val="28"/>
          <w:szCs w:val="28"/>
          <w:rtl/>
          <w:lang w:bidi="ar-LY"/>
        </w:rPr>
        <w:t>الدراسة</w:t>
      </w:r>
      <w:r w:rsidRPr="00CC6009">
        <w:rPr>
          <w:rFonts w:asciiTheme="majorBidi" w:hAnsiTheme="majorBidi" w:cstheme="majorBidi"/>
          <w:sz w:val="28"/>
          <w:szCs w:val="28"/>
          <w:lang w:bidi="ar-LY"/>
        </w:rPr>
        <w:t xml:space="preserve"> </w:t>
      </w:r>
      <w:r w:rsidRPr="00CC6009">
        <w:rPr>
          <w:rFonts w:asciiTheme="majorBidi" w:hAnsiTheme="majorBidi" w:cs="Times New Roman"/>
          <w:sz w:val="28"/>
          <w:szCs w:val="28"/>
          <w:rtl/>
          <w:lang w:bidi="ar-LY"/>
        </w:rPr>
        <w:t>معتمدين</w:t>
      </w:r>
      <w:r w:rsidRPr="00CC6009">
        <w:rPr>
          <w:rFonts w:asciiTheme="majorBidi" w:hAnsiTheme="majorBidi" w:cstheme="majorBidi"/>
          <w:sz w:val="28"/>
          <w:szCs w:val="28"/>
          <w:lang w:bidi="ar-LY"/>
        </w:rPr>
        <w:t xml:space="preserve"> </w:t>
      </w:r>
      <w:r w:rsidRPr="00CC6009">
        <w:rPr>
          <w:rFonts w:asciiTheme="majorBidi" w:hAnsiTheme="majorBidi" w:cs="Times New Roman"/>
          <w:sz w:val="28"/>
          <w:szCs w:val="28"/>
          <w:rtl/>
          <w:lang w:bidi="ar-LY"/>
        </w:rPr>
        <w:t>على</w:t>
      </w:r>
      <w:r w:rsidRPr="00CC6009">
        <w:rPr>
          <w:rFonts w:asciiTheme="majorBidi" w:hAnsiTheme="majorBidi" w:cstheme="majorBidi"/>
          <w:sz w:val="28"/>
          <w:szCs w:val="28"/>
          <w:lang w:bidi="ar-LY"/>
        </w:rPr>
        <w:t xml:space="preserve"> </w:t>
      </w:r>
      <w:r w:rsidRPr="00CC6009">
        <w:rPr>
          <w:rFonts w:asciiTheme="majorBidi" w:hAnsiTheme="majorBidi" w:cs="Times New Roman"/>
          <w:sz w:val="28"/>
          <w:szCs w:val="28"/>
          <w:rtl/>
          <w:lang w:bidi="ar-LY"/>
        </w:rPr>
        <w:t>المعلومات</w:t>
      </w:r>
      <w:r w:rsidRPr="00CC6009">
        <w:rPr>
          <w:rFonts w:asciiTheme="majorBidi" w:hAnsiTheme="majorBidi" w:cstheme="majorBidi"/>
          <w:sz w:val="28"/>
          <w:szCs w:val="28"/>
          <w:lang w:bidi="ar-LY"/>
        </w:rPr>
        <w:t xml:space="preserve"> </w:t>
      </w:r>
      <w:r w:rsidR="00CE120E" w:rsidRPr="00CC6009">
        <w:rPr>
          <w:rFonts w:asciiTheme="majorBidi" w:hAnsiTheme="majorBidi" w:cs="Times New Roman" w:hint="cs"/>
          <w:sz w:val="28"/>
          <w:szCs w:val="28"/>
          <w:rtl/>
          <w:lang w:bidi="ar-LY"/>
        </w:rPr>
        <w:t>و</w:t>
      </w:r>
      <w:r w:rsidR="00CE120E" w:rsidRPr="00CC6009">
        <w:rPr>
          <w:rFonts w:asciiTheme="majorBidi" w:hAnsiTheme="majorBidi" w:cstheme="majorBidi"/>
          <w:sz w:val="28"/>
          <w:szCs w:val="28"/>
          <w:rtl/>
          <w:lang w:bidi="ar-LY"/>
        </w:rPr>
        <w:t>التوضيحات</w:t>
      </w:r>
      <w:r w:rsidRPr="00CC6009">
        <w:rPr>
          <w:rFonts w:asciiTheme="majorBidi" w:hAnsiTheme="majorBidi" w:cstheme="majorBidi"/>
          <w:sz w:val="28"/>
          <w:szCs w:val="28"/>
          <w:lang w:bidi="ar-LY"/>
        </w:rPr>
        <w:t xml:space="preserve"> </w:t>
      </w:r>
      <w:r w:rsidRPr="00CC6009">
        <w:rPr>
          <w:rFonts w:asciiTheme="majorBidi" w:hAnsiTheme="majorBidi" w:cs="Times New Roman"/>
          <w:sz w:val="28"/>
          <w:szCs w:val="28"/>
          <w:rtl/>
          <w:lang w:bidi="ar-LY"/>
        </w:rPr>
        <w:t>والإجابات</w:t>
      </w:r>
      <w:r w:rsidRPr="00CC6009">
        <w:rPr>
          <w:rFonts w:asciiTheme="majorBidi" w:hAnsiTheme="majorBidi" w:cstheme="majorBidi"/>
          <w:sz w:val="28"/>
          <w:szCs w:val="28"/>
          <w:lang w:bidi="ar-LY"/>
        </w:rPr>
        <w:t xml:space="preserve"> </w:t>
      </w:r>
      <w:r w:rsidRPr="00CC6009">
        <w:rPr>
          <w:rFonts w:asciiTheme="majorBidi" w:hAnsiTheme="majorBidi" w:cs="Times New Roman"/>
          <w:sz w:val="28"/>
          <w:szCs w:val="28"/>
          <w:rtl/>
          <w:lang w:bidi="ar-LY"/>
        </w:rPr>
        <w:t>على</w:t>
      </w:r>
      <w:r w:rsidRPr="00CC6009">
        <w:rPr>
          <w:rFonts w:asciiTheme="majorBidi" w:hAnsiTheme="majorBidi" w:cstheme="majorBidi"/>
          <w:sz w:val="28"/>
          <w:szCs w:val="28"/>
          <w:lang w:bidi="ar-LY"/>
        </w:rPr>
        <w:t xml:space="preserve"> </w:t>
      </w:r>
      <w:r w:rsidRPr="00CC6009">
        <w:rPr>
          <w:rFonts w:asciiTheme="majorBidi" w:hAnsiTheme="majorBidi" w:cs="Times New Roman"/>
          <w:sz w:val="28"/>
          <w:szCs w:val="28"/>
          <w:rtl/>
          <w:lang w:bidi="ar-LY"/>
        </w:rPr>
        <w:t>الأسئلة</w:t>
      </w:r>
      <w:r w:rsidRPr="00CC6009">
        <w:rPr>
          <w:rFonts w:asciiTheme="majorBidi" w:hAnsiTheme="majorBidi" w:cstheme="majorBidi"/>
          <w:sz w:val="28"/>
          <w:szCs w:val="28"/>
          <w:lang w:bidi="ar-LY"/>
        </w:rPr>
        <w:t xml:space="preserve"> </w:t>
      </w:r>
      <w:r w:rsidRPr="00CC6009">
        <w:rPr>
          <w:rFonts w:asciiTheme="majorBidi" w:hAnsiTheme="majorBidi" w:cs="Times New Roman"/>
          <w:sz w:val="28"/>
          <w:szCs w:val="28"/>
          <w:rtl/>
          <w:lang w:bidi="ar-LY"/>
        </w:rPr>
        <w:t>والاستفسارات</w:t>
      </w:r>
      <w:r w:rsidRPr="00CC6009">
        <w:rPr>
          <w:rFonts w:asciiTheme="majorBidi" w:hAnsiTheme="majorBidi" w:cstheme="majorBidi"/>
          <w:sz w:val="28"/>
          <w:szCs w:val="28"/>
          <w:lang w:bidi="ar-LY"/>
        </w:rPr>
        <w:t xml:space="preserve"> </w:t>
      </w:r>
      <w:r w:rsidRPr="00CC6009">
        <w:rPr>
          <w:rFonts w:asciiTheme="majorBidi" w:hAnsiTheme="majorBidi" w:cs="Times New Roman"/>
          <w:sz w:val="28"/>
          <w:szCs w:val="28"/>
          <w:rtl/>
          <w:lang w:bidi="ar-LY"/>
        </w:rPr>
        <w:t>من</w:t>
      </w:r>
      <w:r w:rsidRPr="00CC6009">
        <w:rPr>
          <w:rFonts w:asciiTheme="majorBidi" w:hAnsiTheme="majorBidi" w:cstheme="majorBidi"/>
          <w:sz w:val="28"/>
          <w:szCs w:val="28"/>
          <w:lang w:bidi="ar-LY"/>
        </w:rPr>
        <w:t xml:space="preserve"> </w:t>
      </w:r>
      <w:r w:rsidRPr="00CC6009">
        <w:rPr>
          <w:rFonts w:asciiTheme="majorBidi" w:hAnsiTheme="majorBidi" w:cs="Times New Roman"/>
          <w:sz w:val="28"/>
          <w:szCs w:val="28"/>
          <w:rtl/>
          <w:lang w:bidi="ar-LY"/>
        </w:rPr>
        <w:t>خلال</w:t>
      </w:r>
      <w:r w:rsidRPr="00CC6009">
        <w:rPr>
          <w:rFonts w:asciiTheme="majorBidi" w:hAnsiTheme="majorBidi" w:cstheme="majorBidi"/>
          <w:sz w:val="28"/>
          <w:szCs w:val="28"/>
          <w:lang w:bidi="ar-LY"/>
        </w:rPr>
        <w:t xml:space="preserve"> </w:t>
      </w:r>
      <w:r w:rsidRPr="00CC6009">
        <w:rPr>
          <w:rFonts w:asciiTheme="majorBidi" w:hAnsiTheme="majorBidi" w:cs="Times New Roman"/>
          <w:sz w:val="28"/>
          <w:szCs w:val="28"/>
          <w:rtl/>
          <w:lang w:bidi="ar-LY"/>
        </w:rPr>
        <w:t>المقابلات</w:t>
      </w:r>
      <w:r w:rsidRPr="00CC6009">
        <w:rPr>
          <w:rFonts w:asciiTheme="majorBidi" w:hAnsiTheme="majorBidi" w:cstheme="majorBidi"/>
          <w:sz w:val="28"/>
          <w:szCs w:val="28"/>
          <w:lang w:bidi="ar-LY"/>
        </w:rPr>
        <w:t xml:space="preserve"> </w:t>
      </w:r>
      <w:r w:rsidRPr="00CC6009">
        <w:rPr>
          <w:rFonts w:asciiTheme="majorBidi" w:hAnsiTheme="majorBidi" w:cs="Times New Roman"/>
          <w:sz w:val="28"/>
          <w:szCs w:val="28"/>
          <w:rtl/>
          <w:lang w:bidi="ar-LY"/>
        </w:rPr>
        <w:t>الشخصية</w:t>
      </w:r>
      <w:r w:rsidRPr="00CC6009">
        <w:rPr>
          <w:rFonts w:asciiTheme="majorBidi" w:hAnsiTheme="majorBidi" w:cstheme="majorBidi"/>
          <w:sz w:val="28"/>
          <w:szCs w:val="28"/>
          <w:lang w:bidi="ar-LY"/>
        </w:rPr>
        <w:t xml:space="preserve"> </w:t>
      </w:r>
      <w:r w:rsidRPr="00CC6009">
        <w:rPr>
          <w:rFonts w:asciiTheme="majorBidi" w:hAnsiTheme="majorBidi" w:cs="Times New Roman"/>
          <w:sz w:val="28"/>
          <w:szCs w:val="28"/>
          <w:rtl/>
          <w:lang w:bidi="ar-LY"/>
        </w:rPr>
        <w:t>محاولين</w:t>
      </w:r>
      <w:r w:rsidRPr="00CC6009">
        <w:rPr>
          <w:rFonts w:asciiTheme="majorBidi" w:hAnsiTheme="majorBidi" w:cstheme="majorBidi"/>
          <w:sz w:val="28"/>
          <w:szCs w:val="28"/>
          <w:lang w:bidi="ar-LY"/>
        </w:rPr>
        <w:t xml:space="preserve"> </w:t>
      </w:r>
      <w:r w:rsidRPr="00CC6009">
        <w:rPr>
          <w:rFonts w:asciiTheme="majorBidi" w:hAnsiTheme="majorBidi" w:cs="Times New Roman"/>
          <w:sz w:val="28"/>
          <w:szCs w:val="28"/>
          <w:rtl/>
          <w:lang w:bidi="ar-LY"/>
        </w:rPr>
        <w:t>جمع</w:t>
      </w:r>
      <w:r w:rsidRPr="00CC6009">
        <w:rPr>
          <w:rFonts w:asciiTheme="majorBidi" w:hAnsiTheme="majorBidi" w:cstheme="majorBidi"/>
          <w:sz w:val="28"/>
          <w:szCs w:val="28"/>
          <w:lang w:bidi="ar-LY"/>
        </w:rPr>
        <w:t xml:space="preserve"> </w:t>
      </w:r>
      <w:r w:rsidRPr="00CC6009">
        <w:rPr>
          <w:rFonts w:asciiTheme="majorBidi" w:hAnsiTheme="majorBidi" w:cs="Times New Roman"/>
          <w:sz w:val="28"/>
          <w:szCs w:val="28"/>
          <w:rtl/>
          <w:lang w:bidi="ar-LY"/>
        </w:rPr>
        <w:t>أكبر</w:t>
      </w:r>
      <w:r w:rsidRPr="00CC6009">
        <w:rPr>
          <w:rFonts w:asciiTheme="majorBidi" w:hAnsiTheme="majorBidi" w:cstheme="majorBidi"/>
          <w:sz w:val="28"/>
          <w:szCs w:val="28"/>
          <w:lang w:bidi="ar-LY"/>
        </w:rPr>
        <w:t xml:space="preserve"> </w:t>
      </w:r>
      <w:r w:rsidRPr="00CC6009">
        <w:rPr>
          <w:rFonts w:asciiTheme="majorBidi" w:hAnsiTheme="majorBidi" w:cs="Times New Roman"/>
          <w:sz w:val="28"/>
          <w:szCs w:val="28"/>
          <w:rtl/>
          <w:lang w:bidi="ar-LY"/>
        </w:rPr>
        <w:t>قدر</w:t>
      </w:r>
      <w:r w:rsidRPr="00CC6009">
        <w:rPr>
          <w:rFonts w:asciiTheme="majorBidi" w:hAnsiTheme="majorBidi" w:cstheme="majorBidi"/>
          <w:sz w:val="28"/>
          <w:szCs w:val="28"/>
          <w:lang w:bidi="ar-LY"/>
        </w:rPr>
        <w:t xml:space="preserve"> </w:t>
      </w:r>
      <w:r w:rsidRPr="00CC6009">
        <w:rPr>
          <w:rFonts w:asciiTheme="majorBidi" w:hAnsiTheme="majorBidi" w:cs="Times New Roman"/>
          <w:sz w:val="28"/>
          <w:szCs w:val="28"/>
          <w:rtl/>
          <w:lang w:bidi="ar-LY"/>
        </w:rPr>
        <w:t>ممكن</w:t>
      </w:r>
      <w:r w:rsidRPr="00CC6009">
        <w:rPr>
          <w:rFonts w:asciiTheme="majorBidi" w:hAnsiTheme="majorBidi" w:cstheme="majorBidi"/>
          <w:sz w:val="28"/>
          <w:szCs w:val="28"/>
          <w:lang w:bidi="ar-LY"/>
        </w:rPr>
        <w:t xml:space="preserve"> </w:t>
      </w:r>
      <w:r w:rsidRPr="00CC6009">
        <w:rPr>
          <w:rFonts w:asciiTheme="majorBidi" w:hAnsiTheme="majorBidi" w:cs="Times New Roman"/>
          <w:sz w:val="28"/>
          <w:szCs w:val="28"/>
          <w:rtl/>
          <w:lang w:bidi="ar-LY"/>
        </w:rPr>
        <w:t>من</w:t>
      </w:r>
      <w:r w:rsidRPr="00CC6009">
        <w:rPr>
          <w:rFonts w:asciiTheme="majorBidi" w:hAnsiTheme="majorBidi" w:cstheme="majorBidi"/>
          <w:sz w:val="28"/>
          <w:szCs w:val="28"/>
          <w:lang w:bidi="ar-LY"/>
        </w:rPr>
        <w:t xml:space="preserve"> </w:t>
      </w:r>
      <w:r w:rsidRPr="00CC6009">
        <w:rPr>
          <w:rFonts w:asciiTheme="majorBidi" w:hAnsiTheme="majorBidi" w:cs="Times New Roman"/>
          <w:sz w:val="28"/>
          <w:szCs w:val="28"/>
          <w:rtl/>
          <w:lang w:bidi="ar-LY"/>
        </w:rPr>
        <w:t>الشرح</w:t>
      </w:r>
      <w:r w:rsidRPr="00CC6009">
        <w:rPr>
          <w:rFonts w:asciiTheme="majorBidi" w:hAnsiTheme="majorBidi" w:cstheme="majorBidi"/>
          <w:sz w:val="28"/>
          <w:szCs w:val="28"/>
          <w:lang w:bidi="ar-LY"/>
        </w:rPr>
        <w:t xml:space="preserve"> </w:t>
      </w:r>
      <w:r w:rsidRPr="00CC6009">
        <w:rPr>
          <w:rFonts w:asciiTheme="majorBidi" w:hAnsiTheme="majorBidi" w:cs="Times New Roman"/>
          <w:sz w:val="28"/>
          <w:szCs w:val="28"/>
          <w:rtl/>
          <w:lang w:bidi="ar-LY"/>
        </w:rPr>
        <w:t>والتوضيح</w:t>
      </w:r>
      <w:r w:rsidRPr="00CC6009">
        <w:rPr>
          <w:rFonts w:asciiTheme="majorBidi" w:hAnsiTheme="majorBidi" w:cstheme="majorBidi"/>
          <w:sz w:val="28"/>
          <w:szCs w:val="28"/>
          <w:lang w:bidi="ar-LY"/>
        </w:rPr>
        <w:t xml:space="preserve"> </w:t>
      </w:r>
      <w:r w:rsidRPr="00CC6009">
        <w:rPr>
          <w:rFonts w:asciiTheme="majorBidi" w:hAnsiTheme="majorBidi" w:cs="Times New Roman"/>
          <w:sz w:val="28"/>
          <w:szCs w:val="28"/>
          <w:rtl/>
          <w:lang w:bidi="ar-LY"/>
        </w:rPr>
        <w:t>عن</w:t>
      </w:r>
      <w:r w:rsidRPr="00CC6009">
        <w:rPr>
          <w:rFonts w:asciiTheme="majorBidi" w:hAnsiTheme="majorBidi" w:cstheme="majorBidi"/>
          <w:sz w:val="28"/>
          <w:szCs w:val="28"/>
          <w:lang w:bidi="ar-LY"/>
        </w:rPr>
        <w:t xml:space="preserve"> </w:t>
      </w:r>
      <w:r w:rsidRPr="00CC6009">
        <w:rPr>
          <w:rFonts w:asciiTheme="majorBidi" w:hAnsiTheme="majorBidi" w:cs="Times New Roman"/>
          <w:sz w:val="28"/>
          <w:szCs w:val="28"/>
          <w:rtl/>
          <w:lang w:bidi="ar-LY"/>
        </w:rPr>
        <w:t>الوظائف</w:t>
      </w:r>
      <w:r w:rsidRPr="00CC6009">
        <w:rPr>
          <w:rFonts w:asciiTheme="majorBidi" w:hAnsiTheme="majorBidi" w:cstheme="majorBidi"/>
          <w:sz w:val="28"/>
          <w:szCs w:val="28"/>
          <w:lang w:bidi="ar-LY"/>
        </w:rPr>
        <w:t xml:space="preserve"> </w:t>
      </w:r>
      <w:r w:rsidRPr="00CC6009">
        <w:rPr>
          <w:rFonts w:asciiTheme="majorBidi" w:hAnsiTheme="majorBidi" w:cs="Times New Roman"/>
          <w:sz w:val="28"/>
          <w:szCs w:val="28"/>
          <w:rtl/>
          <w:lang w:bidi="ar-LY"/>
        </w:rPr>
        <w:t>التي</w:t>
      </w:r>
      <w:r w:rsidRPr="00CC6009">
        <w:rPr>
          <w:rFonts w:asciiTheme="majorBidi" w:hAnsiTheme="majorBidi" w:cstheme="majorBidi"/>
          <w:sz w:val="28"/>
          <w:szCs w:val="28"/>
          <w:lang w:bidi="ar-LY"/>
        </w:rPr>
        <w:t xml:space="preserve"> </w:t>
      </w:r>
      <w:r w:rsidRPr="00CC6009">
        <w:rPr>
          <w:rFonts w:asciiTheme="majorBidi" w:hAnsiTheme="majorBidi" w:cs="Times New Roman"/>
          <w:sz w:val="28"/>
          <w:szCs w:val="28"/>
          <w:rtl/>
          <w:lang w:bidi="ar-LY"/>
        </w:rPr>
        <w:t>يقوم</w:t>
      </w:r>
      <w:r w:rsidRPr="00CC6009">
        <w:rPr>
          <w:rFonts w:asciiTheme="majorBidi" w:hAnsiTheme="majorBidi" w:cstheme="majorBidi"/>
          <w:sz w:val="28"/>
          <w:szCs w:val="28"/>
          <w:lang w:bidi="ar-LY"/>
        </w:rPr>
        <w:t xml:space="preserve"> </w:t>
      </w:r>
      <w:r w:rsidRPr="00CC6009">
        <w:rPr>
          <w:rFonts w:asciiTheme="majorBidi" w:hAnsiTheme="majorBidi" w:cs="Times New Roman"/>
          <w:sz w:val="28"/>
          <w:szCs w:val="28"/>
          <w:rtl/>
          <w:lang w:bidi="ar-LY"/>
        </w:rPr>
        <w:t>به</w:t>
      </w:r>
      <w:r w:rsidRPr="00CC6009">
        <w:rPr>
          <w:rFonts w:asciiTheme="majorBidi" w:hAnsiTheme="majorBidi" w:cstheme="majorBidi"/>
          <w:sz w:val="28"/>
          <w:szCs w:val="28"/>
          <w:lang w:bidi="ar-LY"/>
        </w:rPr>
        <w:t xml:space="preserve"> </w:t>
      </w:r>
      <w:r w:rsidRPr="00CC6009">
        <w:rPr>
          <w:rFonts w:asciiTheme="majorBidi" w:hAnsiTheme="majorBidi" w:cs="Times New Roman"/>
          <w:sz w:val="28"/>
          <w:szCs w:val="28"/>
          <w:rtl/>
          <w:lang w:bidi="ar-LY"/>
        </w:rPr>
        <w:t>موقع</w:t>
      </w:r>
      <w:r w:rsidRPr="00CC6009">
        <w:rPr>
          <w:rFonts w:asciiTheme="majorBidi" w:hAnsiTheme="majorBidi" w:cstheme="majorBidi"/>
          <w:sz w:val="28"/>
          <w:szCs w:val="28"/>
          <w:lang w:bidi="ar-LY"/>
        </w:rPr>
        <w:t xml:space="preserve"> </w:t>
      </w:r>
      <w:r w:rsidRPr="00CC6009">
        <w:rPr>
          <w:rFonts w:asciiTheme="majorBidi" w:hAnsiTheme="majorBidi" w:cs="Times New Roman"/>
          <w:sz w:val="28"/>
          <w:szCs w:val="28"/>
          <w:rtl/>
          <w:lang w:bidi="ar-LY"/>
        </w:rPr>
        <w:t>متجر</w:t>
      </w:r>
      <w:r w:rsidRPr="00CC6009">
        <w:rPr>
          <w:rFonts w:asciiTheme="majorBidi" w:hAnsiTheme="majorBidi" w:cstheme="majorBidi"/>
          <w:sz w:val="28"/>
          <w:szCs w:val="28"/>
          <w:lang w:bidi="ar-LY"/>
        </w:rPr>
        <w:t xml:space="preserve"> </w:t>
      </w:r>
      <w:r w:rsidRPr="00CC6009">
        <w:rPr>
          <w:rFonts w:asciiTheme="majorBidi" w:hAnsiTheme="majorBidi" w:cs="Times New Roman"/>
          <w:sz w:val="28"/>
          <w:szCs w:val="28"/>
          <w:rtl/>
          <w:lang w:bidi="ar-LY"/>
        </w:rPr>
        <w:t>الكتروني</w:t>
      </w:r>
      <w:r w:rsidRPr="00CC6009">
        <w:rPr>
          <w:rFonts w:asciiTheme="majorBidi" w:hAnsiTheme="majorBidi" w:cstheme="majorBidi"/>
          <w:sz w:val="28"/>
          <w:szCs w:val="28"/>
          <w:lang w:bidi="ar-LY"/>
        </w:rPr>
        <w:t xml:space="preserve"> </w:t>
      </w:r>
      <w:r w:rsidRPr="00CC6009">
        <w:rPr>
          <w:rFonts w:asciiTheme="majorBidi" w:hAnsiTheme="majorBidi" w:cs="Times New Roman"/>
          <w:sz w:val="28"/>
          <w:szCs w:val="28"/>
          <w:rtl/>
          <w:lang w:bidi="ar-LY"/>
        </w:rPr>
        <w:t>وتجميع</w:t>
      </w:r>
      <w:r w:rsidRPr="00CC6009">
        <w:rPr>
          <w:rFonts w:asciiTheme="majorBidi" w:hAnsiTheme="majorBidi" w:cstheme="majorBidi"/>
          <w:sz w:val="28"/>
          <w:szCs w:val="28"/>
          <w:lang w:bidi="ar-LY"/>
        </w:rPr>
        <w:t xml:space="preserve"> </w:t>
      </w:r>
      <w:r w:rsidRPr="00CC6009">
        <w:rPr>
          <w:rFonts w:asciiTheme="majorBidi" w:hAnsiTheme="majorBidi" w:cs="Times New Roman"/>
          <w:sz w:val="28"/>
          <w:szCs w:val="28"/>
          <w:rtl/>
          <w:lang w:bidi="ar-LY"/>
        </w:rPr>
        <w:t>مجموعة</w:t>
      </w:r>
      <w:r w:rsidRPr="00CC6009">
        <w:rPr>
          <w:rFonts w:asciiTheme="majorBidi" w:hAnsiTheme="majorBidi" w:cstheme="majorBidi"/>
          <w:sz w:val="28"/>
          <w:szCs w:val="28"/>
          <w:lang w:bidi="ar-LY"/>
        </w:rPr>
        <w:t xml:space="preserve"> </w:t>
      </w:r>
      <w:r w:rsidRPr="00CC6009">
        <w:rPr>
          <w:rFonts w:asciiTheme="majorBidi" w:hAnsiTheme="majorBidi" w:cs="Times New Roman"/>
          <w:sz w:val="28"/>
          <w:szCs w:val="28"/>
          <w:rtl/>
          <w:lang w:bidi="ar-LY"/>
        </w:rPr>
        <w:t>من</w:t>
      </w:r>
      <w:r w:rsidRPr="00CC6009">
        <w:rPr>
          <w:rFonts w:asciiTheme="majorBidi" w:hAnsiTheme="majorBidi" w:cstheme="majorBidi"/>
          <w:sz w:val="28"/>
          <w:szCs w:val="28"/>
          <w:lang w:bidi="ar-LY"/>
        </w:rPr>
        <w:t xml:space="preserve"> </w:t>
      </w:r>
      <w:r w:rsidRPr="00CC6009">
        <w:rPr>
          <w:rFonts w:asciiTheme="majorBidi" w:hAnsiTheme="majorBidi" w:cs="Times New Roman"/>
          <w:sz w:val="28"/>
          <w:szCs w:val="28"/>
          <w:rtl/>
          <w:lang w:bidi="ar-LY"/>
        </w:rPr>
        <w:t>النماذج</w:t>
      </w:r>
      <w:r w:rsidRPr="00CC6009">
        <w:rPr>
          <w:rFonts w:asciiTheme="majorBidi" w:hAnsiTheme="majorBidi" w:cstheme="majorBidi"/>
          <w:sz w:val="28"/>
          <w:szCs w:val="28"/>
          <w:lang w:bidi="ar-LY"/>
        </w:rPr>
        <w:t xml:space="preserve"> </w:t>
      </w:r>
      <w:r w:rsidRPr="00CC6009">
        <w:rPr>
          <w:rFonts w:asciiTheme="majorBidi" w:hAnsiTheme="majorBidi" w:cs="Times New Roman"/>
          <w:sz w:val="28"/>
          <w:szCs w:val="28"/>
          <w:rtl/>
          <w:lang w:bidi="ar-LY"/>
        </w:rPr>
        <w:t>والاستبيانات</w:t>
      </w:r>
      <w:commentRangeEnd w:id="0"/>
      <w:r w:rsidR="00984396">
        <w:rPr>
          <w:rStyle w:val="CommentReference"/>
          <w:rtl/>
        </w:rPr>
        <w:commentReference w:id="0"/>
      </w:r>
      <w:r w:rsidRPr="00CC6009">
        <w:rPr>
          <w:rFonts w:asciiTheme="majorBidi" w:hAnsiTheme="majorBidi" w:cstheme="majorBidi"/>
          <w:sz w:val="28"/>
          <w:szCs w:val="28"/>
          <w:lang w:bidi="ar-LY"/>
        </w:rPr>
        <w:t xml:space="preserve"> </w:t>
      </w:r>
      <w:r w:rsidRPr="00CC6009">
        <w:rPr>
          <w:rFonts w:asciiTheme="majorBidi" w:hAnsiTheme="majorBidi" w:cs="Times New Roman"/>
          <w:sz w:val="28"/>
          <w:szCs w:val="28"/>
          <w:rtl/>
          <w:lang w:bidi="ar-LY"/>
        </w:rPr>
        <w:t>عن</w:t>
      </w:r>
      <w:r w:rsidRPr="00CC6009">
        <w:rPr>
          <w:rFonts w:asciiTheme="majorBidi" w:hAnsiTheme="majorBidi" w:cstheme="majorBidi"/>
          <w:sz w:val="28"/>
          <w:szCs w:val="28"/>
          <w:lang w:bidi="ar-LY"/>
        </w:rPr>
        <w:t xml:space="preserve"> </w:t>
      </w:r>
      <w:r w:rsidRPr="00CC6009">
        <w:rPr>
          <w:rFonts w:asciiTheme="majorBidi" w:hAnsiTheme="majorBidi" w:cs="Times New Roman"/>
          <w:sz w:val="28"/>
          <w:szCs w:val="28"/>
          <w:rtl/>
          <w:lang w:bidi="ar-LY"/>
        </w:rPr>
        <w:t>العمل</w:t>
      </w:r>
      <w:r w:rsidRPr="00CC6009">
        <w:rPr>
          <w:rFonts w:asciiTheme="majorBidi" w:hAnsiTheme="majorBidi" w:cstheme="majorBidi"/>
          <w:sz w:val="28"/>
          <w:szCs w:val="28"/>
          <w:lang w:bidi="ar-LY"/>
        </w:rPr>
        <w:t xml:space="preserve"> </w:t>
      </w:r>
      <w:r w:rsidRPr="00CC6009">
        <w:rPr>
          <w:rFonts w:asciiTheme="majorBidi" w:hAnsiTheme="majorBidi" w:cs="Times New Roman"/>
          <w:sz w:val="28"/>
          <w:szCs w:val="28"/>
          <w:rtl/>
          <w:lang w:bidi="ar-LY"/>
        </w:rPr>
        <w:t>القائم</w:t>
      </w:r>
      <w:r w:rsidRPr="00CC6009">
        <w:rPr>
          <w:rFonts w:asciiTheme="majorBidi" w:hAnsiTheme="majorBidi" w:cstheme="majorBidi"/>
          <w:sz w:val="28"/>
          <w:szCs w:val="28"/>
          <w:lang w:bidi="ar-LY"/>
        </w:rPr>
        <w:t xml:space="preserve"> </w:t>
      </w:r>
      <w:r w:rsidR="009A321B" w:rsidRPr="00CC6009">
        <w:rPr>
          <w:rFonts w:asciiTheme="majorBidi" w:hAnsiTheme="majorBidi" w:cstheme="majorBidi"/>
          <w:sz w:val="28"/>
          <w:szCs w:val="28"/>
          <w:rtl/>
          <w:lang w:bidi="ar-LY"/>
        </w:rPr>
        <w:t xml:space="preserve">ومحلل النظم يحتاج إلى مصادر لجمع الحقائق </w:t>
      </w:r>
      <w:r w:rsidR="00CE120E" w:rsidRPr="00CC6009">
        <w:rPr>
          <w:rFonts w:asciiTheme="majorBidi" w:hAnsiTheme="majorBidi" w:cstheme="majorBidi" w:hint="cs"/>
          <w:sz w:val="28"/>
          <w:szCs w:val="28"/>
          <w:rtl/>
          <w:lang w:bidi="ar-LY"/>
        </w:rPr>
        <w:t>والبيانات</w:t>
      </w:r>
      <w:r w:rsidR="009A321B" w:rsidRPr="00CC6009">
        <w:rPr>
          <w:rFonts w:asciiTheme="majorBidi" w:hAnsiTheme="majorBidi" w:cstheme="majorBidi"/>
          <w:sz w:val="28"/>
          <w:szCs w:val="28"/>
          <w:rtl/>
          <w:lang w:bidi="ar-LY"/>
        </w:rPr>
        <w:t xml:space="preserve"> لمعرفة معلومات حول النظام وعيوبه </w:t>
      </w:r>
      <w:r w:rsidR="00CE120E" w:rsidRPr="00CC6009">
        <w:rPr>
          <w:rFonts w:asciiTheme="majorBidi" w:hAnsiTheme="majorBidi" w:cstheme="majorBidi" w:hint="cs"/>
          <w:sz w:val="28"/>
          <w:szCs w:val="28"/>
          <w:rtl/>
          <w:lang w:bidi="ar-LY"/>
        </w:rPr>
        <w:t>و</w:t>
      </w:r>
      <w:r w:rsidR="00CE120E">
        <w:rPr>
          <w:rFonts w:asciiTheme="majorBidi" w:hAnsiTheme="majorBidi" w:cstheme="majorBidi" w:hint="cs"/>
          <w:sz w:val="28"/>
          <w:szCs w:val="28"/>
          <w:rtl/>
          <w:lang w:bidi="ar-LY"/>
        </w:rPr>
        <w:t>وضع</w:t>
      </w:r>
      <w:r w:rsidR="009A321B" w:rsidRPr="00CC6009">
        <w:rPr>
          <w:rFonts w:asciiTheme="majorBidi" w:hAnsiTheme="majorBidi" w:cstheme="majorBidi"/>
          <w:sz w:val="28"/>
          <w:szCs w:val="28"/>
          <w:rtl/>
          <w:lang w:bidi="ar-LY"/>
        </w:rPr>
        <w:t xml:space="preserve"> نظام جديد لتفادي العيوب </w:t>
      </w:r>
      <w:r w:rsidR="00CE120E" w:rsidRPr="00CC6009">
        <w:rPr>
          <w:rFonts w:asciiTheme="majorBidi" w:hAnsiTheme="majorBidi" w:cstheme="majorBidi" w:hint="cs"/>
          <w:sz w:val="28"/>
          <w:szCs w:val="28"/>
          <w:rtl/>
          <w:lang w:bidi="ar-LY"/>
        </w:rPr>
        <w:t>الموجودة،</w:t>
      </w:r>
      <w:r w:rsidR="009A321B" w:rsidRPr="00CC6009">
        <w:rPr>
          <w:rFonts w:asciiTheme="majorBidi" w:hAnsiTheme="majorBidi" w:cstheme="majorBidi"/>
          <w:sz w:val="28"/>
          <w:szCs w:val="28"/>
          <w:rtl/>
          <w:lang w:bidi="ar-LY"/>
        </w:rPr>
        <w:t xml:space="preserve"> كما يجب على المبرمج أن يضمن تعاون الأشخاص الذين يتعامل معهم في جمع المتطلبات </w:t>
      </w:r>
      <w:r w:rsidR="00CE120E" w:rsidRPr="00CC6009">
        <w:rPr>
          <w:rFonts w:asciiTheme="majorBidi" w:hAnsiTheme="majorBidi" w:cstheme="majorBidi" w:hint="cs"/>
          <w:sz w:val="28"/>
          <w:szCs w:val="28"/>
          <w:rtl/>
          <w:lang w:bidi="ar-LY"/>
        </w:rPr>
        <w:t>والبيانات</w:t>
      </w:r>
      <w:r w:rsidR="009A321B" w:rsidRPr="00CC6009">
        <w:rPr>
          <w:rFonts w:asciiTheme="majorBidi" w:hAnsiTheme="majorBidi" w:cstheme="majorBidi"/>
          <w:sz w:val="28"/>
          <w:szCs w:val="28"/>
          <w:rtl/>
          <w:lang w:bidi="ar-LY"/>
        </w:rPr>
        <w:t xml:space="preserve">. مع العلم بأنه حالياً يتم العمل بنظام آلي ولكن يوجد به العيوب </w:t>
      </w:r>
      <w:r w:rsidR="00CE120E" w:rsidRPr="00CC6009">
        <w:rPr>
          <w:rFonts w:asciiTheme="majorBidi" w:hAnsiTheme="majorBidi" w:cstheme="majorBidi" w:hint="cs"/>
          <w:sz w:val="28"/>
          <w:szCs w:val="28"/>
          <w:rtl/>
          <w:lang w:bidi="ar-LY"/>
        </w:rPr>
        <w:t>والمشاكل.</w:t>
      </w:r>
    </w:p>
    <w:p w14:paraId="58A47C07" w14:textId="77777777" w:rsidR="009C418E" w:rsidRPr="00CC6009" w:rsidRDefault="009A321B" w:rsidP="00BE5F2D">
      <w:pPr>
        <w:bidi/>
        <w:spacing w:line="360" w:lineRule="auto"/>
        <w:rPr>
          <w:rFonts w:asciiTheme="majorBidi" w:hAnsiTheme="majorBidi" w:cstheme="majorBidi"/>
          <w:sz w:val="28"/>
          <w:szCs w:val="28"/>
          <w:rtl/>
          <w:lang w:bidi="ar-LY"/>
        </w:rPr>
      </w:pPr>
      <w:r w:rsidRPr="00CC6009">
        <w:rPr>
          <w:rFonts w:asciiTheme="majorBidi" w:hAnsiTheme="majorBidi" w:cstheme="majorBidi"/>
          <w:sz w:val="28"/>
          <w:szCs w:val="28"/>
          <w:rtl/>
          <w:lang w:bidi="ar-LY"/>
        </w:rPr>
        <w:t>كما تهدف الدراسة المبدئية إلى تحديد الأهداف المرجوة من النظام ويتم في هذه المرحلة دراسة الجدوى الأولية لتحديد جدوى المشروع بتطوير النظام أو إيجاد نظام جديد.</w:t>
      </w:r>
    </w:p>
    <w:p w14:paraId="0DBDD71A" w14:textId="76E4A54A" w:rsidR="009C418E" w:rsidRPr="00CC6009" w:rsidRDefault="009C418E" w:rsidP="00BE5F2D">
      <w:pPr>
        <w:spacing w:line="360" w:lineRule="auto"/>
        <w:jc w:val="right"/>
        <w:rPr>
          <w:rFonts w:asciiTheme="majorBidi" w:hAnsiTheme="majorBidi" w:cstheme="majorBidi"/>
          <w:sz w:val="28"/>
          <w:szCs w:val="28"/>
          <w:lang w:bidi="ar-LY"/>
        </w:rPr>
      </w:pPr>
      <w:r w:rsidRPr="00CC6009">
        <w:rPr>
          <w:rFonts w:asciiTheme="majorBidi" w:hAnsiTheme="majorBidi" w:cstheme="majorBidi"/>
          <w:sz w:val="28"/>
          <w:szCs w:val="28"/>
          <w:rtl/>
          <w:lang w:bidi="ar-LY"/>
        </w:rPr>
        <w:br w:type="page"/>
      </w:r>
      <w:r w:rsidRPr="00CC6009">
        <w:rPr>
          <w:rFonts w:asciiTheme="majorBidi" w:hAnsiTheme="majorBidi" w:cstheme="majorBidi"/>
          <w:sz w:val="28"/>
          <w:szCs w:val="28"/>
          <w:rtl/>
        </w:rPr>
        <w:lastRenderedPageBreak/>
        <w:t xml:space="preserve">وتتمثل مرحلة الدراسة </w:t>
      </w:r>
      <w:r w:rsidR="00CE120E" w:rsidRPr="00CC6009">
        <w:rPr>
          <w:rFonts w:asciiTheme="majorBidi" w:hAnsiTheme="majorBidi" w:cstheme="majorBidi" w:hint="cs"/>
          <w:sz w:val="28"/>
          <w:szCs w:val="28"/>
          <w:rtl/>
        </w:rPr>
        <w:t>التمهيدية في</w:t>
      </w:r>
      <w:r w:rsidRPr="00CC6009">
        <w:rPr>
          <w:rFonts w:asciiTheme="majorBidi" w:hAnsiTheme="majorBidi" w:cstheme="majorBidi"/>
          <w:sz w:val="28"/>
          <w:szCs w:val="28"/>
          <w:rtl/>
        </w:rPr>
        <w:t xml:space="preserve"> </w:t>
      </w:r>
      <w:r w:rsidR="00CE120E" w:rsidRPr="00CC6009">
        <w:rPr>
          <w:rFonts w:asciiTheme="majorBidi" w:hAnsiTheme="majorBidi" w:cstheme="majorBidi" w:hint="cs"/>
          <w:sz w:val="28"/>
          <w:szCs w:val="28"/>
          <w:rtl/>
        </w:rPr>
        <w:t xml:space="preserve">الاتي: </w:t>
      </w:r>
      <w:r w:rsidR="00CE120E" w:rsidRPr="00CC6009">
        <w:rPr>
          <w:rFonts w:asciiTheme="majorBidi" w:hAnsiTheme="majorBidi" w:cstheme="majorBidi"/>
          <w:sz w:val="28"/>
          <w:szCs w:val="28"/>
          <w:rtl/>
        </w:rPr>
        <w:t>-</w:t>
      </w:r>
    </w:p>
    <w:p w14:paraId="46F1BCC3" w14:textId="77777777" w:rsidR="009C418E" w:rsidRPr="00CC6009" w:rsidRDefault="009C418E" w:rsidP="00BE5F2D">
      <w:pPr>
        <w:pStyle w:val="ListParagraph"/>
        <w:numPr>
          <w:ilvl w:val="0"/>
          <w:numId w:val="2"/>
        </w:numPr>
        <w:spacing w:line="360" w:lineRule="auto"/>
        <w:rPr>
          <w:rFonts w:asciiTheme="majorBidi" w:hAnsiTheme="majorBidi" w:cstheme="majorBidi"/>
          <w:sz w:val="28"/>
          <w:szCs w:val="28"/>
        </w:rPr>
      </w:pPr>
      <w:r w:rsidRPr="00CC6009">
        <w:rPr>
          <w:rFonts w:asciiTheme="majorBidi" w:hAnsiTheme="majorBidi" w:cstheme="majorBidi"/>
          <w:sz w:val="28"/>
          <w:szCs w:val="28"/>
          <w:rtl/>
        </w:rPr>
        <w:t>تعريف النظام الحالي.</w:t>
      </w:r>
    </w:p>
    <w:p w14:paraId="42E36725" w14:textId="77777777" w:rsidR="009C418E" w:rsidRPr="00CC6009" w:rsidRDefault="009C418E" w:rsidP="00BE5F2D">
      <w:pPr>
        <w:pStyle w:val="ListParagraph"/>
        <w:numPr>
          <w:ilvl w:val="0"/>
          <w:numId w:val="2"/>
        </w:numPr>
        <w:spacing w:line="360" w:lineRule="auto"/>
        <w:rPr>
          <w:rFonts w:asciiTheme="majorBidi" w:hAnsiTheme="majorBidi" w:cstheme="majorBidi"/>
          <w:sz w:val="28"/>
          <w:szCs w:val="28"/>
        </w:rPr>
      </w:pPr>
      <w:r w:rsidRPr="00CC6009">
        <w:rPr>
          <w:rFonts w:asciiTheme="majorBidi" w:hAnsiTheme="majorBidi" w:cstheme="majorBidi"/>
          <w:sz w:val="28"/>
          <w:szCs w:val="28"/>
          <w:rtl/>
        </w:rPr>
        <w:t>معرفة عيوب النظام الحالي.</w:t>
      </w:r>
    </w:p>
    <w:p w14:paraId="28F8DC45" w14:textId="77777777" w:rsidR="009C418E" w:rsidRPr="00CC6009" w:rsidRDefault="009C418E" w:rsidP="00BE5F2D">
      <w:pPr>
        <w:pStyle w:val="ListParagraph"/>
        <w:numPr>
          <w:ilvl w:val="0"/>
          <w:numId w:val="2"/>
        </w:numPr>
        <w:spacing w:line="360" w:lineRule="auto"/>
        <w:rPr>
          <w:rFonts w:asciiTheme="majorBidi" w:hAnsiTheme="majorBidi" w:cstheme="majorBidi"/>
          <w:sz w:val="28"/>
          <w:szCs w:val="28"/>
        </w:rPr>
      </w:pPr>
      <w:r w:rsidRPr="00CC6009">
        <w:rPr>
          <w:rFonts w:asciiTheme="majorBidi" w:hAnsiTheme="majorBidi" w:cstheme="majorBidi"/>
          <w:sz w:val="28"/>
          <w:szCs w:val="28"/>
          <w:rtl/>
        </w:rPr>
        <w:t>تعريف النظام المقترح.</w:t>
      </w:r>
    </w:p>
    <w:p w14:paraId="6E271722" w14:textId="77777777" w:rsidR="009C418E" w:rsidRPr="00CC6009" w:rsidRDefault="009C418E" w:rsidP="00BE5F2D">
      <w:pPr>
        <w:pStyle w:val="ListParagraph"/>
        <w:numPr>
          <w:ilvl w:val="0"/>
          <w:numId w:val="2"/>
        </w:numPr>
        <w:spacing w:line="360" w:lineRule="auto"/>
        <w:rPr>
          <w:rFonts w:asciiTheme="majorBidi" w:hAnsiTheme="majorBidi" w:cstheme="majorBidi"/>
          <w:sz w:val="28"/>
          <w:szCs w:val="28"/>
        </w:rPr>
      </w:pPr>
      <w:r w:rsidRPr="00CC6009">
        <w:rPr>
          <w:rFonts w:asciiTheme="majorBidi" w:hAnsiTheme="majorBidi" w:cstheme="majorBidi"/>
          <w:sz w:val="28"/>
          <w:szCs w:val="28"/>
          <w:rtl/>
        </w:rPr>
        <w:t>أهداف النظام المقترح.</w:t>
      </w:r>
    </w:p>
    <w:p w14:paraId="6CAF6BE9" w14:textId="77777777" w:rsidR="009C418E" w:rsidRPr="00CC6009" w:rsidRDefault="009C418E" w:rsidP="00BE5F2D">
      <w:pPr>
        <w:pStyle w:val="ListParagraph"/>
        <w:numPr>
          <w:ilvl w:val="0"/>
          <w:numId w:val="2"/>
        </w:numPr>
        <w:spacing w:line="360" w:lineRule="auto"/>
        <w:rPr>
          <w:rFonts w:asciiTheme="majorBidi" w:hAnsiTheme="majorBidi" w:cstheme="majorBidi"/>
          <w:sz w:val="28"/>
          <w:szCs w:val="28"/>
        </w:rPr>
      </w:pPr>
      <w:r w:rsidRPr="00CC6009">
        <w:rPr>
          <w:rFonts w:asciiTheme="majorBidi" w:hAnsiTheme="majorBidi" w:cstheme="majorBidi"/>
          <w:sz w:val="28"/>
          <w:szCs w:val="28"/>
          <w:rtl/>
        </w:rPr>
        <w:t>الدراسة التفصيلية.</w:t>
      </w:r>
    </w:p>
    <w:p w14:paraId="20CBAD87" w14:textId="77777777" w:rsidR="009C418E" w:rsidRPr="00CC6009" w:rsidRDefault="009C418E" w:rsidP="00BE5F2D">
      <w:pPr>
        <w:pStyle w:val="ListParagraph"/>
        <w:numPr>
          <w:ilvl w:val="0"/>
          <w:numId w:val="2"/>
        </w:numPr>
        <w:spacing w:line="360" w:lineRule="auto"/>
        <w:rPr>
          <w:rFonts w:asciiTheme="majorBidi" w:hAnsiTheme="majorBidi" w:cstheme="majorBidi"/>
          <w:sz w:val="28"/>
          <w:szCs w:val="28"/>
          <w:rtl/>
        </w:rPr>
      </w:pPr>
      <w:r w:rsidRPr="00CC6009">
        <w:rPr>
          <w:rFonts w:asciiTheme="majorBidi" w:hAnsiTheme="majorBidi" w:cstheme="majorBidi"/>
          <w:sz w:val="28"/>
          <w:szCs w:val="28"/>
          <w:rtl/>
        </w:rPr>
        <w:t>دراسة الجدوى.</w:t>
      </w:r>
    </w:p>
    <w:p w14:paraId="40CCCC77" w14:textId="456C29F3" w:rsidR="009C418E" w:rsidRPr="00CC6009" w:rsidRDefault="009C418E" w:rsidP="00BE5F2D">
      <w:pPr>
        <w:pStyle w:val="ListParagraph"/>
        <w:numPr>
          <w:ilvl w:val="0"/>
          <w:numId w:val="2"/>
        </w:numPr>
        <w:spacing w:line="360" w:lineRule="auto"/>
        <w:rPr>
          <w:rFonts w:asciiTheme="majorBidi" w:hAnsiTheme="majorBidi" w:cstheme="majorBidi"/>
          <w:sz w:val="28"/>
          <w:szCs w:val="28"/>
        </w:rPr>
      </w:pPr>
      <w:r w:rsidRPr="00CC6009">
        <w:rPr>
          <w:rFonts w:asciiTheme="majorBidi" w:hAnsiTheme="majorBidi" w:cstheme="majorBidi"/>
          <w:sz w:val="28"/>
          <w:szCs w:val="28"/>
          <w:rtl/>
        </w:rPr>
        <w:t xml:space="preserve">المتطلبات لتنفيذ النظام </w:t>
      </w:r>
      <w:r w:rsidR="00CE120E" w:rsidRPr="00CC6009">
        <w:rPr>
          <w:rFonts w:asciiTheme="majorBidi" w:hAnsiTheme="majorBidi" w:cstheme="majorBidi" w:hint="cs"/>
          <w:sz w:val="28"/>
          <w:szCs w:val="28"/>
          <w:rtl/>
        </w:rPr>
        <w:t>المقترح.</w:t>
      </w:r>
    </w:p>
    <w:p w14:paraId="7EC3AA2D" w14:textId="76E368E5" w:rsidR="005D4893" w:rsidRPr="00CC6009" w:rsidRDefault="009C418E" w:rsidP="00BE5F2D">
      <w:pPr>
        <w:pStyle w:val="ListParagraph"/>
        <w:numPr>
          <w:ilvl w:val="0"/>
          <w:numId w:val="2"/>
        </w:numPr>
        <w:spacing w:line="360" w:lineRule="auto"/>
        <w:rPr>
          <w:rFonts w:asciiTheme="majorBidi" w:hAnsiTheme="majorBidi" w:cstheme="majorBidi"/>
          <w:sz w:val="28"/>
          <w:szCs w:val="28"/>
          <w:rtl/>
        </w:rPr>
      </w:pPr>
      <w:r w:rsidRPr="00CC6009">
        <w:rPr>
          <w:rFonts w:asciiTheme="majorBidi" w:hAnsiTheme="majorBidi" w:cstheme="majorBidi"/>
          <w:sz w:val="28"/>
          <w:szCs w:val="28"/>
          <w:rtl/>
        </w:rPr>
        <w:t>تحليل المخاطر.</w:t>
      </w:r>
    </w:p>
    <w:p w14:paraId="32D52543" w14:textId="6C7A108C" w:rsidR="005D4893" w:rsidRPr="00CC6009" w:rsidRDefault="005D4893" w:rsidP="00BE5F2D">
      <w:pPr>
        <w:pStyle w:val="ListParagraph"/>
        <w:spacing w:line="360" w:lineRule="auto"/>
        <w:rPr>
          <w:rFonts w:asciiTheme="majorBidi" w:hAnsiTheme="majorBidi" w:cstheme="majorBidi"/>
          <w:sz w:val="28"/>
          <w:szCs w:val="28"/>
          <w:rtl/>
        </w:rPr>
      </w:pPr>
    </w:p>
    <w:p w14:paraId="21D9B6AF" w14:textId="77777777" w:rsidR="008B6211" w:rsidRPr="00CC6009" w:rsidRDefault="008B6211" w:rsidP="00BE5F2D">
      <w:pPr>
        <w:pStyle w:val="ListParagraph"/>
        <w:spacing w:line="360" w:lineRule="auto"/>
        <w:rPr>
          <w:rFonts w:asciiTheme="majorBidi" w:hAnsiTheme="majorBidi" w:cstheme="majorBidi"/>
          <w:sz w:val="28"/>
          <w:szCs w:val="28"/>
          <w:rtl/>
        </w:rPr>
      </w:pPr>
    </w:p>
    <w:p w14:paraId="1E58B695" w14:textId="549F71C4" w:rsidR="005D4893" w:rsidRPr="00CC6009" w:rsidRDefault="005D4893" w:rsidP="00BE5F2D">
      <w:pPr>
        <w:spacing w:line="360" w:lineRule="auto"/>
        <w:ind w:left="5760"/>
        <w:jc w:val="right"/>
        <w:rPr>
          <w:rFonts w:asciiTheme="majorBidi" w:hAnsiTheme="majorBidi" w:cstheme="majorBidi"/>
          <w:b/>
          <w:bCs/>
          <w:color w:val="2E74B5" w:themeColor="accent5" w:themeShade="BF"/>
          <w:sz w:val="28"/>
          <w:szCs w:val="28"/>
        </w:rPr>
      </w:pPr>
      <w:r w:rsidRPr="00CC6009">
        <w:rPr>
          <w:rFonts w:asciiTheme="majorBidi" w:hAnsiTheme="majorBidi" w:cstheme="majorBidi"/>
          <w:b/>
          <w:bCs/>
          <w:color w:val="2E74B5" w:themeColor="accent5" w:themeShade="BF"/>
          <w:sz w:val="28"/>
          <w:szCs w:val="28"/>
          <w:rtl/>
        </w:rPr>
        <w:t xml:space="preserve"> 1.2 - تعريف النظام الحال</w:t>
      </w:r>
    </w:p>
    <w:p w14:paraId="41611E6E" w14:textId="6A021204" w:rsidR="009A321B" w:rsidRPr="00CC6009" w:rsidRDefault="0089753B" w:rsidP="00BE5F2D">
      <w:pPr>
        <w:bidi/>
        <w:spacing w:line="360" w:lineRule="auto"/>
        <w:jc w:val="both"/>
        <w:rPr>
          <w:rFonts w:asciiTheme="majorBidi" w:hAnsiTheme="majorBidi" w:cstheme="majorBidi"/>
          <w:sz w:val="28"/>
          <w:szCs w:val="28"/>
          <w:rtl/>
          <w:lang w:bidi="ar-LY"/>
        </w:rPr>
      </w:pPr>
      <w:commentRangeStart w:id="1"/>
      <w:r w:rsidRPr="00CC6009">
        <w:rPr>
          <w:rFonts w:asciiTheme="majorBidi" w:hAnsiTheme="majorBidi" w:cstheme="majorBidi"/>
          <w:sz w:val="28"/>
          <w:szCs w:val="28"/>
          <w:lang w:bidi="ar-LY"/>
        </w:rPr>
        <w:t xml:space="preserve"> </w:t>
      </w:r>
      <w:r w:rsidRPr="00CC6009">
        <w:rPr>
          <w:rFonts w:asciiTheme="majorBidi" w:hAnsiTheme="majorBidi" w:cs="Times New Roman"/>
          <w:sz w:val="28"/>
          <w:szCs w:val="28"/>
          <w:rtl/>
          <w:lang w:bidi="ar-LY"/>
        </w:rPr>
        <w:t>وهو</w:t>
      </w:r>
      <w:r w:rsidRPr="00CC6009">
        <w:rPr>
          <w:rFonts w:asciiTheme="majorBidi" w:hAnsiTheme="majorBidi" w:cstheme="majorBidi"/>
          <w:sz w:val="28"/>
          <w:szCs w:val="28"/>
          <w:lang w:bidi="ar-LY"/>
        </w:rPr>
        <w:t xml:space="preserve"> </w:t>
      </w:r>
      <w:r w:rsidRPr="00CC6009">
        <w:rPr>
          <w:rFonts w:asciiTheme="majorBidi" w:hAnsiTheme="majorBidi" w:cs="Times New Roman"/>
          <w:sz w:val="28"/>
          <w:szCs w:val="28"/>
          <w:rtl/>
          <w:lang w:bidi="ar-LY"/>
        </w:rPr>
        <w:t>عبارة</w:t>
      </w:r>
      <w:r w:rsidRPr="00CC6009">
        <w:rPr>
          <w:rFonts w:asciiTheme="majorBidi" w:hAnsiTheme="majorBidi" w:cstheme="majorBidi"/>
          <w:sz w:val="28"/>
          <w:szCs w:val="28"/>
          <w:lang w:bidi="ar-LY"/>
        </w:rPr>
        <w:t xml:space="preserve"> </w:t>
      </w:r>
      <w:r w:rsidRPr="00CC6009">
        <w:rPr>
          <w:rFonts w:asciiTheme="majorBidi" w:hAnsiTheme="majorBidi" w:cs="Times New Roman"/>
          <w:sz w:val="28"/>
          <w:szCs w:val="28"/>
          <w:rtl/>
          <w:lang w:bidi="ar-LY"/>
        </w:rPr>
        <w:t>عن</w:t>
      </w:r>
      <w:r w:rsidRPr="00CC6009">
        <w:rPr>
          <w:rFonts w:asciiTheme="majorBidi" w:hAnsiTheme="majorBidi" w:cstheme="majorBidi"/>
          <w:sz w:val="28"/>
          <w:szCs w:val="28"/>
          <w:lang w:bidi="ar-LY"/>
        </w:rPr>
        <w:t xml:space="preserve"> </w:t>
      </w:r>
      <w:r w:rsidRPr="00CC6009">
        <w:rPr>
          <w:rFonts w:asciiTheme="majorBidi" w:hAnsiTheme="majorBidi" w:cs="Times New Roman"/>
          <w:sz w:val="28"/>
          <w:szCs w:val="28"/>
          <w:rtl/>
          <w:lang w:bidi="ar-LY"/>
        </w:rPr>
        <w:t>منصة</w:t>
      </w:r>
      <w:r w:rsidRPr="00CC6009">
        <w:rPr>
          <w:rFonts w:asciiTheme="majorBidi" w:hAnsiTheme="majorBidi" w:cstheme="majorBidi"/>
          <w:sz w:val="28"/>
          <w:szCs w:val="28"/>
          <w:lang w:bidi="ar-LY"/>
        </w:rPr>
        <w:t xml:space="preserve"> </w:t>
      </w:r>
      <w:r w:rsidRPr="00CC6009">
        <w:rPr>
          <w:rFonts w:asciiTheme="majorBidi" w:hAnsiTheme="majorBidi" w:cs="Times New Roman"/>
          <w:sz w:val="28"/>
          <w:szCs w:val="28"/>
          <w:rtl/>
          <w:lang w:bidi="ar-LY"/>
        </w:rPr>
        <w:t>على</w:t>
      </w:r>
      <w:r w:rsidRPr="00CC6009">
        <w:rPr>
          <w:rFonts w:asciiTheme="majorBidi" w:hAnsiTheme="majorBidi" w:cstheme="majorBidi"/>
          <w:sz w:val="28"/>
          <w:szCs w:val="28"/>
          <w:lang w:bidi="ar-LY"/>
        </w:rPr>
        <w:t xml:space="preserve"> </w:t>
      </w:r>
      <w:r w:rsidRPr="00CC6009">
        <w:rPr>
          <w:rFonts w:asciiTheme="majorBidi" w:hAnsiTheme="majorBidi" w:cs="Times New Roman"/>
          <w:sz w:val="28"/>
          <w:szCs w:val="28"/>
          <w:rtl/>
          <w:lang w:bidi="ar-LY"/>
        </w:rPr>
        <w:t>الإنترنت</w:t>
      </w:r>
      <w:r w:rsidRPr="00CC6009">
        <w:rPr>
          <w:rFonts w:asciiTheme="majorBidi" w:hAnsiTheme="majorBidi" w:cstheme="majorBidi"/>
          <w:sz w:val="28"/>
          <w:szCs w:val="28"/>
          <w:lang w:bidi="ar-LY"/>
        </w:rPr>
        <w:t xml:space="preserve"> </w:t>
      </w:r>
      <w:r w:rsidRPr="00CC6009">
        <w:rPr>
          <w:rFonts w:asciiTheme="majorBidi" w:hAnsiTheme="majorBidi" w:cs="Times New Roman"/>
          <w:sz w:val="28"/>
          <w:szCs w:val="28"/>
          <w:rtl/>
          <w:lang w:bidi="ar-LY"/>
        </w:rPr>
        <w:t>يتيح</w:t>
      </w:r>
      <w:r w:rsidRPr="00CC6009">
        <w:rPr>
          <w:rFonts w:asciiTheme="majorBidi" w:hAnsiTheme="majorBidi" w:cstheme="majorBidi"/>
          <w:sz w:val="28"/>
          <w:szCs w:val="28"/>
          <w:lang w:bidi="ar-LY"/>
        </w:rPr>
        <w:t xml:space="preserve"> </w:t>
      </w:r>
      <w:r w:rsidRPr="00CC6009">
        <w:rPr>
          <w:rFonts w:asciiTheme="majorBidi" w:hAnsiTheme="majorBidi" w:cs="Times New Roman"/>
          <w:sz w:val="28"/>
          <w:szCs w:val="28"/>
          <w:rtl/>
          <w:lang w:bidi="ar-LY"/>
        </w:rPr>
        <w:t>للمستخدمين</w:t>
      </w:r>
      <w:r w:rsidRPr="00CC6009">
        <w:rPr>
          <w:rFonts w:asciiTheme="majorBidi" w:hAnsiTheme="majorBidi" w:cstheme="majorBidi"/>
          <w:sz w:val="28"/>
          <w:szCs w:val="28"/>
          <w:lang w:bidi="ar-LY"/>
        </w:rPr>
        <w:t xml:space="preserve"> </w:t>
      </w:r>
      <w:r w:rsidRPr="00CC6009">
        <w:rPr>
          <w:rFonts w:asciiTheme="majorBidi" w:hAnsiTheme="majorBidi" w:cs="Times New Roman"/>
          <w:sz w:val="28"/>
          <w:szCs w:val="28"/>
          <w:rtl/>
          <w:lang w:bidi="ar-LY"/>
        </w:rPr>
        <w:t>شراء</w:t>
      </w:r>
      <w:r w:rsidRPr="00CC6009">
        <w:rPr>
          <w:rFonts w:asciiTheme="majorBidi" w:hAnsiTheme="majorBidi" w:cstheme="majorBidi"/>
          <w:sz w:val="28"/>
          <w:szCs w:val="28"/>
          <w:lang w:bidi="ar-LY"/>
        </w:rPr>
        <w:t xml:space="preserve"> </w:t>
      </w:r>
      <w:r w:rsidRPr="00CC6009">
        <w:rPr>
          <w:rFonts w:asciiTheme="majorBidi" w:hAnsiTheme="majorBidi" w:cs="Times New Roman"/>
          <w:sz w:val="28"/>
          <w:szCs w:val="28"/>
          <w:rtl/>
          <w:lang w:bidi="ar-LY"/>
        </w:rPr>
        <w:t>الملابس</w:t>
      </w:r>
      <w:r w:rsidRPr="00CC6009">
        <w:rPr>
          <w:rFonts w:asciiTheme="majorBidi" w:hAnsiTheme="majorBidi" w:cstheme="majorBidi"/>
          <w:sz w:val="28"/>
          <w:szCs w:val="28"/>
          <w:lang w:bidi="ar-LY"/>
        </w:rPr>
        <w:t xml:space="preserve"> </w:t>
      </w:r>
      <w:r w:rsidRPr="00CC6009">
        <w:rPr>
          <w:rFonts w:asciiTheme="majorBidi" w:hAnsiTheme="majorBidi" w:cs="Times New Roman"/>
          <w:sz w:val="28"/>
          <w:szCs w:val="28"/>
          <w:rtl/>
          <w:lang w:bidi="ar-LY"/>
        </w:rPr>
        <w:t>عبر</w:t>
      </w:r>
      <w:r w:rsidRPr="00CC6009">
        <w:rPr>
          <w:rFonts w:asciiTheme="majorBidi" w:hAnsiTheme="majorBidi" w:cstheme="majorBidi"/>
          <w:sz w:val="28"/>
          <w:szCs w:val="28"/>
          <w:lang w:bidi="ar-LY"/>
        </w:rPr>
        <w:t xml:space="preserve"> </w:t>
      </w:r>
      <w:r w:rsidRPr="00CC6009">
        <w:rPr>
          <w:rFonts w:asciiTheme="majorBidi" w:hAnsiTheme="majorBidi" w:cs="Times New Roman"/>
          <w:sz w:val="28"/>
          <w:szCs w:val="28"/>
          <w:rtl/>
          <w:lang w:bidi="ar-LY"/>
        </w:rPr>
        <w:t>الإنترنت</w:t>
      </w:r>
      <w:r w:rsidRPr="00CC6009">
        <w:rPr>
          <w:rFonts w:asciiTheme="majorBidi" w:hAnsiTheme="majorBidi" w:cstheme="majorBidi"/>
          <w:sz w:val="28"/>
          <w:szCs w:val="28"/>
          <w:lang w:bidi="ar-LY"/>
        </w:rPr>
        <w:t xml:space="preserve">. </w:t>
      </w:r>
      <w:r w:rsidRPr="00CC6009">
        <w:rPr>
          <w:rFonts w:asciiTheme="majorBidi" w:hAnsiTheme="majorBidi" w:cs="Times New Roman"/>
          <w:sz w:val="28"/>
          <w:szCs w:val="28"/>
          <w:rtl/>
          <w:lang w:bidi="ar-LY"/>
        </w:rPr>
        <w:t>يتضمن</w:t>
      </w:r>
      <w:r w:rsidRPr="00CC6009">
        <w:rPr>
          <w:rFonts w:asciiTheme="majorBidi" w:hAnsiTheme="majorBidi" w:cstheme="majorBidi"/>
          <w:sz w:val="28"/>
          <w:szCs w:val="28"/>
          <w:lang w:bidi="ar-LY"/>
        </w:rPr>
        <w:t xml:space="preserve"> </w:t>
      </w:r>
      <w:r w:rsidRPr="00CC6009">
        <w:rPr>
          <w:rFonts w:asciiTheme="majorBidi" w:hAnsiTheme="majorBidi" w:cs="Times New Roman"/>
          <w:sz w:val="28"/>
          <w:szCs w:val="28"/>
          <w:rtl/>
          <w:lang w:bidi="ar-LY"/>
        </w:rPr>
        <w:t>الموقع</w:t>
      </w:r>
      <w:r w:rsidRPr="00CC6009">
        <w:rPr>
          <w:rFonts w:asciiTheme="majorBidi" w:hAnsiTheme="majorBidi" w:cstheme="majorBidi"/>
          <w:sz w:val="28"/>
          <w:szCs w:val="28"/>
          <w:lang w:bidi="ar-LY"/>
        </w:rPr>
        <w:t xml:space="preserve"> </w:t>
      </w:r>
      <w:r w:rsidRPr="00CC6009">
        <w:rPr>
          <w:rFonts w:asciiTheme="majorBidi" w:hAnsiTheme="majorBidi" w:cs="Times New Roman"/>
          <w:sz w:val="28"/>
          <w:szCs w:val="28"/>
          <w:rtl/>
          <w:lang w:bidi="ar-LY"/>
        </w:rPr>
        <w:t>واجهة</w:t>
      </w:r>
      <w:r w:rsidRPr="00CC6009">
        <w:rPr>
          <w:rFonts w:asciiTheme="majorBidi" w:hAnsiTheme="majorBidi" w:cstheme="majorBidi"/>
          <w:sz w:val="28"/>
          <w:szCs w:val="28"/>
          <w:lang w:bidi="ar-LY"/>
        </w:rPr>
        <w:t xml:space="preserve"> </w:t>
      </w:r>
      <w:r w:rsidRPr="00CC6009">
        <w:rPr>
          <w:rFonts w:asciiTheme="majorBidi" w:hAnsiTheme="majorBidi" w:cs="Times New Roman"/>
          <w:sz w:val="28"/>
          <w:szCs w:val="28"/>
          <w:rtl/>
          <w:lang w:bidi="ar-LY"/>
        </w:rPr>
        <w:t>مستخدم</w:t>
      </w:r>
      <w:r w:rsidRPr="00CC6009">
        <w:rPr>
          <w:rFonts w:asciiTheme="majorBidi" w:hAnsiTheme="majorBidi" w:cstheme="majorBidi"/>
          <w:sz w:val="28"/>
          <w:szCs w:val="28"/>
          <w:lang w:bidi="ar-LY"/>
        </w:rPr>
        <w:t xml:space="preserve"> </w:t>
      </w:r>
      <w:r w:rsidRPr="00CC6009">
        <w:rPr>
          <w:rFonts w:asciiTheme="majorBidi" w:hAnsiTheme="majorBidi" w:cs="Times New Roman"/>
          <w:sz w:val="28"/>
          <w:szCs w:val="28"/>
          <w:rtl/>
          <w:lang w:bidi="ar-LY"/>
        </w:rPr>
        <w:t>تفاعلية</w:t>
      </w:r>
      <w:r w:rsidRPr="00CC6009">
        <w:rPr>
          <w:rFonts w:asciiTheme="majorBidi" w:hAnsiTheme="majorBidi" w:cstheme="majorBidi"/>
          <w:sz w:val="28"/>
          <w:szCs w:val="28"/>
          <w:lang w:bidi="ar-LY"/>
        </w:rPr>
        <w:t xml:space="preserve"> </w:t>
      </w:r>
      <w:r w:rsidRPr="00CC6009">
        <w:rPr>
          <w:rFonts w:asciiTheme="majorBidi" w:hAnsiTheme="majorBidi" w:cs="Times New Roman"/>
          <w:sz w:val="28"/>
          <w:szCs w:val="28"/>
          <w:rtl/>
          <w:lang w:bidi="ar-LY"/>
        </w:rPr>
        <w:t>تعرض</w:t>
      </w:r>
      <w:r w:rsidRPr="00CC6009">
        <w:rPr>
          <w:rFonts w:asciiTheme="majorBidi" w:hAnsiTheme="majorBidi" w:cstheme="majorBidi"/>
          <w:sz w:val="28"/>
          <w:szCs w:val="28"/>
          <w:lang w:bidi="ar-LY"/>
        </w:rPr>
        <w:t xml:space="preserve"> </w:t>
      </w:r>
      <w:r w:rsidRPr="00CC6009">
        <w:rPr>
          <w:rFonts w:asciiTheme="majorBidi" w:hAnsiTheme="majorBidi" w:cs="Times New Roman"/>
          <w:sz w:val="28"/>
          <w:szCs w:val="28"/>
          <w:rtl/>
          <w:lang w:bidi="ar-LY"/>
        </w:rPr>
        <w:t>مجموعة</w:t>
      </w:r>
      <w:r w:rsidRPr="00CC6009">
        <w:rPr>
          <w:rFonts w:asciiTheme="majorBidi" w:hAnsiTheme="majorBidi" w:cstheme="majorBidi"/>
          <w:sz w:val="28"/>
          <w:szCs w:val="28"/>
          <w:lang w:bidi="ar-LY"/>
        </w:rPr>
        <w:t xml:space="preserve"> </w:t>
      </w:r>
      <w:r w:rsidRPr="00CC6009">
        <w:rPr>
          <w:rFonts w:asciiTheme="majorBidi" w:hAnsiTheme="majorBidi" w:cs="Times New Roman"/>
          <w:sz w:val="28"/>
          <w:szCs w:val="28"/>
          <w:rtl/>
          <w:lang w:bidi="ar-LY"/>
        </w:rPr>
        <w:t>منتجات</w:t>
      </w:r>
      <w:r w:rsidRPr="00CC6009">
        <w:rPr>
          <w:rFonts w:asciiTheme="majorBidi" w:hAnsiTheme="majorBidi" w:cstheme="majorBidi"/>
          <w:sz w:val="28"/>
          <w:szCs w:val="28"/>
          <w:lang w:bidi="ar-LY"/>
        </w:rPr>
        <w:t xml:space="preserve"> </w:t>
      </w:r>
      <w:r w:rsidRPr="00CC6009">
        <w:rPr>
          <w:rFonts w:asciiTheme="majorBidi" w:hAnsiTheme="majorBidi" w:cs="Times New Roman"/>
          <w:sz w:val="28"/>
          <w:szCs w:val="28"/>
          <w:rtl/>
          <w:lang w:bidi="ar-LY"/>
        </w:rPr>
        <w:t>الملابس</w:t>
      </w:r>
      <w:r w:rsidRPr="00CC6009">
        <w:rPr>
          <w:rFonts w:asciiTheme="majorBidi" w:hAnsiTheme="majorBidi" w:cstheme="majorBidi"/>
          <w:sz w:val="28"/>
          <w:szCs w:val="28"/>
          <w:lang w:bidi="ar-LY"/>
        </w:rPr>
        <w:t xml:space="preserve"> </w:t>
      </w:r>
      <w:r w:rsidRPr="00CC6009">
        <w:rPr>
          <w:rFonts w:asciiTheme="majorBidi" w:hAnsiTheme="majorBidi" w:cs="Times New Roman"/>
          <w:sz w:val="28"/>
          <w:szCs w:val="28"/>
          <w:rtl/>
          <w:lang w:bidi="ar-LY"/>
        </w:rPr>
        <w:t>المتاحة</w:t>
      </w:r>
      <w:r w:rsidRPr="00CC6009">
        <w:rPr>
          <w:rFonts w:asciiTheme="majorBidi" w:hAnsiTheme="majorBidi" w:cstheme="majorBidi"/>
          <w:sz w:val="28"/>
          <w:szCs w:val="28"/>
          <w:lang w:bidi="ar-LY"/>
        </w:rPr>
        <w:t xml:space="preserve"> </w:t>
      </w:r>
      <w:r w:rsidRPr="00CC6009">
        <w:rPr>
          <w:rFonts w:asciiTheme="majorBidi" w:hAnsiTheme="majorBidi" w:cs="Times New Roman"/>
          <w:sz w:val="28"/>
          <w:szCs w:val="28"/>
          <w:rtl/>
          <w:lang w:bidi="ar-LY"/>
        </w:rPr>
        <w:t>للشراء،</w:t>
      </w:r>
      <w:r w:rsidRPr="00CC6009">
        <w:rPr>
          <w:rFonts w:asciiTheme="majorBidi" w:hAnsiTheme="majorBidi" w:cstheme="majorBidi"/>
          <w:sz w:val="28"/>
          <w:szCs w:val="28"/>
          <w:lang w:bidi="ar-LY"/>
        </w:rPr>
        <w:t xml:space="preserve"> </w:t>
      </w:r>
      <w:r w:rsidRPr="00CC6009">
        <w:rPr>
          <w:rFonts w:asciiTheme="majorBidi" w:hAnsiTheme="majorBidi" w:cs="Times New Roman"/>
          <w:sz w:val="28"/>
          <w:szCs w:val="28"/>
          <w:rtl/>
          <w:lang w:bidi="ar-LY"/>
        </w:rPr>
        <w:t>وتوفر</w:t>
      </w:r>
      <w:r w:rsidRPr="00CC6009">
        <w:rPr>
          <w:rFonts w:asciiTheme="majorBidi" w:hAnsiTheme="majorBidi" w:cstheme="majorBidi"/>
          <w:sz w:val="28"/>
          <w:szCs w:val="28"/>
          <w:lang w:bidi="ar-LY"/>
        </w:rPr>
        <w:t xml:space="preserve"> </w:t>
      </w:r>
      <w:r w:rsidRPr="00CC6009">
        <w:rPr>
          <w:rFonts w:asciiTheme="majorBidi" w:hAnsiTheme="majorBidi" w:cs="Times New Roman"/>
          <w:sz w:val="28"/>
          <w:szCs w:val="28"/>
          <w:rtl/>
          <w:lang w:bidi="ar-LY"/>
        </w:rPr>
        <w:t>معلومات</w:t>
      </w:r>
      <w:r w:rsidRPr="00CC6009">
        <w:rPr>
          <w:rFonts w:asciiTheme="majorBidi" w:hAnsiTheme="majorBidi" w:cstheme="majorBidi"/>
          <w:sz w:val="28"/>
          <w:szCs w:val="28"/>
          <w:lang w:bidi="ar-LY"/>
        </w:rPr>
        <w:t xml:space="preserve"> </w:t>
      </w:r>
      <w:r w:rsidRPr="00CC6009">
        <w:rPr>
          <w:rFonts w:asciiTheme="majorBidi" w:hAnsiTheme="majorBidi" w:cs="Times New Roman"/>
          <w:sz w:val="28"/>
          <w:szCs w:val="28"/>
          <w:rtl/>
          <w:lang w:bidi="ar-LY"/>
        </w:rPr>
        <w:t>مفصلة</w:t>
      </w:r>
      <w:r w:rsidRPr="00CC6009">
        <w:rPr>
          <w:rFonts w:asciiTheme="majorBidi" w:hAnsiTheme="majorBidi" w:cstheme="majorBidi"/>
          <w:sz w:val="28"/>
          <w:szCs w:val="28"/>
          <w:lang w:bidi="ar-LY"/>
        </w:rPr>
        <w:t xml:space="preserve"> </w:t>
      </w:r>
      <w:r w:rsidRPr="00CC6009">
        <w:rPr>
          <w:rFonts w:asciiTheme="majorBidi" w:hAnsiTheme="majorBidi" w:cs="Times New Roman"/>
          <w:sz w:val="28"/>
          <w:szCs w:val="28"/>
          <w:rtl/>
          <w:lang w:bidi="ar-LY"/>
        </w:rPr>
        <w:t>عن</w:t>
      </w:r>
      <w:r w:rsidRPr="00CC6009">
        <w:rPr>
          <w:rFonts w:asciiTheme="majorBidi" w:hAnsiTheme="majorBidi" w:cstheme="majorBidi"/>
          <w:sz w:val="28"/>
          <w:szCs w:val="28"/>
          <w:lang w:bidi="ar-LY"/>
        </w:rPr>
        <w:t xml:space="preserve"> </w:t>
      </w:r>
      <w:r w:rsidRPr="00CC6009">
        <w:rPr>
          <w:rFonts w:asciiTheme="majorBidi" w:hAnsiTheme="majorBidi" w:cs="Times New Roman"/>
          <w:sz w:val="28"/>
          <w:szCs w:val="28"/>
          <w:rtl/>
          <w:lang w:bidi="ar-LY"/>
        </w:rPr>
        <w:t>كل</w:t>
      </w:r>
      <w:r w:rsidRPr="00CC6009">
        <w:rPr>
          <w:rFonts w:asciiTheme="majorBidi" w:hAnsiTheme="majorBidi" w:cstheme="majorBidi"/>
          <w:sz w:val="28"/>
          <w:szCs w:val="28"/>
          <w:lang w:bidi="ar-LY"/>
        </w:rPr>
        <w:t xml:space="preserve"> </w:t>
      </w:r>
      <w:r w:rsidRPr="00CC6009">
        <w:rPr>
          <w:rFonts w:asciiTheme="majorBidi" w:hAnsiTheme="majorBidi" w:cs="Times New Roman"/>
          <w:sz w:val="28"/>
          <w:szCs w:val="28"/>
          <w:rtl/>
          <w:lang w:bidi="ar-LY"/>
        </w:rPr>
        <w:t>منتج</w:t>
      </w:r>
      <w:r w:rsidRPr="00CC6009">
        <w:rPr>
          <w:rFonts w:asciiTheme="majorBidi" w:hAnsiTheme="majorBidi" w:cstheme="majorBidi"/>
          <w:sz w:val="28"/>
          <w:szCs w:val="28"/>
          <w:lang w:bidi="ar-LY"/>
        </w:rPr>
        <w:t xml:space="preserve"> </w:t>
      </w:r>
      <w:r w:rsidRPr="00CC6009">
        <w:rPr>
          <w:rFonts w:asciiTheme="majorBidi" w:hAnsiTheme="majorBidi" w:cs="Times New Roman"/>
          <w:sz w:val="28"/>
          <w:szCs w:val="28"/>
          <w:rtl/>
          <w:lang w:bidi="ar-LY"/>
        </w:rPr>
        <w:t>مثل</w:t>
      </w:r>
      <w:r w:rsidRPr="00CC6009">
        <w:rPr>
          <w:rFonts w:asciiTheme="majorBidi" w:hAnsiTheme="majorBidi" w:cstheme="majorBidi"/>
          <w:sz w:val="28"/>
          <w:szCs w:val="28"/>
          <w:lang w:bidi="ar-LY"/>
        </w:rPr>
        <w:t xml:space="preserve"> </w:t>
      </w:r>
      <w:r w:rsidRPr="00CC6009">
        <w:rPr>
          <w:rFonts w:asciiTheme="majorBidi" w:hAnsiTheme="majorBidi" w:cs="Times New Roman"/>
          <w:sz w:val="28"/>
          <w:szCs w:val="28"/>
          <w:rtl/>
          <w:lang w:bidi="ar-LY"/>
        </w:rPr>
        <w:t>الصور</w:t>
      </w:r>
      <w:r w:rsidRPr="00CC6009">
        <w:rPr>
          <w:rFonts w:asciiTheme="majorBidi" w:hAnsiTheme="majorBidi" w:cstheme="majorBidi"/>
          <w:sz w:val="28"/>
          <w:szCs w:val="28"/>
          <w:lang w:bidi="ar-LY"/>
        </w:rPr>
        <w:t xml:space="preserve"> </w:t>
      </w:r>
      <w:r w:rsidRPr="00CC6009">
        <w:rPr>
          <w:rFonts w:asciiTheme="majorBidi" w:hAnsiTheme="majorBidi" w:cs="Times New Roman"/>
          <w:sz w:val="28"/>
          <w:szCs w:val="28"/>
          <w:rtl/>
          <w:lang w:bidi="ar-LY"/>
        </w:rPr>
        <w:t>والألوان</w:t>
      </w:r>
      <w:r w:rsidRPr="00CC6009">
        <w:rPr>
          <w:rFonts w:asciiTheme="majorBidi" w:hAnsiTheme="majorBidi" w:cstheme="majorBidi"/>
          <w:sz w:val="28"/>
          <w:szCs w:val="28"/>
          <w:lang w:bidi="ar-LY"/>
        </w:rPr>
        <w:t xml:space="preserve"> </w:t>
      </w:r>
      <w:r w:rsidRPr="00CC6009">
        <w:rPr>
          <w:rFonts w:asciiTheme="majorBidi" w:hAnsiTheme="majorBidi" w:cs="Times New Roman"/>
          <w:sz w:val="28"/>
          <w:szCs w:val="28"/>
          <w:rtl/>
          <w:lang w:bidi="ar-LY"/>
        </w:rPr>
        <w:t>والأحجام</w:t>
      </w:r>
      <w:r w:rsidRPr="00CC6009">
        <w:rPr>
          <w:rFonts w:asciiTheme="majorBidi" w:hAnsiTheme="majorBidi" w:cstheme="majorBidi"/>
          <w:sz w:val="28"/>
          <w:szCs w:val="28"/>
          <w:lang w:bidi="ar-LY"/>
        </w:rPr>
        <w:t xml:space="preserve"> </w:t>
      </w:r>
      <w:r w:rsidRPr="00CC6009">
        <w:rPr>
          <w:rFonts w:asciiTheme="majorBidi" w:hAnsiTheme="majorBidi" w:cs="Times New Roman"/>
          <w:sz w:val="28"/>
          <w:szCs w:val="28"/>
          <w:rtl/>
          <w:lang w:bidi="ar-LY"/>
        </w:rPr>
        <w:t>والأسعار</w:t>
      </w:r>
      <w:r w:rsidRPr="00CC6009">
        <w:rPr>
          <w:rFonts w:asciiTheme="majorBidi" w:hAnsiTheme="majorBidi" w:cstheme="majorBidi"/>
          <w:sz w:val="28"/>
          <w:szCs w:val="28"/>
          <w:lang w:bidi="ar-LY"/>
        </w:rPr>
        <w:t xml:space="preserve">. </w:t>
      </w:r>
      <w:r w:rsidRPr="00CC6009">
        <w:rPr>
          <w:rFonts w:asciiTheme="majorBidi" w:hAnsiTheme="majorBidi" w:cs="Times New Roman"/>
          <w:sz w:val="28"/>
          <w:szCs w:val="28"/>
          <w:rtl/>
          <w:lang w:bidi="ar-LY"/>
        </w:rPr>
        <w:t>يتمكن</w:t>
      </w:r>
      <w:r w:rsidRPr="00CC6009">
        <w:rPr>
          <w:rFonts w:asciiTheme="majorBidi" w:hAnsiTheme="majorBidi" w:cstheme="majorBidi"/>
          <w:sz w:val="28"/>
          <w:szCs w:val="28"/>
          <w:lang w:bidi="ar-LY"/>
        </w:rPr>
        <w:t xml:space="preserve"> </w:t>
      </w:r>
      <w:r w:rsidRPr="00CC6009">
        <w:rPr>
          <w:rFonts w:asciiTheme="majorBidi" w:hAnsiTheme="majorBidi" w:cs="Times New Roman"/>
          <w:sz w:val="28"/>
          <w:szCs w:val="28"/>
          <w:rtl/>
          <w:lang w:bidi="ar-LY"/>
        </w:rPr>
        <w:t>المستخدمون</w:t>
      </w:r>
      <w:r w:rsidRPr="00CC6009">
        <w:rPr>
          <w:rFonts w:asciiTheme="majorBidi" w:hAnsiTheme="majorBidi" w:cstheme="majorBidi"/>
          <w:sz w:val="28"/>
          <w:szCs w:val="28"/>
          <w:lang w:bidi="ar-LY"/>
        </w:rPr>
        <w:t xml:space="preserve"> </w:t>
      </w:r>
      <w:r w:rsidRPr="00CC6009">
        <w:rPr>
          <w:rFonts w:asciiTheme="majorBidi" w:hAnsiTheme="majorBidi" w:cs="Times New Roman"/>
          <w:sz w:val="28"/>
          <w:szCs w:val="28"/>
          <w:rtl/>
          <w:lang w:bidi="ar-LY"/>
        </w:rPr>
        <w:t>من</w:t>
      </w:r>
      <w:r w:rsidRPr="00CC6009">
        <w:rPr>
          <w:rFonts w:asciiTheme="majorBidi" w:hAnsiTheme="majorBidi" w:cstheme="majorBidi"/>
          <w:sz w:val="28"/>
          <w:szCs w:val="28"/>
          <w:lang w:bidi="ar-LY"/>
        </w:rPr>
        <w:t xml:space="preserve"> </w:t>
      </w:r>
      <w:r w:rsidRPr="00CC6009">
        <w:rPr>
          <w:rFonts w:asciiTheme="majorBidi" w:hAnsiTheme="majorBidi" w:cs="Times New Roman"/>
          <w:sz w:val="28"/>
          <w:szCs w:val="28"/>
          <w:rtl/>
          <w:lang w:bidi="ar-LY"/>
        </w:rPr>
        <w:t>تصفح</w:t>
      </w:r>
      <w:r w:rsidRPr="00CC6009">
        <w:rPr>
          <w:rFonts w:asciiTheme="majorBidi" w:hAnsiTheme="majorBidi" w:cstheme="majorBidi"/>
          <w:sz w:val="28"/>
          <w:szCs w:val="28"/>
          <w:lang w:bidi="ar-LY"/>
        </w:rPr>
        <w:t xml:space="preserve"> </w:t>
      </w:r>
      <w:r w:rsidRPr="00CC6009">
        <w:rPr>
          <w:rFonts w:asciiTheme="majorBidi" w:hAnsiTheme="majorBidi" w:cs="Times New Roman"/>
          <w:sz w:val="28"/>
          <w:szCs w:val="28"/>
          <w:rtl/>
          <w:lang w:bidi="ar-LY"/>
        </w:rPr>
        <w:t>الموقع</w:t>
      </w:r>
      <w:r w:rsidRPr="00CC6009">
        <w:rPr>
          <w:rFonts w:asciiTheme="majorBidi" w:hAnsiTheme="majorBidi" w:cstheme="majorBidi"/>
          <w:sz w:val="28"/>
          <w:szCs w:val="28"/>
          <w:lang w:bidi="ar-LY"/>
        </w:rPr>
        <w:t xml:space="preserve"> </w:t>
      </w:r>
      <w:r w:rsidRPr="00CC6009">
        <w:rPr>
          <w:rFonts w:asciiTheme="majorBidi" w:hAnsiTheme="majorBidi" w:cs="Times New Roman"/>
          <w:sz w:val="28"/>
          <w:szCs w:val="28"/>
          <w:rtl/>
          <w:lang w:bidi="ar-LY"/>
        </w:rPr>
        <w:t>واختيار</w:t>
      </w:r>
      <w:r w:rsidRPr="00CC6009">
        <w:rPr>
          <w:rFonts w:asciiTheme="majorBidi" w:hAnsiTheme="majorBidi" w:cstheme="majorBidi"/>
          <w:sz w:val="28"/>
          <w:szCs w:val="28"/>
          <w:lang w:bidi="ar-LY"/>
        </w:rPr>
        <w:t xml:space="preserve"> </w:t>
      </w:r>
      <w:r w:rsidRPr="00CC6009">
        <w:rPr>
          <w:rFonts w:asciiTheme="majorBidi" w:hAnsiTheme="majorBidi" w:cs="Times New Roman"/>
          <w:sz w:val="28"/>
          <w:szCs w:val="28"/>
          <w:rtl/>
          <w:lang w:bidi="ar-LY"/>
        </w:rPr>
        <w:t>المنتجات</w:t>
      </w:r>
      <w:r w:rsidRPr="00CC6009">
        <w:rPr>
          <w:rFonts w:asciiTheme="majorBidi" w:hAnsiTheme="majorBidi" w:cstheme="majorBidi"/>
          <w:sz w:val="28"/>
          <w:szCs w:val="28"/>
          <w:lang w:bidi="ar-LY"/>
        </w:rPr>
        <w:t xml:space="preserve"> </w:t>
      </w:r>
      <w:r w:rsidRPr="00CC6009">
        <w:rPr>
          <w:rFonts w:asciiTheme="majorBidi" w:hAnsiTheme="majorBidi" w:cs="Times New Roman"/>
          <w:sz w:val="28"/>
          <w:szCs w:val="28"/>
          <w:rtl/>
          <w:lang w:bidi="ar-LY"/>
        </w:rPr>
        <w:t>التي</w:t>
      </w:r>
      <w:r w:rsidRPr="00CC6009">
        <w:rPr>
          <w:rFonts w:asciiTheme="majorBidi" w:hAnsiTheme="majorBidi" w:cstheme="majorBidi"/>
          <w:sz w:val="28"/>
          <w:szCs w:val="28"/>
          <w:lang w:bidi="ar-LY"/>
        </w:rPr>
        <w:t xml:space="preserve"> </w:t>
      </w:r>
      <w:r w:rsidRPr="00CC6009">
        <w:rPr>
          <w:rFonts w:asciiTheme="majorBidi" w:hAnsiTheme="majorBidi" w:cs="Times New Roman"/>
          <w:sz w:val="28"/>
          <w:szCs w:val="28"/>
          <w:rtl/>
          <w:lang w:bidi="ar-LY"/>
        </w:rPr>
        <w:t>يرغبون</w:t>
      </w:r>
      <w:r w:rsidRPr="00CC6009">
        <w:rPr>
          <w:rFonts w:asciiTheme="majorBidi" w:hAnsiTheme="majorBidi" w:cstheme="majorBidi"/>
          <w:sz w:val="28"/>
          <w:szCs w:val="28"/>
          <w:lang w:bidi="ar-LY"/>
        </w:rPr>
        <w:t xml:space="preserve"> </w:t>
      </w:r>
      <w:r w:rsidRPr="00CC6009">
        <w:rPr>
          <w:rFonts w:asciiTheme="majorBidi" w:hAnsiTheme="majorBidi" w:cs="Times New Roman"/>
          <w:sz w:val="28"/>
          <w:szCs w:val="28"/>
          <w:rtl/>
          <w:lang w:bidi="ar-LY"/>
        </w:rPr>
        <w:t>في</w:t>
      </w:r>
      <w:r w:rsidRPr="00CC6009">
        <w:rPr>
          <w:rFonts w:asciiTheme="majorBidi" w:hAnsiTheme="majorBidi" w:cstheme="majorBidi"/>
          <w:sz w:val="28"/>
          <w:szCs w:val="28"/>
          <w:lang w:bidi="ar-LY"/>
        </w:rPr>
        <w:t xml:space="preserve"> </w:t>
      </w:r>
      <w:r w:rsidRPr="00CC6009">
        <w:rPr>
          <w:rFonts w:asciiTheme="majorBidi" w:hAnsiTheme="majorBidi" w:cs="Times New Roman"/>
          <w:sz w:val="28"/>
          <w:szCs w:val="28"/>
          <w:rtl/>
          <w:lang w:bidi="ar-LY"/>
        </w:rPr>
        <w:t>شرائها،</w:t>
      </w:r>
      <w:r w:rsidRPr="00CC6009">
        <w:rPr>
          <w:rFonts w:asciiTheme="majorBidi" w:hAnsiTheme="majorBidi" w:cstheme="majorBidi"/>
          <w:sz w:val="28"/>
          <w:szCs w:val="28"/>
          <w:lang w:bidi="ar-LY"/>
        </w:rPr>
        <w:t xml:space="preserve"> </w:t>
      </w:r>
      <w:r w:rsidRPr="00CC6009">
        <w:rPr>
          <w:rFonts w:asciiTheme="majorBidi" w:hAnsiTheme="majorBidi" w:cs="Times New Roman"/>
          <w:sz w:val="28"/>
          <w:szCs w:val="28"/>
          <w:rtl/>
          <w:lang w:bidi="ar-LY"/>
        </w:rPr>
        <w:t>ثم</w:t>
      </w:r>
      <w:r w:rsidRPr="00CC6009">
        <w:rPr>
          <w:rFonts w:asciiTheme="majorBidi" w:hAnsiTheme="majorBidi" w:cstheme="majorBidi"/>
          <w:sz w:val="28"/>
          <w:szCs w:val="28"/>
          <w:lang w:bidi="ar-LY"/>
        </w:rPr>
        <w:t xml:space="preserve"> </w:t>
      </w:r>
      <w:r w:rsidRPr="00CC6009">
        <w:rPr>
          <w:rFonts w:asciiTheme="majorBidi" w:hAnsiTheme="majorBidi" w:cs="Times New Roman"/>
          <w:sz w:val="28"/>
          <w:szCs w:val="28"/>
          <w:rtl/>
          <w:lang w:bidi="ar-LY"/>
        </w:rPr>
        <w:t>يقومون</w:t>
      </w:r>
      <w:r w:rsidRPr="00CC6009">
        <w:rPr>
          <w:rFonts w:asciiTheme="majorBidi" w:hAnsiTheme="majorBidi" w:cstheme="majorBidi"/>
          <w:sz w:val="28"/>
          <w:szCs w:val="28"/>
          <w:lang w:bidi="ar-LY"/>
        </w:rPr>
        <w:t xml:space="preserve"> </w:t>
      </w:r>
      <w:r w:rsidRPr="00CC6009">
        <w:rPr>
          <w:rFonts w:asciiTheme="majorBidi" w:hAnsiTheme="majorBidi" w:cs="Times New Roman"/>
          <w:sz w:val="28"/>
          <w:szCs w:val="28"/>
          <w:rtl/>
          <w:lang w:bidi="ar-LY"/>
        </w:rPr>
        <w:t>بإضافتها</w:t>
      </w:r>
      <w:r w:rsidRPr="00CC6009">
        <w:rPr>
          <w:rFonts w:asciiTheme="majorBidi" w:hAnsiTheme="majorBidi" w:cstheme="majorBidi"/>
          <w:sz w:val="28"/>
          <w:szCs w:val="28"/>
          <w:lang w:bidi="ar-LY"/>
        </w:rPr>
        <w:t xml:space="preserve"> </w:t>
      </w:r>
      <w:r w:rsidRPr="00CC6009">
        <w:rPr>
          <w:rFonts w:asciiTheme="majorBidi" w:hAnsiTheme="majorBidi" w:cs="Times New Roman"/>
          <w:sz w:val="28"/>
          <w:szCs w:val="28"/>
          <w:rtl/>
          <w:lang w:bidi="ar-LY"/>
        </w:rPr>
        <w:t>إلى</w:t>
      </w:r>
      <w:r w:rsidRPr="00CC6009">
        <w:rPr>
          <w:rFonts w:asciiTheme="majorBidi" w:hAnsiTheme="majorBidi" w:cstheme="majorBidi"/>
          <w:sz w:val="28"/>
          <w:szCs w:val="28"/>
          <w:lang w:bidi="ar-LY"/>
        </w:rPr>
        <w:t xml:space="preserve"> </w:t>
      </w:r>
      <w:r w:rsidRPr="00CC6009">
        <w:rPr>
          <w:rFonts w:asciiTheme="majorBidi" w:hAnsiTheme="majorBidi" w:cs="Times New Roman"/>
          <w:sz w:val="28"/>
          <w:szCs w:val="28"/>
          <w:rtl/>
          <w:lang w:bidi="ar-LY"/>
        </w:rPr>
        <w:t>سلة</w:t>
      </w:r>
      <w:r w:rsidRPr="00CC6009">
        <w:rPr>
          <w:rFonts w:asciiTheme="majorBidi" w:hAnsiTheme="majorBidi" w:cstheme="majorBidi"/>
          <w:sz w:val="28"/>
          <w:szCs w:val="28"/>
          <w:lang w:bidi="ar-LY"/>
        </w:rPr>
        <w:t xml:space="preserve"> </w:t>
      </w:r>
      <w:r w:rsidRPr="00CC6009">
        <w:rPr>
          <w:rFonts w:asciiTheme="majorBidi" w:hAnsiTheme="majorBidi" w:cs="Times New Roman"/>
          <w:sz w:val="28"/>
          <w:szCs w:val="28"/>
          <w:rtl/>
          <w:lang w:bidi="ar-LY"/>
        </w:rPr>
        <w:t>الشراء</w:t>
      </w:r>
      <w:r w:rsidRPr="00CC6009">
        <w:rPr>
          <w:rFonts w:asciiTheme="majorBidi" w:hAnsiTheme="majorBidi" w:cstheme="majorBidi"/>
          <w:sz w:val="28"/>
          <w:szCs w:val="28"/>
          <w:lang w:bidi="ar-LY"/>
        </w:rPr>
        <w:t xml:space="preserve"> </w:t>
      </w:r>
      <w:r w:rsidRPr="00CC6009">
        <w:rPr>
          <w:rFonts w:asciiTheme="majorBidi" w:hAnsiTheme="majorBidi" w:cs="Times New Roman"/>
          <w:sz w:val="28"/>
          <w:szCs w:val="28"/>
          <w:rtl/>
          <w:lang w:bidi="ar-LY"/>
        </w:rPr>
        <w:t>وإتمام</w:t>
      </w:r>
      <w:r w:rsidRPr="00CC6009">
        <w:rPr>
          <w:rFonts w:asciiTheme="majorBidi" w:hAnsiTheme="majorBidi" w:cstheme="majorBidi"/>
          <w:sz w:val="28"/>
          <w:szCs w:val="28"/>
          <w:lang w:bidi="ar-LY"/>
        </w:rPr>
        <w:t xml:space="preserve"> </w:t>
      </w:r>
      <w:r w:rsidRPr="00CC6009">
        <w:rPr>
          <w:rFonts w:asciiTheme="majorBidi" w:hAnsiTheme="majorBidi" w:cs="Times New Roman"/>
          <w:sz w:val="28"/>
          <w:szCs w:val="28"/>
          <w:rtl/>
          <w:lang w:bidi="ar-LY"/>
        </w:rPr>
        <w:t>عملية</w:t>
      </w:r>
      <w:r w:rsidRPr="00CC6009">
        <w:rPr>
          <w:rFonts w:asciiTheme="majorBidi" w:hAnsiTheme="majorBidi" w:cstheme="majorBidi"/>
          <w:sz w:val="28"/>
          <w:szCs w:val="28"/>
          <w:lang w:bidi="ar-LY"/>
        </w:rPr>
        <w:t xml:space="preserve"> </w:t>
      </w:r>
      <w:r w:rsidRPr="00CC6009">
        <w:rPr>
          <w:rFonts w:asciiTheme="majorBidi" w:hAnsiTheme="majorBidi" w:cs="Times New Roman"/>
          <w:sz w:val="28"/>
          <w:szCs w:val="28"/>
          <w:rtl/>
          <w:lang w:bidi="ar-LY"/>
        </w:rPr>
        <w:t>الدفع</w:t>
      </w:r>
      <w:r w:rsidRPr="00CC6009">
        <w:rPr>
          <w:rFonts w:asciiTheme="majorBidi" w:hAnsiTheme="majorBidi" w:cstheme="majorBidi"/>
          <w:sz w:val="28"/>
          <w:szCs w:val="28"/>
          <w:lang w:bidi="ar-LY"/>
        </w:rPr>
        <w:t xml:space="preserve"> </w:t>
      </w:r>
      <w:r w:rsidRPr="00CC6009">
        <w:rPr>
          <w:rFonts w:asciiTheme="majorBidi" w:hAnsiTheme="majorBidi" w:cs="Times New Roman"/>
          <w:sz w:val="28"/>
          <w:szCs w:val="28"/>
          <w:rtl/>
          <w:lang w:bidi="ar-LY"/>
        </w:rPr>
        <w:t>عبر</w:t>
      </w:r>
      <w:r w:rsidRPr="00CC6009">
        <w:rPr>
          <w:rFonts w:asciiTheme="majorBidi" w:hAnsiTheme="majorBidi" w:cstheme="majorBidi"/>
          <w:sz w:val="28"/>
          <w:szCs w:val="28"/>
          <w:lang w:bidi="ar-LY"/>
        </w:rPr>
        <w:t xml:space="preserve"> </w:t>
      </w:r>
      <w:r w:rsidRPr="00CC6009">
        <w:rPr>
          <w:rFonts w:asciiTheme="majorBidi" w:hAnsiTheme="majorBidi" w:cs="Times New Roman"/>
          <w:sz w:val="28"/>
          <w:szCs w:val="28"/>
          <w:rtl/>
          <w:lang w:bidi="ar-LY"/>
        </w:rPr>
        <w:t>وسائل</w:t>
      </w:r>
      <w:r w:rsidRPr="00CC6009">
        <w:rPr>
          <w:rFonts w:asciiTheme="majorBidi" w:hAnsiTheme="majorBidi" w:cstheme="majorBidi"/>
          <w:sz w:val="28"/>
          <w:szCs w:val="28"/>
          <w:lang w:bidi="ar-LY"/>
        </w:rPr>
        <w:t xml:space="preserve"> </w:t>
      </w:r>
      <w:r w:rsidRPr="00CC6009">
        <w:rPr>
          <w:rFonts w:asciiTheme="majorBidi" w:hAnsiTheme="majorBidi" w:cs="Times New Roman"/>
          <w:sz w:val="28"/>
          <w:szCs w:val="28"/>
          <w:rtl/>
          <w:lang w:bidi="ar-LY"/>
        </w:rPr>
        <w:t>الدفع</w:t>
      </w:r>
      <w:r w:rsidRPr="00CC6009">
        <w:rPr>
          <w:rFonts w:asciiTheme="majorBidi" w:hAnsiTheme="majorBidi" w:cstheme="majorBidi"/>
          <w:sz w:val="28"/>
          <w:szCs w:val="28"/>
          <w:lang w:bidi="ar-LY"/>
        </w:rPr>
        <w:t xml:space="preserve"> </w:t>
      </w:r>
      <w:r w:rsidRPr="00CC6009">
        <w:rPr>
          <w:rFonts w:asciiTheme="majorBidi" w:hAnsiTheme="majorBidi" w:cs="Times New Roman"/>
          <w:sz w:val="28"/>
          <w:szCs w:val="28"/>
          <w:rtl/>
          <w:lang w:bidi="ar-LY"/>
        </w:rPr>
        <w:t>الإلكترونية</w:t>
      </w:r>
      <w:r w:rsidRPr="00CC6009">
        <w:rPr>
          <w:rFonts w:asciiTheme="majorBidi" w:hAnsiTheme="majorBidi" w:cstheme="majorBidi"/>
          <w:sz w:val="28"/>
          <w:szCs w:val="28"/>
          <w:lang w:bidi="ar-LY"/>
        </w:rPr>
        <w:t xml:space="preserve"> </w:t>
      </w:r>
      <w:r w:rsidRPr="00CC6009">
        <w:rPr>
          <w:rFonts w:asciiTheme="majorBidi" w:hAnsiTheme="majorBidi" w:cs="Times New Roman"/>
          <w:sz w:val="28"/>
          <w:szCs w:val="28"/>
          <w:rtl/>
          <w:lang w:bidi="ar-LY"/>
        </w:rPr>
        <w:t>المتاحة</w:t>
      </w:r>
      <w:r w:rsidRPr="00CC6009">
        <w:rPr>
          <w:rFonts w:asciiTheme="majorBidi" w:hAnsiTheme="majorBidi" w:cstheme="majorBidi"/>
          <w:sz w:val="28"/>
          <w:szCs w:val="28"/>
          <w:lang w:bidi="ar-LY"/>
        </w:rPr>
        <w:t xml:space="preserve"> </w:t>
      </w:r>
      <w:r w:rsidRPr="00CC6009">
        <w:rPr>
          <w:rFonts w:asciiTheme="majorBidi" w:hAnsiTheme="majorBidi" w:cs="Times New Roman"/>
          <w:sz w:val="28"/>
          <w:szCs w:val="28"/>
          <w:rtl/>
          <w:lang w:bidi="ar-LY"/>
        </w:rPr>
        <w:t>مثل</w:t>
      </w:r>
      <w:r w:rsidRPr="00CC6009">
        <w:rPr>
          <w:rFonts w:asciiTheme="majorBidi" w:hAnsiTheme="majorBidi" w:cstheme="majorBidi"/>
          <w:sz w:val="28"/>
          <w:szCs w:val="28"/>
          <w:lang w:bidi="ar-LY"/>
        </w:rPr>
        <w:t xml:space="preserve"> </w:t>
      </w:r>
      <w:r w:rsidRPr="00CC6009">
        <w:rPr>
          <w:rFonts w:asciiTheme="majorBidi" w:hAnsiTheme="majorBidi" w:cs="Times New Roman"/>
          <w:sz w:val="28"/>
          <w:szCs w:val="28"/>
          <w:rtl/>
          <w:lang w:bidi="ar-LY"/>
        </w:rPr>
        <w:t>البطاقات</w:t>
      </w:r>
      <w:r w:rsidRPr="00CC6009">
        <w:rPr>
          <w:rFonts w:asciiTheme="majorBidi" w:hAnsiTheme="majorBidi" w:cstheme="majorBidi"/>
          <w:sz w:val="28"/>
          <w:szCs w:val="28"/>
          <w:lang w:bidi="ar-LY"/>
        </w:rPr>
        <w:t xml:space="preserve"> </w:t>
      </w:r>
      <w:r w:rsidRPr="00CC6009">
        <w:rPr>
          <w:rFonts w:asciiTheme="majorBidi" w:hAnsiTheme="majorBidi" w:cs="Times New Roman"/>
          <w:sz w:val="28"/>
          <w:szCs w:val="28"/>
          <w:rtl/>
          <w:lang w:bidi="ar-LY"/>
        </w:rPr>
        <w:t>الائتمانية</w:t>
      </w:r>
      <w:r w:rsidRPr="00CC6009">
        <w:rPr>
          <w:rFonts w:asciiTheme="majorBidi" w:hAnsiTheme="majorBidi" w:cstheme="majorBidi"/>
          <w:sz w:val="28"/>
          <w:szCs w:val="28"/>
          <w:lang w:bidi="ar-LY"/>
        </w:rPr>
        <w:t xml:space="preserve"> </w:t>
      </w:r>
      <w:r w:rsidRPr="00CC6009">
        <w:rPr>
          <w:rFonts w:asciiTheme="majorBidi" w:hAnsiTheme="majorBidi" w:cs="Times New Roman"/>
          <w:sz w:val="28"/>
          <w:szCs w:val="28"/>
          <w:rtl/>
          <w:lang w:bidi="ar-LY"/>
        </w:rPr>
        <w:t>أو</w:t>
      </w:r>
      <w:r w:rsidRPr="00CC6009">
        <w:rPr>
          <w:rFonts w:asciiTheme="majorBidi" w:hAnsiTheme="majorBidi" w:cstheme="majorBidi"/>
          <w:sz w:val="28"/>
          <w:szCs w:val="28"/>
          <w:lang w:bidi="ar-LY"/>
        </w:rPr>
        <w:t xml:space="preserve"> </w:t>
      </w:r>
      <w:r w:rsidRPr="00CC6009">
        <w:rPr>
          <w:rFonts w:asciiTheme="majorBidi" w:hAnsiTheme="majorBidi" w:cs="Times New Roman"/>
          <w:sz w:val="28"/>
          <w:szCs w:val="28"/>
          <w:rtl/>
          <w:lang w:bidi="ar-LY"/>
        </w:rPr>
        <w:t>خدمات</w:t>
      </w:r>
      <w:r w:rsidRPr="00CC6009">
        <w:rPr>
          <w:rFonts w:asciiTheme="majorBidi" w:hAnsiTheme="majorBidi" w:cstheme="majorBidi"/>
          <w:sz w:val="28"/>
          <w:szCs w:val="28"/>
          <w:lang w:bidi="ar-LY"/>
        </w:rPr>
        <w:t xml:space="preserve"> </w:t>
      </w:r>
      <w:r w:rsidRPr="00CC6009">
        <w:rPr>
          <w:rFonts w:asciiTheme="majorBidi" w:hAnsiTheme="majorBidi" w:cs="Times New Roman"/>
          <w:sz w:val="28"/>
          <w:szCs w:val="28"/>
          <w:rtl/>
          <w:lang w:bidi="ar-LY"/>
        </w:rPr>
        <w:t>الدفع</w:t>
      </w:r>
      <w:r w:rsidRPr="00CC6009">
        <w:rPr>
          <w:rFonts w:asciiTheme="majorBidi" w:hAnsiTheme="majorBidi" w:cstheme="majorBidi"/>
          <w:sz w:val="28"/>
          <w:szCs w:val="28"/>
          <w:lang w:bidi="ar-LY"/>
        </w:rPr>
        <w:t xml:space="preserve"> </w:t>
      </w:r>
      <w:r w:rsidRPr="00CC6009">
        <w:rPr>
          <w:rFonts w:asciiTheme="majorBidi" w:hAnsiTheme="majorBidi" w:cs="Times New Roman"/>
          <w:sz w:val="28"/>
          <w:szCs w:val="28"/>
          <w:rtl/>
          <w:lang w:bidi="ar-LY"/>
        </w:rPr>
        <w:t>الإلكتروني</w:t>
      </w:r>
      <w:r w:rsidRPr="00CC6009">
        <w:rPr>
          <w:rFonts w:asciiTheme="majorBidi" w:hAnsiTheme="majorBidi" w:cstheme="majorBidi"/>
          <w:sz w:val="28"/>
          <w:szCs w:val="28"/>
          <w:lang w:bidi="ar-LY"/>
        </w:rPr>
        <w:t xml:space="preserve">. </w:t>
      </w:r>
      <w:r w:rsidRPr="00CC6009">
        <w:rPr>
          <w:rFonts w:asciiTheme="majorBidi" w:hAnsiTheme="majorBidi" w:cs="Times New Roman"/>
          <w:sz w:val="28"/>
          <w:szCs w:val="28"/>
          <w:rtl/>
          <w:lang w:bidi="ar-LY"/>
        </w:rPr>
        <w:t>يتم</w:t>
      </w:r>
      <w:r w:rsidRPr="00CC6009">
        <w:rPr>
          <w:rFonts w:asciiTheme="majorBidi" w:hAnsiTheme="majorBidi" w:cstheme="majorBidi"/>
          <w:sz w:val="28"/>
          <w:szCs w:val="28"/>
          <w:lang w:bidi="ar-LY"/>
        </w:rPr>
        <w:t xml:space="preserve"> </w:t>
      </w:r>
      <w:r w:rsidRPr="00CC6009">
        <w:rPr>
          <w:rFonts w:asciiTheme="majorBidi" w:hAnsiTheme="majorBidi" w:cs="Times New Roman"/>
          <w:sz w:val="28"/>
          <w:szCs w:val="28"/>
          <w:rtl/>
          <w:lang w:bidi="ar-LY"/>
        </w:rPr>
        <w:t>معالجة</w:t>
      </w:r>
      <w:r w:rsidRPr="00CC6009">
        <w:rPr>
          <w:rFonts w:asciiTheme="majorBidi" w:hAnsiTheme="majorBidi" w:cstheme="majorBidi"/>
          <w:sz w:val="28"/>
          <w:szCs w:val="28"/>
          <w:lang w:bidi="ar-LY"/>
        </w:rPr>
        <w:t xml:space="preserve"> </w:t>
      </w:r>
      <w:r w:rsidRPr="00CC6009">
        <w:rPr>
          <w:rFonts w:asciiTheme="majorBidi" w:hAnsiTheme="majorBidi" w:cs="Times New Roman"/>
          <w:sz w:val="28"/>
          <w:szCs w:val="28"/>
          <w:rtl/>
          <w:lang w:bidi="ar-LY"/>
        </w:rPr>
        <w:t>طلبات</w:t>
      </w:r>
      <w:r w:rsidRPr="00CC6009">
        <w:rPr>
          <w:rFonts w:asciiTheme="majorBidi" w:hAnsiTheme="majorBidi" w:cstheme="majorBidi"/>
          <w:sz w:val="28"/>
          <w:szCs w:val="28"/>
          <w:lang w:bidi="ar-LY"/>
        </w:rPr>
        <w:t xml:space="preserve"> </w:t>
      </w:r>
      <w:r w:rsidRPr="00CC6009">
        <w:rPr>
          <w:rFonts w:asciiTheme="majorBidi" w:hAnsiTheme="majorBidi" w:cs="Times New Roman"/>
          <w:sz w:val="28"/>
          <w:szCs w:val="28"/>
          <w:rtl/>
          <w:lang w:bidi="ar-LY"/>
        </w:rPr>
        <w:t>الشراء</w:t>
      </w:r>
      <w:r w:rsidRPr="00CC6009">
        <w:rPr>
          <w:rFonts w:asciiTheme="majorBidi" w:hAnsiTheme="majorBidi" w:cstheme="majorBidi"/>
          <w:sz w:val="28"/>
          <w:szCs w:val="28"/>
          <w:lang w:bidi="ar-LY"/>
        </w:rPr>
        <w:t xml:space="preserve"> </w:t>
      </w:r>
      <w:r w:rsidRPr="00CC6009">
        <w:rPr>
          <w:rFonts w:asciiTheme="majorBidi" w:hAnsiTheme="majorBidi" w:cs="Times New Roman"/>
          <w:sz w:val="28"/>
          <w:szCs w:val="28"/>
          <w:rtl/>
          <w:lang w:bidi="ar-LY"/>
        </w:rPr>
        <w:t>وترتيب</w:t>
      </w:r>
      <w:r w:rsidRPr="00CC6009">
        <w:rPr>
          <w:rFonts w:asciiTheme="majorBidi" w:hAnsiTheme="majorBidi" w:cstheme="majorBidi"/>
          <w:sz w:val="28"/>
          <w:szCs w:val="28"/>
          <w:lang w:bidi="ar-LY"/>
        </w:rPr>
        <w:t xml:space="preserve"> </w:t>
      </w:r>
      <w:r w:rsidRPr="00CC6009">
        <w:rPr>
          <w:rFonts w:asciiTheme="majorBidi" w:hAnsiTheme="majorBidi" w:cs="Times New Roman"/>
          <w:sz w:val="28"/>
          <w:szCs w:val="28"/>
          <w:rtl/>
          <w:lang w:bidi="ar-LY"/>
        </w:rPr>
        <w:t>التسليم</w:t>
      </w:r>
      <w:r w:rsidRPr="00CC6009">
        <w:rPr>
          <w:rFonts w:asciiTheme="majorBidi" w:hAnsiTheme="majorBidi" w:cstheme="majorBidi"/>
          <w:sz w:val="28"/>
          <w:szCs w:val="28"/>
          <w:lang w:bidi="ar-LY"/>
        </w:rPr>
        <w:t xml:space="preserve"> </w:t>
      </w:r>
      <w:r w:rsidRPr="00CC6009">
        <w:rPr>
          <w:rFonts w:asciiTheme="majorBidi" w:hAnsiTheme="majorBidi" w:cs="Times New Roman"/>
          <w:sz w:val="28"/>
          <w:szCs w:val="28"/>
          <w:rtl/>
          <w:lang w:bidi="ar-LY"/>
        </w:rPr>
        <w:t>ليتم</w:t>
      </w:r>
      <w:r w:rsidRPr="00CC6009">
        <w:rPr>
          <w:rFonts w:asciiTheme="majorBidi" w:hAnsiTheme="majorBidi" w:cstheme="majorBidi"/>
          <w:sz w:val="28"/>
          <w:szCs w:val="28"/>
          <w:lang w:bidi="ar-LY"/>
        </w:rPr>
        <w:t xml:space="preserve"> </w:t>
      </w:r>
      <w:r w:rsidRPr="00CC6009">
        <w:rPr>
          <w:rFonts w:asciiTheme="majorBidi" w:hAnsiTheme="majorBidi" w:cs="Times New Roman"/>
          <w:sz w:val="28"/>
          <w:szCs w:val="28"/>
          <w:rtl/>
          <w:lang w:bidi="ar-LY"/>
        </w:rPr>
        <w:t>إرسال</w:t>
      </w:r>
      <w:r w:rsidRPr="00CC6009">
        <w:rPr>
          <w:rFonts w:asciiTheme="majorBidi" w:hAnsiTheme="majorBidi" w:cstheme="majorBidi"/>
          <w:sz w:val="28"/>
          <w:szCs w:val="28"/>
          <w:lang w:bidi="ar-LY"/>
        </w:rPr>
        <w:t xml:space="preserve"> </w:t>
      </w:r>
      <w:r w:rsidRPr="00CC6009">
        <w:rPr>
          <w:rFonts w:asciiTheme="majorBidi" w:hAnsiTheme="majorBidi" w:cs="Times New Roman"/>
          <w:sz w:val="28"/>
          <w:szCs w:val="28"/>
          <w:rtl/>
          <w:lang w:bidi="ar-LY"/>
        </w:rPr>
        <w:t>المنتجات</w:t>
      </w:r>
      <w:r w:rsidRPr="00CC6009">
        <w:rPr>
          <w:rFonts w:asciiTheme="majorBidi" w:hAnsiTheme="majorBidi" w:cstheme="majorBidi"/>
          <w:sz w:val="28"/>
          <w:szCs w:val="28"/>
          <w:lang w:bidi="ar-LY"/>
        </w:rPr>
        <w:t xml:space="preserve"> </w:t>
      </w:r>
      <w:r w:rsidRPr="00CC6009">
        <w:rPr>
          <w:rFonts w:asciiTheme="majorBidi" w:hAnsiTheme="majorBidi" w:cs="Times New Roman"/>
          <w:sz w:val="28"/>
          <w:szCs w:val="28"/>
          <w:rtl/>
          <w:lang w:bidi="ar-LY"/>
        </w:rPr>
        <w:t>إلى</w:t>
      </w:r>
      <w:r w:rsidRPr="00CC6009">
        <w:rPr>
          <w:rFonts w:asciiTheme="majorBidi" w:hAnsiTheme="majorBidi" w:cstheme="majorBidi"/>
          <w:sz w:val="28"/>
          <w:szCs w:val="28"/>
          <w:lang w:bidi="ar-LY"/>
        </w:rPr>
        <w:t xml:space="preserve"> </w:t>
      </w:r>
      <w:r w:rsidRPr="00CC6009">
        <w:rPr>
          <w:rFonts w:asciiTheme="majorBidi" w:hAnsiTheme="majorBidi" w:cs="Times New Roman"/>
          <w:sz w:val="28"/>
          <w:szCs w:val="28"/>
          <w:rtl/>
          <w:lang w:bidi="ar-LY"/>
        </w:rPr>
        <w:t>عنوان</w:t>
      </w:r>
      <w:r w:rsidRPr="00CC6009">
        <w:rPr>
          <w:rFonts w:asciiTheme="majorBidi" w:hAnsiTheme="majorBidi" w:cstheme="majorBidi"/>
          <w:sz w:val="28"/>
          <w:szCs w:val="28"/>
          <w:lang w:bidi="ar-LY"/>
        </w:rPr>
        <w:t xml:space="preserve"> </w:t>
      </w:r>
      <w:r w:rsidRPr="00CC6009">
        <w:rPr>
          <w:rFonts w:asciiTheme="majorBidi" w:hAnsiTheme="majorBidi" w:cs="Times New Roman"/>
          <w:sz w:val="28"/>
          <w:szCs w:val="28"/>
          <w:rtl/>
          <w:lang w:bidi="ar-LY"/>
        </w:rPr>
        <w:t>العميل</w:t>
      </w:r>
      <w:r w:rsidRPr="00CC6009">
        <w:rPr>
          <w:rFonts w:asciiTheme="majorBidi" w:hAnsiTheme="majorBidi" w:cstheme="majorBidi"/>
          <w:sz w:val="28"/>
          <w:szCs w:val="28"/>
          <w:lang w:bidi="ar-LY"/>
        </w:rPr>
        <w:t xml:space="preserve"> </w:t>
      </w:r>
      <w:r w:rsidRPr="00CC6009">
        <w:rPr>
          <w:rFonts w:asciiTheme="majorBidi" w:hAnsiTheme="majorBidi" w:cs="Times New Roman"/>
          <w:sz w:val="28"/>
          <w:szCs w:val="28"/>
          <w:rtl/>
          <w:lang w:bidi="ar-LY"/>
        </w:rPr>
        <w:t>المحدد</w:t>
      </w:r>
      <w:r w:rsidRPr="00CC6009">
        <w:rPr>
          <w:rFonts w:asciiTheme="majorBidi" w:hAnsiTheme="majorBidi" w:cstheme="majorBidi"/>
          <w:sz w:val="28"/>
          <w:szCs w:val="28"/>
          <w:lang w:bidi="ar-LY"/>
        </w:rPr>
        <w:t xml:space="preserve">. </w:t>
      </w:r>
      <w:commentRangeEnd w:id="1"/>
      <w:r w:rsidR="003D4A02">
        <w:rPr>
          <w:rStyle w:val="CommentReference"/>
          <w:rtl/>
        </w:rPr>
        <w:commentReference w:id="1"/>
      </w:r>
    </w:p>
    <w:p w14:paraId="721B040E" w14:textId="7B730F51" w:rsidR="008A24B5" w:rsidRPr="00CC6009" w:rsidRDefault="008A24B5" w:rsidP="00BE5F2D">
      <w:pPr>
        <w:spacing w:line="360" w:lineRule="auto"/>
        <w:jc w:val="right"/>
        <w:rPr>
          <w:rFonts w:asciiTheme="majorBidi" w:hAnsiTheme="majorBidi" w:cstheme="majorBidi"/>
          <w:b/>
          <w:bCs/>
          <w:color w:val="2E74B5" w:themeColor="accent5" w:themeShade="BF"/>
          <w:sz w:val="28"/>
          <w:szCs w:val="28"/>
          <w:rtl/>
        </w:rPr>
      </w:pPr>
      <w:r w:rsidRPr="00CC6009">
        <w:rPr>
          <w:rFonts w:asciiTheme="majorBidi" w:hAnsiTheme="majorBidi" w:cstheme="majorBidi"/>
          <w:b/>
          <w:bCs/>
          <w:color w:val="2E74B5" w:themeColor="accent5" w:themeShade="BF"/>
          <w:sz w:val="28"/>
          <w:szCs w:val="28"/>
          <w:rtl/>
        </w:rPr>
        <w:t xml:space="preserve">1.3 - عيوب النظام </w:t>
      </w:r>
      <w:r w:rsidR="00640318" w:rsidRPr="00CC6009">
        <w:rPr>
          <w:rFonts w:asciiTheme="majorBidi" w:hAnsiTheme="majorBidi" w:cstheme="majorBidi" w:hint="cs"/>
          <w:b/>
          <w:bCs/>
          <w:color w:val="2E74B5" w:themeColor="accent5" w:themeShade="BF"/>
          <w:sz w:val="28"/>
          <w:szCs w:val="28"/>
          <w:rtl/>
        </w:rPr>
        <w:t>الحالي:</w:t>
      </w:r>
      <w:r w:rsidRPr="00CC6009">
        <w:rPr>
          <w:rFonts w:asciiTheme="majorBidi" w:hAnsiTheme="majorBidi" w:cstheme="majorBidi"/>
          <w:b/>
          <w:bCs/>
          <w:color w:val="2E74B5" w:themeColor="accent5" w:themeShade="BF"/>
          <w:sz w:val="28"/>
          <w:szCs w:val="28"/>
          <w:rtl/>
        </w:rPr>
        <w:t xml:space="preserve"> </w:t>
      </w:r>
    </w:p>
    <w:p w14:paraId="7E313CAA" w14:textId="655411E6" w:rsidR="00A16A55" w:rsidRPr="00CC6009" w:rsidRDefault="008A24B5" w:rsidP="00BE5F2D">
      <w:pPr>
        <w:spacing w:line="360" w:lineRule="auto"/>
        <w:jc w:val="right"/>
        <w:rPr>
          <w:rFonts w:asciiTheme="majorBidi" w:hAnsiTheme="majorBidi" w:cstheme="majorBidi"/>
          <w:color w:val="000000" w:themeColor="text1"/>
          <w:sz w:val="28"/>
          <w:szCs w:val="28"/>
        </w:rPr>
      </w:pPr>
      <w:r w:rsidRPr="00CC6009">
        <w:rPr>
          <w:rFonts w:asciiTheme="majorBidi" w:hAnsiTheme="majorBidi" w:cstheme="majorBidi"/>
          <w:color w:val="000000" w:themeColor="text1"/>
          <w:sz w:val="28"/>
          <w:szCs w:val="28"/>
          <w:rtl/>
        </w:rPr>
        <w:t xml:space="preserve">تتمثل عيوب النظام القائم في </w:t>
      </w:r>
      <w:r w:rsidR="00CE120E" w:rsidRPr="00CC6009">
        <w:rPr>
          <w:rFonts w:asciiTheme="majorBidi" w:hAnsiTheme="majorBidi" w:cstheme="majorBidi" w:hint="cs"/>
          <w:color w:val="000000" w:themeColor="text1"/>
          <w:sz w:val="28"/>
          <w:szCs w:val="28"/>
          <w:rtl/>
        </w:rPr>
        <w:t xml:space="preserve">الاتي: </w:t>
      </w:r>
      <w:r w:rsidR="00CE120E" w:rsidRPr="00CC6009">
        <w:rPr>
          <w:rFonts w:asciiTheme="majorBidi" w:hAnsiTheme="majorBidi" w:cstheme="majorBidi"/>
          <w:color w:val="000000" w:themeColor="text1"/>
          <w:sz w:val="28"/>
          <w:szCs w:val="28"/>
          <w:rtl/>
        </w:rPr>
        <w:t>-</w:t>
      </w:r>
      <w:r w:rsidRPr="00CC6009">
        <w:rPr>
          <w:rFonts w:asciiTheme="majorBidi" w:hAnsiTheme="majorBidi" w:cstheme="majorBidi"/>
          <w:color w:val="000000" w:themeColor="text1"/>
          <w:sz w:val="28"/>
          <w:szCs w:val="28"/>
          <w:rtl/>
        </w:rPr>
        <w:t xml:space="preserve">   </w:t>
      </w:r>
    </w:p>
    <w:p w14:paraId="045A0217" w14:textId="43A6318B" w:rsidR="00A16A55" w:rsidRPr="00CC6009" w:rsidRDefault="00A16A55" w:rsidP="00BE5F2D">
      <w:pPr>
        <w:pStyle w:val="NormalWeb"/>
        <w:numPr>
          <w:ilvl w:val="0"/>
          <w:numId w:val="5"/>
        </w:numPr>
        <w:bidi/>
        <w:spacing w:before="0" w:beforeAutospacing="0" w:after="0" w:afterAutospacing="0" w:line="360" w:lineRule="auto"/>
        <w:textAlignment w:val="baseline"/>
        <w:divId w:val="159008317"/>
        <w:rPr>
          <w:rFonts w:asciiTheme="majorBidi" w:hAnsiTheme="majorBidi" w:cstheme="majorBidi"/>
          <w:color w:val="000000"/>
          <w:sz w:val="28"/>
          <w:szCs w:val="28"/>
          <w:rtl/>
        </w:rPr>
      </w:pPr>
      <w:r w:rsidRPr="00CC6009">
        <w:rPr>
          <w:rFonts w:asciiTheme="majorBidi" w:hAnsiTheme="majorBidi" w:cstheme="majorBidi"/>
          <w:color w:val="000000"/>
          <w:sz w:val="28"/>
          <w:szCs w:val="28"/>
          <w:rtl/>
        </w:rPr>
        <w:t xml:space="preserve">أداء غير </w:t>
      </w:r>
      <w:r w:rsidR="00640318" w:rsidRPr="00CC6009">
        <w:rPr>
          <w:rFonts w:asciiTheme="majorBidi" w:hAnsiTheme="majorBidi" w:cstheme="majorBidi" w:hint="cs"/>
          <w:color w:val="000000"/>
          <w:sz w:val="28"/>
          <w:szCs w:val="28"/>
          <w:rtl/>
        </w:rPr>
        <w:t>مرضٍ: قد</w:t>
      </w:r>
      <w:r w:rsidRPr="00CC6009">
        <w:rPr>
          <w:rFonts w:asciiTheme="majorBidi" w:hAnsiTheme="majorBidi" w:cstheme="majorBidi"/>
          <w:color w:val="000000"/>
          <w:sz w:val="28"/>
          <w:szCs w:val="28"/>
          <w:rtl/>
        </w:rPr>
        <w:t xml:space="preserve"> يعاني النظام الحالي من بطء </w:t>
      </w:r>
      <w:r w:rsidR="00640318" w:rsidRPr="00CC6009">
        <w:rPr>
          <w:rFonts w:asciiTheme="majorBidi" w:hAnsiTheme="majorBidi" w:cstheme="majorBidi" w:hint="cs"/>
          <w:color w:val="000000"/>
          <w:sz w:val="28"/>
          <w:szCs w:val="28"/>
          <w:rtl/>
        </w:rPr>
        <w:t>في الصور</w:t>
      </w:r>
      <w:r w:rsidRPr="00CC6009">
        <w:rPr>
          <w:rFonts w:asciiTheme="majorBidi" w:hAnsiTheme="majorBidi" w:cstheme="majorBidi"/>
          <w:color w:val="000000"/>
          <w:sz w:val="28"/>
          <w:szCs w:val="28"/>
          <w:rtl/>
        </w:rPr>
        <w:t xml:space="preserve"> مما </w:t>
      </w:r>
      <w:r w:rsidR="00640318" w:rsidRPr="00CC6009">
        <w:rPr>
          <w:rFonts w:asciiTheme="majorBidi" w:hAnsiTheme="majorBidi" w:cstheme="majorBidi" w:hint="cs"/>
          <w:color w:val="000000"/>
          <w:sz w:val="28"/>
          <w:szCs w:val="28"/>
          <w:rtl/>
        </w:rPr>
        <w:t>يؤثر على</w:t>
      </w:r>
      <w:r w:rsidRPr="00CC6009">
        <w:rPr>
          <w:rFonts w:asciiTheme="majorBidi" w:hAnsiTheme="majorBidi" w:cstheme="majorBidi"/>
          <w:color w:val="000000"/>
          <w:sz w:val="28"/>
          <w:szCs w:val="28"/>
          <w:rtl/>
        </w:rPr>
        <w:t xml:space="preserve"> تجربة المستخدم ويقلل من رضاه</w:t>
      </w:r>
    </w:p>
    <w:p w14:paraId="3A061A37" w14:textId="77777777" w:rsidR="00BF46E9" w:rsidRPr="00CC6009" w:rsidRDefault="00BF46E9" w:rsidP="00BE5F2D">
      <w:pPr>
        <w:pStyle w:val="NormalWeb"/>
        <w:bidi/>
        <w:spacing w:before="0" w:beforeAutospacing="0" w:after="0" w:afterAutospacing="0" w:line="360" w:lineRule="auto"/>
        <w:ind w:left="360"/>
        <w:textAlignment w:val="baseline"/>
        <w:divId w:val="159008317"/>
        <w:rPr>
          <w:rFonts w:asciiTheme="majorBidi" w:hAnsiTheme="majorBidi" w:cstheme="majorBidi"/>
          <w:color w:val="000000"/>
          <w:sz w:val="28"/>
          <w:szCs w:val="28"/>
        </w:rPr>
      </w:pPr>
    </w:p>
    <w:p w14:paraId="0C0EE36E" w14:textId="6A6B616C" w:rsidR="00A16A55" w:rsidRPr="00CC6009" w:rsidRDefault="00A16A55" w:rsidP="00BE5F2D">
      <w:pPr>
        <w:pStyle w:val="NormalWeb"/>
        <w:numPr>
          <w:ilvl w:val="0"/>
          <w:numId w:val="5"/>
        </w:numPr>
        <w:bidi/>
        <w:spacing w:before="0" w:beforeAutospacing="0" w:after="0" w:afterAutospacing="0" w:line="360" w:lineRule="auto"/>
        <w:textAlignment w:val="baseline"/>
        <w:divId w:val="159008317"/>
        <w:rPr>
          <w:rFonts w:asciiTheme="majorBidi" w:hAnsiTheme="majorBidi" w:cstheme="majorBidi"/>
          <w:color w:val="000000"/>
          <w:sz w:val="28"/>
          <w:szCs w:val="28"/>
          <w:rtl/>
        </w:rPr>
      </w:pPr>
      <w:r w:rsidRPr="00CC6009">
        <w:rPr>
          <w:rFonts w:asciiTheme="majorBidi" w:hAnsiTheme="majorBidi" w:cstheme="majorBidi"/>
          <w:color w:val="000000"/>
          <w:sz w:val="28"/>
          <w:szCs w:val="28"/>
          <w:rtl/>
        </w:rPr>
        <w:t xml:space="preserve">قيود خيارات البحث: قد يواجه المستخدمون صعوبة في </w:t>
      </w:r>
      <w:r w:rsidR="00640318" w:rsidRPr="00CC6009">
        <w:rPr>
          <w:rFonts w:asciiTheme="majorBidi" w:hAnsiTheme="majorBidi" w:cstheme="majorBidi" w:hint="cs"/>
          <w:color w:val="000000"/>
          <w:sz w:val="28"/>
          <w:szCs w:val="28"/>
          <w:rtl/>
        </w:rPr>
        <w:t>العثور عل</w:t>
      </w:r>
      <w:r w:rsidR="00640318" w:rsidRPr="00CC6009">
        <w:rPr>
          <w:rFonts w:asciiTheme="majorBidi" w:hAnsiTheme="majorBidi" w:cstheme="majorBidi" w:hint="eastAsia"/>
          <w:color w:val="000000"/>
          <w:sz w:val="28"/>
          <w:szCs w:val="28"/>
          <w:rtl/>
        </w:rPr>
        <w:t>ى</w:t>
      </w:r>
      <w:r w:rsidRPr="00CC6009">
        <w:rPr>
          <w:rFonts w:asciiTheme="majorBidi" w:hAnsiTheme="majorBidi" w:cstheme="majorBidi"/>
          <w:color w:val="000000"/>
          <w:sz w:val="28"/>
          <w:szCs w:val="28"/>
          <w:rtl/>
        </w:rPr>
        <w:t xml:space="preserve"> المنتجات المحددة بسبب قيود في خيارات البحث، مثل عدم القدرة على تصفية النتائج بناءً على الأسعار أو الألوان أو المقاسات</w:t>
      </w:r>
    </w:p>
    <w:p w14:paraId="08BD94A8" w14:textId="77777777" w:rsidR="00BF46E9" w:rsidRPr="00CC6009" w:rsidRDefault="00BF46E9" w:rsidP="00BE5F2D">
      <w:pPr>
        <w:pStyle w:val="NormalWeb"/>
        <w:bidi/>
        <w:spacing w:before="0" w:beforeAutospacing="0" w:after="0" w:afterAutospacing="0" w:line="360" w:lineRule="auto"/>
        <w:textAlignment w:val="baseline"/>
        <w:divId w:val="159008317"/>
        <w:rPr>
          <w:rFonts w:asciiTheme="majorBidi" w:hAnsiTheme="majorBidi" w:cstheme="majorBidi"/>
          <w:color w:val="000000"/>
          <w:sz w:val="28"/>
          <w:szCs w:val="28"/>
          <w:rtl/>
        </w:rPr>
      </w:pPr>
    </w:p>
    <w:p w14:paraId="3237B9D8" w14:textId="3D4762A7" w:rsidR="00A16A55" w:rsidRPr="00CC6009" w:rsidRDefault="00A16A55" w:rsidP="00BE5F2D">
      <w:pPr>
        <w:pStyle w:val="NormalWeb"/>
        <w:numPr>
          <w:ilvl w:val="0"/>
          <w:numId w:val="5"/>
        </w:numPr>
        <w:bidi/>
        <w:spacing w:before="0" w:beforeAutospacing="0" w:after="0" w:afterAutospacing="0" w:line="360" w:lineRule="auto"/>
        <w:textAlignment w:val="baseline"/>
        <w:divId w:val="159008317"/>
        <w:rPr>
          <w:rFonts w:asciiTheme="majorBidi" w:hAnsiTheme="majorBidi" w:cstheme="majorBidi"/>
          <w:color w:val="000000"/>
          <w:sz w:val="28"/>
          <w:szCs w:val="28"/>
          <w:rtl/>
        </w:rPr>
      </w:pPr>
      <w:r w:rsidRPr="00CC6009">
        <w:rPr>
          <w:rFonts w:asciiTheme="majorBidi" w:hAnsiTheme="majorBidi" w:cstheme="majorBidi"/>
          <w:color w:val="000000"/>
          <w:sz w:val="28"/>
          <w:szCs w:val="28"/>
          <w:rtl/>
        </w:rPr>
        <w:lastRenderedPageBreak/>
        <w:t xml:space="preserve">قيود في الاستجابة </w:t>
      </w:r>
      <w:r w:rsidR="00640318" w:rsidRPr="00CC6009">
        <w:rPr>
          <w:rFonts w:asciiTheme="majorBidi" w:hAnsiTheme="majorBidi" w:cstheme="majorBidi" w:hint="cs"/>
          <w:color w:val="000000"/>
          <w:sz w:val="28"/>
          <w:szCs w:val="28"/>
          <w:rtl/>
        </w:rPr>
        <w:t>لأجهزة:</w:t>
      </w:r>
      <w:r w:rsidRPr="00CC6009">
        <w:rPr>
          <w:rFonts w:asciiTheme="majorBidi" w:hAnsiTheme="majorBidi" w:cstheme="majorBidi"/>
          <w:color w:val="000000"/>
          <w:sz w:val="28"/>
          <w:szCs w:val="28"/>
          <w:rtl/>
        </w:rPr>
        <w:t xml:space="preserve"> إذا لم يتم تحسين النظام لتوافقه مع أجهزة المختلفة، مثل الشاشات الصغيرة أو شاشات عرض عالية الدقة، فقد يؤثر ذلك على مظهر ووظائف الموقع على أجهزة مختلفة</w:t>
      </w:r>
    </w:p>
    <w:p w14:paraId="7E414EDF" w14:textId="77777777" w:rsidR="002D4782" w:rsidRPr="00CC6009" w:rsidRDefault="002D4782" w:rsidP="00BE5F2D">
      <w:pPr>
        <w:spacing w:line="360" w:lineRule="auto"/>
        <w:jc w:val="right"/>
        <w:rPr>
          <w:rFonts w:asciiTheme="majorBidi" w:hAnsiTheme="majorBidi" w:cstheme="majorBidi"/>
          <w:b/>
          <w:bCs/>
          <w:color w:val="2E74B5" w:themeColor="accent5" w:themeShade="BF"/>
          <w:sz w:val="28"/>
          <w:szCs w:val="28"/>
          <w:rtl/>
        </w:rPr>
      </w:pPr>
    </w:p>
    <w:p w14:paraId="69EC5E80" w14:textId="77777777" w:rsidR="002D4782" w:rsidRPr="00CC6009" w:rsidRDefault="002D4782" w:rsidP="00BE5F2D">
      <w:pPr>
        <w:spacing w:line="360" w:lineRule="auto"/>
        <w:jc w:val="right"/>
        <w:rPr>
          <w:rFonts w:asciiTheme="majorBidi" w:hAnsiTheme="majorBidi" w:cstheme="majorBidi"/>
          <w:b/>
          <w:bCs/>
          <w:color w:val="2E74B5" w:themeColor="accent5" w:themeShade="BF"/>
          <w:sz w:val="28"/>
          <w:szCs w:val="28"/>
          <w:rtl/>
        </w:rPr>
      </w:pPr>
    </w:p>
    <w:p w14:paraId="15435BA8" w14:textId="2A7BC975" w:rsidR="001B72F2" w:rsidRPr="00CC6009" w:rsidRDefault="001B72F2" w:rsidP="00BE5F2D">
      <w:pPr>
        <w:spacing w:line="360" w:lineRule="auto"/>
        <w:jc w:val="right"/>
        <w:rPr>
          <w:rFonts w:asciiTheme="majorBidi" w:hAnsiTheme="majorBidi" w:cstheme="majorBidi"/>
          <w:b/>
          <w:bCs/>
          <w:color w:val="BF8F00" w:themeColor="accent4" w:themeShade="BF"/>
          <w:sz w:val="28"/>
          <w:szCs w:val="28"/>
          <w:rtl/>
        </w:rPr>
      </w:pPr>
      <w:r w:rsidRPr="00CC6009">
        <w:rPr>
          <w:rFonts w:asciiTheme="majorBidi" w:hAnsiTheme="majorBidi" w:cstheme="majorBidi"/>
          <w:b/>
          <w:bCs/>
          <w:color w:val="2E74B5" w:themeColor="accent5" w:themeShade="BF"/>
          <w:sz w:val="28"/>
          <w:szCs w:val="28"/>
          <w:rtl/>
        </w:rPr>
        <w:t>1.4 - الهيكل التنظيمي للشركة :</w:t>
      </w:r>
    </w:p>
    <w:p w14:paraId="0A5FD61C" w14:textId="6FA9A846" w:rsidR="001B72F2" w:rsidRPr="00CC6009" w:rsidRDefault="00E92950" w:rsidP="00BE5F2D">
      <w:pPr>
        <w:spacing w:line="360" w:lineRule="auto"/>
        <w:rPr>
          <w:rFonts w:asciiTheme="majorBidi" w:hAnsiTheme="majorBidi" w:cstheme="majorBidi"/>
          <w:sz w:val="28"/>
          <w:szCs w:val="28"/>
        </w:rPr>
      </w:pPr>
      <w:r w:rsidRPr="00CC6009">
        <w:rPr>
          <w:rFonts w:asciiTheme="majorBidi" w:hAnsiTheme="majorBidi" w:cstheme="majorBidi"/>
          <w:noProof/>
          <w:sz w:val="28"/>
          <w:szCs w:val="28"/>
        </w:rPr>
        <w:drawing>
          <wp:anchor distT="0" distB="0" distL="114300" distR="114300" simplePos="0" relativeHeight="251634688" behindDoc="0" locked="0" layoutInCell="1" allowOverlap="1" wp14:anchorId="50BCA87A" wp14:editId="319BB490">
            <wp:simplePos x="0" y="0"/>
            <wp:positionH relativeFrom="column">
              <wp:posOffset>40943</wp:posOffset>
            </wp:positionH>
            <wp:positionV relativeFrom="paragraph">
              <wp:posOffset>183344</wp:posOffset>
            </wp:positionV>
            <wp:extent cx="5943600" cy="2491105"/>
            <wp:effectExtent l="0" t="0" r="0" b="444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1">
                      <a:extLst>
                        <a:ext uri="{28A0092B-C50C-407E-A947-70E740481C1C}">
                          <a14:useLocalDpi xmlns:a14="http://schemas.microsoft.com/office/drawing/2010/main" val="0"/>
                        </a:ext>
                      </a:extLst>
                    </a:blip>
                    <a:stretch>
                      <a:fillRect/>
                    </a:stretch>
                  </pic:blipFill>
                  <pic:spPr>
                    <a:xfrm>
                      <a:off x="0" y="0"/>
                      <a:ext cx="5943600" cy="2491105"/>
                    </a:xfrm>
                    <a:prstGeom prst="rect">
                      <a:avLst/>
                    </a:prstGeom>
                  </pic:spPr>
                </pic:pic>
              </a:graphicData>
            </a:graphic>
            <wp14:sizeRelV relativeFrom="margin">
              <wp14:pctHeight>0</wp14:pctHeight>
            </wp14:sizeRelV>
          </wp:anchor>
        </w:drawing>
      </w:r>
    </w:p>
    <w:p w14:paraId="50FE143B" w14:textId="77777777" w:rsidR="00E171B4" w:rsidRPr="00CC6009" w:rsidRDefault="00E171B4" w:rsidP="00BE5F2D">
      <w:pPr>
        <w:spacing w:line="360" w:lineRule="auto"/>
        <w:rPr>
          <w:rFonts w:asciiTheme="majorBidi" w:hAnsiTheme="majorBidi" w:cstheme="majorBidi"/>
          <w:sz w:val="28"/>
          <w:szCs w:val="28"/>
          <w:rtl/>
        </w:rPr>
      </w:pPr>
    </w:p>
    <w:p w14:paraId="6127F46A" w14:textId="77777777" w:rsidR="00640318" w:rsidRDefault="007C1AA2" w:rsidP="00640318">
      <w:pPr>
        <w:bidi/>
        <w:spacing w:line="360" w:lineRule="auto"/>
        <w:rPr>
          <w:rFonts w:asciiTheme="majorBidi" w:hAnsiTheme="majorBidi" w:cstheme="majorBidi"/>
          <w:b/>
          <w:bCs/>
          <w:color w:val="2E74B5" w:themeColor="accent5" w:themeShade="BF"/>
          <w:sz w:val="28"/>
          <w:szCs w:val="28"/>
        </w:rPr>
      </w:pPr>
      <w:r w:rsidRPr="00CC6009">
        <w:rPr>
          <w:rFonts w:asciiTheme="majorBidi" w:hAnsiTheme="majorBidi" w:cstheme="majorBidi"/>
          <w:b/>
          <w:bCs/>
          <w:color w:val="2E74B5" w:themeColor="accent5" w:themeShade="BF"/>
          <w:sz w:val="28"/>
          <w:szCs w:val="28"/>
          <w:rtl/>
        </w:rPr>
        <w:t>1.</w:t>
      </w:r>
      <w:r w:rsidR="00B340F4" w:rsidRPr="00CC6009">
        <w:rPr>
          <w:rFonts w:asciiTheme="majorBidi" w:hAnsiTheme="majorBidi" w:cstheme="majorBidi"/>
          <w:b/>
          <w:bCs/>
          <w:color w:val="2E74B5" w:themeColor="accent5" w:themeShade="BF"/>
          <w:sz w:val="28"/>
          <w:szCs w:val="28"/>
          <w:rtl/>
        </w:rPr>
        <w:t>5</w:t>
      </w:r>
      <w:r w:rsidRPr="00CC6009">
        <w:rPr>
          <w:rFonts w:asciiTheme="majorBidi" w:hAnsiTheme="majorBidi" w:cstheme="majorBidi"/>
          <w:b/>
          <w:bCs/>
          <w:color w:val="2E74B5" w:themeColor="accent5" w:themeShade="BF"/>
          <w:sz w:val="28"/>
          <w:szCs w:val="28"/>
          <w:rtl/>
        </w:rPr>
        <w:t xml:space="preserve"> - </w:t>
      </w:r>
      <w:r w:rsidR="00275A96" w:rsidRPr="00CC6009">
        <w:rPr>
          <w:rFonts w:asciiTheme="majorBidi" w:hAnsiTheme="majorBidi" w:cs="Times New Roman"/>
          <w:b/>
          <w:bCs/>
          <w:color w:val="2E74B5" w:themeColor="accent5" w:themeShade="BF"/>
          <w:sz w:val="28"/>
          <w:szCs w:val="28"/>
          <w:rtl/>
        </w:rPr>
        <w:t>التقنيات</w:t>
      </w:r>
      <w:r w:rsidR="00275A96" w:rsidRPr="00CC6009">
        <w:rPr>
          <w:rFonts w:asciiTheme="majorBidi" w:hAnsiTheme="majorBidi" w:cstheme="majorBidi"/>
          <w:b/>
          <w:bCs/>
          <w:color w:val="2E74B5" w:themeColor="accent5" w:themeShade="BF"/>
          <w:sz w:val="28"/>
          <w:szCs w:val="28"/>
        </w:rPr>
        <w:t xml:space="preserve"> </w:t>
      </w:r>
      <w:r w:rsidR="00275A96" w:rsidRPr="00CC6009">
        <w:rPr>
          <w:rFonts w:asciiTheme="majorBidi" w:hAnsiTheme="majorBidi" w:cs="Times New Roman"/>
          <w:b/>
          <w:bCs/>
          <w:color w:val="2E74B5" w:themeColor="accent5" w:themeShade="BF"/>
          <w:sz w:val="28"/>
          <w:szCs w:val="28"/>
          <w:rtl/>
        </w:rPr>
        <w:t>المستخدمة</w:t>
      </w:r>
    </w:p>
    <w:p w14:paraId="54D85F4C" w14:textId="1BB52492" w:rsidR="00640318" w:rsidRDefault="00640318" w:rsidP="00640318">
      <w:pPr>
        <w:pStyle w:val="ListParagraph"/>
        <w:numPr>
          <w:ilvl w:val="0"/>
          <w:numId w:val="26"/>
        </w:numPr>
        <w:spacing w:line="360" w:lineRule="auto"/>
        <w:jc w:val="both"/>
        <w:rPr>
          <w:rFonts w:asciiTheme="majorBidi" w:hAnsiTheme="majorBidi" w:cstheme="majorBidi"/>
          <w:sz w:val="28"/>
          <w:szCs w:val="28"/>
          <w:lang w:bidi="ar-LY"/>
        </w:rPr>
      </w:pPr>
      <w:r>
        <w:rPr>
          <w:rFonts w:asciiTheme="majorBidi" w:hAnsiTheme="majorBidi" w:cstheme="majorBidi"/>
          <w:sz w:val="28"/>
          <w:szCs w:val="28"/>
          <w:rtl/>
          <w:lang w:bidi="ar-LY"/>
        </w:rPr>
        <w:t>بيئة التطوير</w:t>
      </w:r>
      <w:r>
        <w:rPr>
          <w:rFonts w:asciiTheme="majorBidi" w:hAnsiTheme="majorBidi" w:cstheme="majorBidi"/>
          <w:sz w:val="28"/>
          <w:szCs w:val="28"/>
          <w:lang w:bidi="ar-LY"/>
        </w:rPr>
        <w:t xml:space="preserve"> Microsoft Visual Code</w:t>
      </w:r>
      <w:r>
        <w:rPr>
          <w:rFonts w:asciiTheme="majorBidi" w:hAnsiTheme="majorBidi" w:cstheme="majorBidi"/>
          <w:sz w:val="28"/>
          <w:szCs w:val="28"/>
          <w:rtl/>
          <w:lang w:bidi="ar-LY"/>
        </w:rPr>
        <w:t>.</w:t>
      </w:r>
    </w:p>
    <w:p w14:paraId="0BCCC9D1" w14:textId="287AB711" w:rsidR="00640318" w:rsidRDefault="00640318" w:rsidP="00557DD7">
      <w:pPr>
        <w:pStyle w:val="ListParagraph"/>
        <w:numPr>
          <w:ilvl w:val="0"/>
          <w:numId w:val="26"/>
        </w:numPr>
        <w:spacing w:line="360" w:lineRule="auto"/>
        <w:rPr>
          <w:rFonts w:asciiTheme="majorBidi" w:hAnsiTheme="majorBidi" w:cstheme="majorBidi"/>
          <w:sz w:val="28"/>
          <w:szCs w:val="28"/>
          <w:rtl/>
          <w:lang w:bidi="ar-LY"/>
        </w:rPr>
      </w:pPr>
      <w:r>
        <w:rPr>
          <w:rFonts w:asciiTheme="majorBidi" w:hAnsiTheme="majorBidi" w:cstheme="majorBidi"/>
          <w:sz w:val="28"/>
          <w:szCs w:val="28"/>
          <w:rtl/>
          <w:lang w:bidi="ar-LY"/>
        </w:rPr>
        <w:t>تصميم الموقع الإلكتروني باستخدام</w:t>
      </w:r>
      <w:r w:rsidR="00557DD7">
        <w:rPr>
          <w:rFonts w:asciiTheme="majorBidi" w:hAnsiTheme="majorBidi" w:cstheme="majorBidi" w:hint="cs"/>
          <w:sz w:val="28"/>
          <w:szCs w:val="28"/>
          <w:rtl/>
          <w:lang w:bidi="ar-LY"/>
        </w:rPr>
        <w:t xml:space="preserve"> (</w:t>
      </w:r>
      <w:r w:rsidR="00557DD7" w:rsidRPr="00557DD7">
        <w:rPr>
          <w:rFonts w:asciiTheme="majorBidi" w:hAnsiTheme="majorBidi" w:cstheme="majorBidi"/>
          <w:sz w:val="28"/>
          <w:szCs w:val="28"/>
          <w:lang w:bidi="ar-LY"/>
        </w:rPr>
        <w:t>HTML, CSS, JAVASCRIPT, BOOTSTRAP, Font Awesome, SweetAlert2, jQuery, ajax, JSON</w:t>
      </w:r>
      <w:r w:rsidR="00557DD7">
        <w:rPr>
          <w:rFonts w:asciiTheme="majorBidi" w:hAnsiTheme="majorBidi" w:cstheme="majorBidi" w:hint="cs"/>
          <w:sz w:val="28"/>
          <w:szCs w:val="28"/>
          <w:rtl/>
          <w:lang w:bidi="ar-LY"/>
        </w:rPr>
        <w:t>)</w:t>
      </w:r>
    </w:p>
    <w:p w14:paraId="4A671D48" w14:textId="24613652" w:rsidR="00640318" w:rsidRDefault="00640318" w:rsidP="00640318">
      <w:pPr>
        <w:pStyle w:val="ListParagraph"/>
        <w:numPr>
          <w:ilvl w:val="0"/>
          <w:numId w:val="26"/>
        </w:numPr>
        <w:spacing w:line="360" w:lineRule="auto"/>
        <w:rPr>
          <w:rFonts w:asciiTheme="majorBidi" w:hAnsiTheme="majorBidi" w:cstheme="majorBidi"/>
          <w:sz w:val="28"/>
          <w:szCs w:val="28"/>
          <w:lang w:bidi="ar-LY"/>
        </w:rPr>
      </w:pPr>
      <w:r>
        <w:rPr>
          <w:rFonts w:asciiTheme="majorBidi" w:hAnsiTheme="majorBidi" w:cstheme="majorBidi"/>
          <w:sz w:val="28"/>
          <w:szCs w:val="28"/>
          <w:rtl/>
          <w:lang w:bidi="ar-LY"/>
        </w:rPr>
        <w:t>تصميم قاعدة البيانات باستخدام</w:t>
      </w:r>
      <w:r>
        <w:rPr>
          <w:rFonts w:asciiTheme="majorBidi" w:hAnsiTheme="majorBidi" w:cstheme="majorBidi"/>
          <w:sz w:val="28"/>
          <w:szCs w:val="28"/>
          <w:lang w:bidi="ar-LY"/>
        </w:rPr>
        <w:t xml:space="preserve">(PHP, MYSQL) </w:t>
      </w:r>
      <w:r>
        <w:rPr>
          <w:rFonts w:asciiTheme="majorBidi" w:hAnsiTheme="majorBidi" w:cstheme="majorBidi" w:hint="cs"/>
          <w:sz w:val="28"/>
          <w:szCs w:val="28"/>
          <w:rtl/>
          <w:lang w:bidi="ar-LY"/>
        </w:rPr>
        <w:t xml:space="preserve"> </w:t>
      </w:r>
    </w:p>
    <w:p w14:paraId="1F405789" w14:textId="70DB427F" w:rsidR="00D17FC6" w:rsidRPr="00640318" w:rsidRDefault="00D17FC6" w:rsidP="00640318">
      <w:pPr>
        <w:bidi/>
        <w:spacing w:line="360" w:lineRule="auto"/>
        <w:rPr>
          <w:rFonts w:asciiTheme="majorBidi" w:hAnsiTheme="majorBidi" w:cstheme="majorBidi"/>
          <w:sz w:val="28"/>
          <w:szCs w:val="28"/>
          <w:rtl/>
        </w:rPr>
      </w:pPr>
    </w:p>
    <w:p w14:paraId="536FFE73" w14:textId="77777777" w:rsidR="0075309E" w:rsidRPr="00CC6009" w:rsidRDefault="0075309E" w:rsidP="00D17FC6">
      <w:pPr>
        <w:pStyle w:val="ListParagraph"/>
        <w:spacing w:line="360" w:lineRule="auto"/>
        <w:ind w:left="360"/>
        <w:rPr>
          <w:rFonts w:asciiTheme="majorBidi" w:hAnsiTheme="majorBidi" w:cstheme="majorBidi"/>
          <w:sz w:val="28"/>
          <w:szCs w:val="28"/>
          <w:rtl/>
        </w:rPr>
      </w:pPr>
    </w:p>
    <w:p w14:paraId="5781C25E" w14:textId="1CEF37D1" w:rsidR="00D17FC6" w:rsidRPr="00CC6009" w:rsidRDefault="00D17FC6" w:rsidP="00D17FC6">
      <w:pPr>
        <w:pStyle w:val="ListParagraph"/>
        <w:spacing w:line="360" w:lineRule="auto"/>
        <w:ind w:left="360"/>
        <w:rPr>
          <w:rFonts w:asciiTheme="majorBidi" w:hAnsiTheme="majorBidi" w:cstheme="majorBidi"/>
          <w:sz w:val="28"/>
          <w:szCs w:val="28"/>
          <w:lang w:bidi="ar-LY"/>
        </w:rPr>
      </w:pPr>
    </w:p>
    <w:p w14:paraId="37F8904F" w14:textId="77777777" w:rsidR="00D66120" w:rsidRPr="00CC6009" w:rsidRDefault="00D66120" w:rsidP="00D17FC6">
      <w:pPr>
        <w:pStyle w:val="ListParagraph"/>
        <w:spacing w:line="360" w:lineRule="auto"/>
        <w:ind w:left="360"/>
        <w:rPr>
          <w:rFonts w:asciiTheme="majorBidi" w:hAnsiTheme="majorBidi" w:cstheme="majorBidi"/>
          <w:sz w:val="28"/>
          <w:szCs w:val="28"/>
          <w:rtl/>
          <w:lang w:bidi="ar-LY"/>
        </w:rPr>
      </w:pPr>
    </w:p>
    <w:p w14:paraId="677A9E2A" w14:textId="0D99441D" w:rsidR="00946A81" w:rsidRPr="00CC6009" w:rsidRDefault="0001090B" w:rsidP="00BE5F2D">
      <w:pPr>
        <w:spacing w:line="360" w:lineRule="auto"/>
        <w:jc w:val="right"/>
        <w:rPr>
          <w:rFonts w:asciiTheme="majorBidi" w:hAnsiTheme="majorBidi" w:cstheme="majorBidi"/>
          <w:b/>
          <w:bCs/>
          <w:color w:val="2E74B5" w:themeColor="accent5" w:themeShade="BF"/>
          <w:sz w:val="28"/>
          <w:szCs w:val="28"/>
        </w:rPr>
      </w:pPr>
      <w:r w:rsidRPr="00CC6009">
        <w:rPr>
          <w:rFonts w:asciiTheme="majorBidi" w:hAnsiTheme="majorBidi" w:cstheme="majorBidi"/>
          <w:b/>
          <w:bCs/>
          <w:color w:val="2E74B5" w:themeColor="accent5" w:themeShade="BF"/>
          <w:sz w:val="28"/>
          <w:szCs w:val="28"/>
          <w:rtl/>
        </w:rPr>
        <w:lastRenderedPageBreak/>
        <w:t>1.</w:t>
      </w:r>
      <w:r w:rsidR="00D8574D" w:rsidRPr="00CC6009">
        <w:rPr>
          <w:rFonts w:asciiTheme="majorBidi" w:hAnsiTheme="majorBidi" w:cstheme="majorBidi"/>
          <w:b/>
          <w:bCs/>
          <w:color w:val="2E74B5" w:themeColor="accent5" w:themeShade="BF"/>
          <w:sz w:val="28"/>
          <w:szCs w:val="28"/>
          <w:rtl/>
        </w:rPr>
        <w:t>6</w:t>
      </w:r>
      <w:r w:rsidRPr="00CC6009">
        <w:rPr>
          <w:rFonts w:asciiTheme="majorBidi" w:hAnsiTheme="majorBidi" w:cstheme="majorBidi"/>
          <w:b/>
          <w:bCs/>
          <w:color w:val="2E74B5" w:themeColor="accent5" w:themeShade="BF"/>
          <w:sz w:val="28"/>
          <w:szCs w:val="28"/>
          <w:rtl/>
        </w:rPr>
        <w:t xml:space="preserve"> - الدراسة التفصيلية</w:t>
      </w:r>
    </w:p>
    <w:p w14:paraId="5CDE7DF0" w14:textId="700580EE" w:rsidR="00F6629D" w:rsidRPr="00CC6009" w:rsidRDefault="00314EC6" w:rsidP="00BE5F2D">
      <w:pPr>
        <w:spacing w:line="360" w:lineRule="auto"/>
        <w:jc w:val="right"/>
        <w:rPr>
          <w:rFonts w:asciiTheme="majorBidi" w:hAnsiTheme="majorBidi" w:cstheme="majorBidi"/>
          <w:sz w:val="28"/>
          <w:szCs w:val="28"/>
          <w:rtl/>
        </w:rPr>
      </w:pPr>
      <w:r w:rsidRPr="00CC6009">
        <w:rPr>
          <w:rFonts w:asciiTheme="majorBidi" w:hAnsiTheme="majorBidi" w:cstheme="majorBidi"/>
          <w:sz w:val="28"/>
          <w:szCs w:val="28"/>
          <w:rtl/>
        </w:rPr>
        <w:t xml:space="preserve">كما هو معروف تبدأ الدراسة التفصيلية بأنشطة جمع البيانات أو إيجاد الحقائق لدراسة خصائص المؤسسة التي سوف تتأثر بالنظام وتهيئة البيانات المجمعة لأغراض التحليل </w:t>
      </w:r>
      <w:r w:rsidR="00640318" w:rsidRPr="00CC6009">
        <w:rPr>
          <w:rFonts w:asciiTheme="majorBidi" w:hAnsiTheme="majorBidi" w:cstheme="majorBidi" w:hint="cs"/>
          <w:sz w:val="28"/>
          <w:szCs w:val="28"/>
          <w:rtl/>
        </w:rPr>
        <w:t xml:space="preserve">وتشمل: </w:t>
      </w:r>
      <w:r w:rsidR="00640318" w:rsidRPr="00CC6009">
        <w:rPr>
          <w:rFonts w:asciiTheme="majorBidi" w:hAnsiTheme="majorBidi" w:cstheme="majorBidi"/>
          <w:sz w:val="28"/>
          <w:szCs w:val="28"/>
          <w:rtl/>
        </w:rPr>
        <w:t>-</w:t>
      </w:r>
    </w:p>
    <w:p w14:paraId="70C950D1" w14:textId="3E53A013" w:rsidR="00946A81" w:rsidRPr="00CC6009" w:rsidRDefault="00F6629D" w:rsidP="00BE5F2D">
      <w:pPr>
        <w:bidi/>
        <w:spacing w:line="360" w:lineRule="auto"/>
        <w:rPr>
          <w:rFonts w:asciiTheme="majorBidi" w:hAnsiTheme="majorBidi" w:cstheme="majorBidi"/>
          <w:b/>
          <w:bCs/>
          <w:color w:val="2E74B5" w:themeColor="accent5" w:themeShade="BF"/>
          <w:sz w:val="28"/>
          <w:szCs w:val="28"/>
        </w:rPr>
      </w:pPr>
      <w:r w:rsidRPr="00CC6009">
        <w:rPr>
          <w:rFonts w:asciiTheme="majorBidi" w:hAnsiTheme="majorBidi" w:cstheme="majorBidi"/>
          <w:b/>
          <w:bCs/>
          <w:color w:val="2E74B5" w:themeColor="accent5" w:themeShade="BF"/>
          <w:sz w:val="28"/>
          <w:szCs w:val="28"/>
          <w:rtl/>
        </w:rPr>
        <w:t>1.</w:t>
      </w:r>
      <w:r w:rsidR="00D8574D" w:rsidRPr="00CC6009">
        <w:rPr>
          <w:rFonts w:asciiTheme="majorBidi" w:hAnsiTheme="majorBidi" w:cstheme="majorBidi"/>
          <w:b/>
          <w:bCs/>
          <w:color w:val="2E74B5" w:themeColor="accent5" w:themeShade="BF"/>
          <w:sz w:val="28"/>
          <w:szCs w:val="28"/>
          <w:rtl/>
        </w:rPr>
        <w:t>7</w:t>
      </w:r>
      <w:r w:rsidRPr="00CC6009">
        <w:rPr>
          <w:rFonts w:asciiTheme="majorBidi" w:hAnsiTheme="majorBidi" w:cstheme="majorBidi"/>
          <w:b/>
          <w:bCs/>
          <w:color w:val="2E74B5" w:themeColor="accent5" w:themeShade="BF"/>
          <w:sz w:val="28"/>
          <w:szCs w:val="28"/>
          <w:rtl/>
        </w:rPr>
        <w:t xml:space="preserve"> - دراسة الجدوى </w:t>
      </w:r>
      <w:r w:rsidR="00F92F81" w:rsidRPr="00CC6009">
        <w:rPr>
          <w:rFonts w:asciiTheme="majorBidi" w:hAnsiTheme="majorBidi" w:cstheme="majorBidi"/>
          <w:b/>
          <w:bCs/>
          <w:color w:val="2E74B5" w:themeColor="accent5" w:themeShade="BF"/>
          <w:sz w:val="28"/>
          <w:szCs w:val="28"/>
          <w:rtl/>
        </w:rPr>
        <w:t xml:space="preserve"> </w:t>
      </w:r>
      <w:r w:rsidR="00F92F81" w:rsidRPr="00CC6009">
        <w:rPr>
          <w:rFonts w:asciiTheme="majorBidi" w:hAnsiTheme="majorBidi" w:cstheme="majorBidi"/>
          <w:b/>
          <w:bCs/>
          <w:color w:val="2E74B5" w:themeColor="accent5" w:themeShade="BF"/>
          <w:sz w:val="28"/>
          <w:szCs w:val="28"/>
        </w:rPr>
        <w:t xml:space="preserve">Feasibility </w:t>
      </w:r>
      <w:r w:rsidR="00640318" w:rsidRPr="00CC6009">
        <w:rPr>
          <w:rFonts w:asciiTheme="majorBidi" w:hAnsiTheme="majorBidi" w:cstheme="majorBidi"/>
          <w:b/>
          <w:bCs/>
          <w:color w:val="2E74B5" w:themeColor="accent5" w:themeShade="BF"/>
          <w:sz w:val="28"/>
          <w:szCs w:val="28"/>
        </w:rPr>
        <w:t>Study</w:t>
      </w:r>
      <w:r w:rsidR="00640318" w:rsidRPr="00CC6009">
        <w:rPr>
          <w:rFonts w:asciiTheme="majorBidi" w:hAnsiTheme="majorBidi" w:cstheme="majorBidi" w:hint="cs"/>
          <w:b/>
          <w:bCs/>
          <w:color w:val="2E74B5" w:themeColor="accent5" w:themeShade="BF"/>
          <w:sz w:val="28"/>
          <w:szCs w:val="28"/>
          <w:rtl/>
        </w:rPr>
        <w:t>:</w:t>
      </w:r>
      <w:r w:rsidR="00AF175F" w:rsidRPr="00CC6009">
        <w:rPr>
          <w:rFonts w:asciiTheme="majorBidi" w:hAnsiTheme="majorBidi" w:cstheme="majorBidi"/>
          <w:b/>
          <w:bCs/>
          <w:color w:val="2E74B5" w:themeColor="accent5" w:themeShade="BF"/>
          <w:sz w:val="28"/>
          <w:szCs w:val="28"/>
          <w:rtl/>
        </w:rPr>
        <w:t xml:space="preserve"> </w:t>
      </w:r>
    </w:p>
    <w:p w14:paraId="622FD909" w14:textId="77777777" w:rsidR="00E518FC" w:rsidRPr="00CC6009" w:rsidRDefault="00E518FC" w:rsidP="00BE5F2D">
      <w:pPr>
        <w:spacing w:after="0" w:line="360" w:lineRule="auto"/>
        <w:ind w:firstLine="720"/>
        <w:jc w:val="right"/>
        <w:rPr>
          <w:rFonts w:asciiTheme="majorBidi" w:hAnsiTheme="majorBidi" w:cstheme="majorBidi"/>
          <w:sz w:val="28"/>
          <w:szCs w:val="28"/>
          <w:lang w:bidi="ar-LY"/>
        </w:rPr>
      </w:pPr>
      <w:commentRangeStart w:id="2"/>
      <w:r w:rsidRPr="00CC6009">
        <w:rPr>
          <w:rFonts w:asciiTheme="majorBidi" w:hAnsiTheme="majorBidi" w:cstheme="majorBidi"/>
          <w:sz w:val="28"/>
          <w:szCs w:val="28"/>
          <w:rtl/>
          <w:lang w:bidi="ar-LY"/>
        </w:rPr>
        <w:t>هي أسلوب علمي الغرض منه دارسة جدوى النظام المقترح من عدة نواحي اقتصادية وفنية وتشغيلية قبل التحول الى النظام المقترح.</w:t>
      </w:r>
    </w:p>
    <w:p w14:paraId="60A6143F" w14:textId="5B650D62" w:rsidR="00E518FC" w:rsidRPr="00CC6009" w:rsidRDefault="00E518FC" w:rsidP="00BE5F2D">
      <w:pPr>
        <w:spacing w:after="0" w:line="360" w:lineRule="auto"/>
        <w:ind w:firstLine="720"/>
        <w:jc w:val="right"/>
        <w:rPr>
          <w:rFonts w:asciiTheme="majorBidi" w:hAnsiTheme="majorBidi" w:cstheme="majorBidi"/>
          <w:sz w:val="28"/>
          <w:szCs w:val="28"/>
          <w:rtl/>
          <w:lang w:bidi="ar-LY"/>
        </w:rPr>
      </w:pPr>
      <w:r w:rsidRPr="00CC6009">
        <w:rPr>
          <w:rFonts w:asciiTheme="majorBidi" w:hAnsiTheme="majorBidi" w:cstheme="majorBidi"/>
          <w:sz w:val="28"/>
          <w:szCs w:val="28"/>
          <w:rtl/>
          <w:lang w:bidi="ar-LY"/>
        </w:rPr>
        <w:t xml:space="preserve">عند دراسة نظام جديد يجب علينا أولا أن نعرف إلى أي مدى يكون النظام الجديد قادراً على تنفيذ الوظائف </w:t>
      </w:r>
      <w:r w:rsidR="00640318" w:rsidRPr="00CC6009">
        <w:rPr>
          <w:rFonts w:asciiTheme="majorBidi" w:hAnsiTheme="majorBidi" w:cstheme="majorBidi" w:hint="cs"/>
          <w:sz w:val="28"/>
          <w:szCs w:val="28"/>
          <w:rtl/>
          <w:lang w:bidi="ar-LY"/>
        </w:rPr>
        <w:t>والمهام</w:t>
      </w:r>
      <w:r w:rsidRPr="00CC6009">
        <w:rPr>
          <w:rFonts w:asciiTheme="majorBidi" w:hAnsiTheme="majorBidi" w:cstheme="majorBidi"/>
          <w:sz w:val="28"/>
          <w:szCs w:val="28"/>
          <w:rtl/>
          <w:lang w:bidi="ar-LY"/>
        </w:rPr>
        <w:t xml:space="preserve"> المّرجوة منه وإلى أي مدى يكون قابلاً لإدخال البيانات </w:t>
      </w:r>
      <w:r w:rsidR="00640318" w:rsidRPr="00CC6009">
        <w:rPr>
          <w:rFonts w:asciiTheme="majorBidi" w:hAnsiTheme="majorBidi" w:cstheme="majorBidi" w:hint="cs"/>
          <w:sz w:val="28"/>
          <w:szCs w:val="28"/>
          <w:rtl/>
          <w:lang w:bidi="ar-LY"/>
        </w:rPr>
        <w:t>وقابلاً</w:t>
      </w:r>
      <w:r w:rsidRPr="00CC6009">
        <w:rPr>
          <w:rFonts w:asciiTheme="majorBidi" w:hAnsiTheme="majorBidi" w:cstheme="majorBidi"/>
          <w:sz w:val="28"/>
          <w:szCs w:val="28"/>
          <w:rtl/>
          <w:lang w:bidi="ar-LY"/>
        </w:rPr>
        <w:t xml:space="preserve"> للتطوير وكذلك مدى قبول المستخدم لهذا النظام الجديد.</w:t>
      </w:r>
    </w:p>
    <w:p w14:paraId="5E6396E4" w14:textId="1D10DBF2" w:rsidR="00E518FC" w:rsidRPr="00CC6009" w:rsidRDefault="00E518FC" w:rsidP="00BE5F2D">
      <w:pPr>
        <w:spacing w:after="0" w:line="360" w:lineRule="auto"/>
        <w:ind w:firstLine="720"/>
        <w:jc w:val="right"/>
        <w:rPr>
          <w:rFonts w:asciiTheme="majorBidi" w:hAnsiTheme="majorBidi" w:cstheme="majorBidi"/>
          <w:sz w:val="28"/>
          <w:szCs w:val="28"/>
          <w:rtl/>
          <w:lang w:bidi="ar-LY"/>
        </w:rPr>
      </w:pPr>
      <w:r w:rsidRPr="00CC6009">
        <w:rPr>
          <w:rFonts w:asciiTheme="majorBidi" w:hAnsiTheme="majorBidi" w:cstheme="majorBidi"/>
          <w:sz w:val="28"/>
          <w:szCs w:val="28"/>
          <w:rtl/>
          <w:lang w:bidi="ar-LY"/>
        </w:rPr>
        <w:t xml:space="preserve">تعتبر دراسة الجدوى هي بداية عمل المشروع لأنها تقوم بدراسة النظام الحالي </w:t>
      </w:r>
      <w:r w:rsidR="00640318" w:rsidRPr="00CC6009">
        <w:rPr>
          <w:rFonts w:asciiTheme="majorBidi" w:hAnsiTheme="majorBidi" w:cstheme="majorBidi" w:hint="cs"/>
          <w:sz w:val="28"/>
          <w:szCs w:val="28"/>
          <w:rtl/>
          <w:lang w:bidi="ar-LY"/>
        </w:rPr>
        <w:t>وتوضح</w:t>
      </w:r>
      <w:r w:rsidRPr="00CC6009">
        <w:rPr>
          <w:rFonts w:asciiTheme="majorBidi" w:hAnsiTheme="majorBidi" w:cstheme="majorBidi"/>
          <w:sz w:val="28"/>
          <w:szCs w:val="28"/>
          <w:rtl/>
          <w:lang w:bidi="ar-LY"/>
        </w:rPr>
        <w:t xml:space="preserve"> بداية كل مرحلة من مراحل المنظومة ونتيجة كل مرحلة من مراحل المنظومة وتنقسم</w:t>
      </w:r>
      <w:commentRangeEnd w:id="2"/>
      <w:r w:rsidR="00567445">
        <w:rPr>
          <w:rStyle w:val="CommentReference"/>
          <w:rtl/>
        </w:rPr>
        <w:commentReference w:id="2"/>
      </w:r>
    </w:p>
    <w:p w14:paraId="6E0C12AF" w14:textId="77777777" w:rsidR="00C80B9E" w:rsidRPr="00CC6009" w:rsidRDefault="00C80B9E" w:rsidP="00BE5F2D">
      <w:pPr>
        <w:spacing w:line="360" w:lineRule="auto"/>
        <w:jc w:val="both"/>
        <w:rPr>
          <w:rFonts w:asciiTheme="majorBidi" w:hAnsiTheme="majorBidi" w:cstheme="majorBidi"/>
          <w:sz w:val="28"/>
          <w:szCs w:val="28"/>
          <w:rtl/>
        </w:rPr>
      </w:pPr>
    </w:p>
    <w:p w14:paraId="694A4D3A" w14:textId="4655D994" w:rsidR="002F113B" w:rsidRPr="00CC6009" w:rsidRDefault="00C80B9E" w:rsidP="00BE5F2D">
      <w:pPr>
        <w:bidi/>
        <w:spacing w:line="360" w:lineRule="auto"/>
        <w:rPr>
          <w:rFonts w:asciiTheme="majorBidi" w:hAnsiTheme="majorBidi" w:cstheme="majorBidi"/>
          <w:b/>
          <w:bCs/>
          <w:color w:val="2E74B5" w:themeColor="accent5" w:themeShade="BF"/>
          <w:sz w:val="28"/>
          <w:szCs w:val="28"/>
        </w:rPr>
      </w:pPr>
      <w:r w:rsidRPr="00CC6009">
        <w:rPr>
          <w:rFonts w:asciiTheme="majorBidi" w:hAnsiTheme="majorBidi" w:cstheme="majorBidi"/>
          <w:b/>
          <w:bCs/>
          <w:color w:val="2E74B5" w:themeColor="accent5" w:themeShade="BF"/>
          <w:sz w:val="28"/>
          <w:szCs w:val="28"/>
          <w:rtl/>
        </w:rPr>
        <w:t>1.</w:t>
      </w:r>
      <w:r w:rsidR="00D8574D" w:rsidRPr="00CC6009">
        <w:rPr>
          <w:rFonts w:asciiTheme="majorBidi" w:hAnsiTheme="majorBidi" w:cstheme="majorBidi"/>
          <w:b/>
          <w:bCs/>
          <w:color w:val="2E74B5" w:themeColor="accent5" w:themeShade="BF"/>
          <w:sz w:val="28"/>
          <w:szCs w:val="28"/>
          <w:rtl/>
        </w:rPr>
        <w:t>7</w:t>
      </w:r>
      <w:r w:rsidRPr="00CC6009">
        <w:rPr>
          <w:rFonts w:asciiTheme="majorBidi" w:hAnsiTheme="majorBidi" w:cstheme="majorBidi"/>
          <w:b/>
          <w:bCs/>
          <w:color w:val="2E74B5" w:themeColor="accent5" w:themeShade="BF"/>
          <w:sz w:val="28"/>
          <w:szCs w:val="28"/>
          <w:rtl/>
        </w:rPr>
        <w:t xml:space="preserve">.1 </w:t>
      </w:r>
      <w:r w:rsidR="00640318" w:rsidRPr="00CC6009">
        <w:rPr>
          <w:rFonts w:asciiTheme="majorBidi" w:hAnsiTheme="majorBidi" w:cstheme="majorBidi" w:hint="cs"/>
          <w:b/>
          <w:bCs/>
          <w:color w:val="2E74B5" w:themeColor="accent5" w:themeShade="BF"/>
          <w:sz w:val="28"/>
          <w:szCs w:val="28"/>
          <w:rtl/>
        </w:rPr>
        <w:t xml:space="preserve">- </w:t>
      </w:r>
      <w:commentRangeStart w:id="3"/>
      <w:r w:rsidR="00640318" w:rsidRPr="00CC6009">
        <w:rPr>
          <w:rFonts w:asciiTheme="majorBidi" w:hAnsiTheme="majorBidi" w:cstheme="majorBidi" w:hint="cs"/>
          <w:b/>
          <w:bCs/>
          <w:color w:val="2E74B5" w:themeColor="accent5" w:themeShade="BF"/>
          <w:sz w:val="28"/>
          <w:szCs w:val="28"/>
          <w:rtl/>
        </w:rPr>
        <w:t>دراسة</w:t>
      </w:r>
      <w:r w:rsidR="005906BB" w:rsidRPr="00CC6009">
        <w:rPr>
          <w:rFonts w:asciiTheme="majorBidi" w:hAnsiTheme="majorBidi" w:cstheme="majorBidi"/>
          <w:b/>
          <w:bCs/>
          <w:color w:val="2E74B5" w:themeColor="accent5" w:themeShade="BF"/>
          <w:sz w:val="28"/>
          <w:szCs w:val="28"/>
        </w:rPr>
        <w:t xml:space="preserve"> </w:t>
      </w:r>
      <w:r w:rsidR="005906BB" w:rsidRPr="00CC6009">
        <w:rPr>
          <w:rFonts w:asciiTheme="majorBidi" w:hAnsiTheme="majorBidi" w:cs="Times New Roman"/>
          <w:b/>
          <w:bCs/>
          <w:color w:val="2E74B5" w:themeColor="accent5" w:themeShade="BF"/>
          <w:sz w:val="28"/>
          <w:szCs w:val="28"/>
          <w:rtl/>
        </w:rPr>
        <w:t>السوق</w:t>
      </w:r>
      <w:r w:rsidRPr="00CC6009">
        <w:rPr>
          <w:rFonts w:asciiTheme="majorBidi" w:hAnsiTheme="majorBidi" w:cstheme="majorBidi"/>
          <w:b/>
          <w:bCs/>
          <w:color w:val="2E74B5" w:themeColor="accent5" w:themeShade="BF"/>
          <w:sz w:val="28"/>
          <w:szCs w:val="28"/>
          <w:rtl/>
        </w:rPr>
        <w:t xml:space="preserve"> </w:t>
      </w:r>
      <w:r w:rsidR="00910EFC" w:rsidRPr="00CC6009">
        <w:rPr>
          <w:rFonts w:asciiTheme="majorBidi" w:hAnsiTheme="majorBidi" w:cstheme="majorBidi"/>
          <w:b/>
          <w:bCs/>
          <w:color w:val="2E74B5" w:themeColor="accent5" w:themeShade="BF"/>
          <w:sz w:val="28"/>
          <w:szCs w:val="28"/>
        </w:rPr>
        <w:t>(Market Feasibility Study</w:t>
      </w:r>
      <w:r w:rsidR="00640318" w:rsidRPr="00CC6009">
        <w:rPr>
          <w:rFonts w:asciiTheme="majorBidi" w:hAnsiTheme="majorBidi" w:cstheme="majorBidi"/>
          <w:b/>
          <w:bCs/>
          <w:color w:val="2E74B5" w:themeColor="accent5" w:themeShade="BF"/>
          <w:sz w:val="28"/>
          <w:szCs w:val="28"/>
        </w:rPr>
        <w:t>)</w:t>
      </w:r>
      <w:r w:rsidR="00640318" w:rsidRPr="00CC6009">
        <w:rPr>
          <w:rFonts w:asciiTheme="majorBidi" w:hAnsiTheme="majorBidi" w:cstheme="majorBidi" w:hint="cs"/>
          <w:b/>
          <w:bCs/>
          <w:color w:val="2E74B5" w:themeColor="accent5" w:themeShade="BF"/>
          <w:sz w:val="28"/>
          <w:szCs w:val="28"/>
          <w:rtl/>
        </w:rPr>
        <w:t xml:space="preserve">: </w:t>
      </w:r>
      <w:r w:rsidR="00640318" w:rsidRPr="00CC6009">
        <w:rPr>
          <w:rFonts w:asciiTheme="majorBidi" w:hAnsiTheme="majorBidi" w:cstheme="majorBidi"/>
          <w:b/>
          <w:bCs/>
          <w:color w:val="2E74B5" w:themeColor="accent5" w:themeShade="BF"/>
          <w:sz w:val="28"/>
          <w:szCs w:val="28"/>
          <w:rtl/>
        </w:rPr>
        <w:t>-</w:t>
      </w:r>
      <w:commentRangeEnd w:id="3"/>
      <w:r w:rsidR="00871843">
        <w:rPr>
          <w:rStyle w:val="CommentReference"/>
        </w:rPr>
        <w:commentReference w:id="3"/>
      </w:r>
    </w:p>
    <w:p w14:paraId="69FB75A2" w14:textId="3EE1AA06" w:rsidR="00040D3C" w:rsidRPr="00CC6009" w:rsidRDefault="008F0279">
      <w:pPr>
        <w:bidi/>
        <w:spacing w:line="360" w:lineRule="auto"/>
        <w:rPr>
          <w:rFonts w:asciiTheme="majorBidi" w:hAnsiTheme="majorBidi" w:cstheme="majorBidi"/>
          <w:color w:val="000000" w:themeColor="text1"/>
          <w:sz w:val="28"/>
          <w:szCs w:val="28"/>
        </w:rPr>
        <w:pPrChange w:id="4" w:author="Adnan Sherif [2]" w:date="2024-08-26T19:03:00Z">
          <w:pPr>
            <w:spacing w:line="360" w:lineRule="auto"/>
            <w:jc w:val="right"/>
          </w:pPr>
        </w:pPrChange>
      </w:pPr>
      <w:commentRangeStart w:id="5"/>
      <w:r w:rsidRPr="00CC6009">
        <w:rPr>
          <w:rFonts w:asciiTheme="majorBidi" w:hAnsiTheme="majorBidi" w:cs="Times New Roman"/>
          <w:color w:val="000000" w:themeColor="text1"/>
          <w:sz w:val="28"/>
          <w:szCs w:val="28"/>
          <w:rtl/>
        </w:rPr>
        <w:t>يتم</w:t>
      </w:r>
      <w:r w:rsidRPr="00CC6009">
        <w:rPr>
          <w:rFonts w:asciiTheme="majorBidi" w:hAnsiTheme="majorBidi" w:cstheme="majorBidi"/>
          <w:color w:val="000000" w:themeColor="text1"/>
          <w:sz w:val="28"/>
          <w:szCs w:val="28"/>
        </w:rPr>
        <w:t xml:space="preserve"> </w:t>
      </w:r>
      <w:r w:rsidRPr="00CC6009">
        <w:rPr>
          <w:rFonts w:asciiTheme="majorBidi" w:hAnsiTheme="majorBidi" w:cs="Times New Roman"/>
          <w:color w:val="000000" w:themeColor="text1"/>
          <w:sz w:val="28"/>
          <w:szCs w:val="28"/>
          <w:rtl/>
        </w:rPr>
        <w:t>تحليل</w:t>
      </w:r>
      <w:r w:rsidRPr="00CC6009">
        <w:rPr>
          <w:rFonts w:asciiTheme="majorBidi" w:hAnsiTheme="majorBidi" w:cstheme="majorBidi"/>
          <w:color w:val="000000" w:themeColor="text1"/>
          <w:sz w:val="28"/>
          <w:szCs w:val="28"/>
        </w:rPr>
        <w:t xml:space="preserve"> </w:t>
      </w:r>
      <w:r w:rsidRPr="00CC6009">
        <w:rPr>
          <w:rFonts w:asciiTheme="majorBidi" w:hAnsiTheme="majorBidi" w:cs="Times New Roman"/>
          <w:color w:val="000000" w:themeColor="text1"/>
          <w:sz w:val="28"/>
          <w:szCs w:val="28"/>
          <w:rtl/>
        </w:rPr>
        <w:t>سوق</w:t>
      </w:r>
      <w:r w:rsidRPr="00CC6009">
        <w:rPr>
          <w:rFonts w:asciiTheme="majorBidi" w:hAnsiTheme="majorBidi" w:cstheme="majorBidi"/>
          <w:color w:val="000000" w:themeColor="text1"/>
          <w:sz w:val="28"/>
          <w:szCs w:val="28"/>
        </w:rPr>
        <w:t xml:space="preserve"> </w:t>
      </w:r>
      <w:r w:rsidRPr="00CC6009">
        <w:rPr>
          <w:rFonts w:asciiTheme="majorBidi" w:hAnsiTheme="majorBidi" w:cs="Times New Roman"/>
          <w:color w:val="000000" w:themeColor="text1"/>
          <w:sz w:val="28"/>
          <w:szCs w:val="28"/>
          <w:rtl/>
        </w:rPr>
        <w:t>الملابس</w:t>
      </w:r>
      <w:r w:rsidRPr="00CC6009">
        <w:rPr>
          <w:rFonts w:asciiTheme="majorBidi" w:hAnsiTheme="majorBidi" w:cstheme="majorBidi"/>
          <w:color w:val="000000" w:themeColor="text1"/>
          <w:sz w:val="28"/>
          <w:szCs w:val="28"/>
        </w:rPr>
        <w:t xml:space="preserve"> </w:t>
      </w:r>
      <w:r w:rsidRPr="00CC6009">
        <w:rPr>
          <w:rFonts w:asciiTheme="majorBidi" w:hAnsiTheme="majorBidi" w:cs="Times New Roman"/>
          <w:color w:val="000000" w:themeColor="text1"/>
          <w:sz w:val="28"/>
          <w:szCs w:val="28"/>
          <w:rtl/>
        </w:rPr>
        <w:t>عبر</w:t>
      </w:r>
      <w:r w:rsidRPr="00CC6009">
        <w:rPr>
          <w:rFonts w:asciiTheme="majorBidi" w:hAnsiTheme="majorBidi" w:cstheme="majorBidi"/>
          <w:color w:val="000000" w:themeColor="text1"/>
          <w:sz w:val="28"/>
          <w:szCs w:val="28"/>
        </w:rPr>
        <w:t xml:space="preserve"> </w:t>
      </w:r>
      <w:r w:rsidRPr="00CC6009">
        <w:rPr>
          <w:rFonts w:asciiTheme="majorBidi" w:hAnsiTheme="majorBidi" w:cs="Times New Roman"/>
          <w:color w:val="000000" w:themeColor="text1"/>
          <w:sz w:val="28"/>
          <w:szCs w:val="28"/>
          <w:rtl/>
        </w:rPr>
        <w:t>الإنترنت،</w:t>
      </w:r>
      <w:r w:rsidRPr="00CC6009">
        <w:rPr>
          <w:rFonts w:asciiTheme="majorBidi" w:hAnsiTheme="majorBidi" w:cstheme="majorBidi"/>
          <w:color w:val="000000" w:themeColor="text1"/>
          <w:sz w:val="28"/>
          <w:szCs w:val="28"/>
        </w:rPr>
        <w:t xml:space="preserve"> </w:t>
      </w:r>
      <w:r w:rsidRPr="00CC6009">
        <w:rPr>
          <w:rFonts w:asciiTheme="majorBidi" w:hAnsiTheme="majorBidi" w:cs="Times New Roman"/>
          <w:color w:val="000000" w:themeColor="text1"/>
          <w:sz w:val="28"/>
          <w:szCs w:val="28"/>
          <w:rtl/>
        </w:rPr>
        <w:t>ودراسة</w:t>
      </w:r>
      <w:r w:rsidRPr="00CC6009">
        <w:rPr>
          <w:rFonts w:asciiTheme="majorBidi" w:hAnsiTheme="majorBidi" w:cstheme="majorBidi"/>
          <w:color w:val="000000" w:themeColor="text1"/>
          <w:sz w:val="28"/>
          <w:szCs w:val="28"/>
        </w:rPr>
        <w:t xml:space="preserve"> </w:t>
      </w:r>
      <w:r w:rsidRPr="00CC6009">
        <w:rPr>
          <w:rFonts w:asciiTheme="majorBidi" w:hAnsiTheme="majorBidi" w:cs="Times New Roman"/>
          <w:color w:val="000000" w:themeColor="text1"/>
          <w:sz w:val="28"/>
          <w:szCs w:val="28"/>
          <w:rtl/>
        </w:rPr>
        <w:t>المنافسين</w:t>
      </w:r>
      <w:r w:rsidRPr="00CC6009">
        <w:rPr>
          <w:rFonts w:asciiTheme="majorBidi" w:hAnsiTheme="majorBidi" w:cstheme="majorBidi"/>
          <w:color w:val="000000" w:themeColor="text1"/>
          <w:sz w:val="28"/>
          <w:szCs w:val="28"/>
        </w:rPr>
        <w:t xml:space="preserve"> </w:t>
      </w:r>
      <w:r w:rsidRPr="00CC6009">
        <w:rPr>
          <w:rFonts w:asciiTheme="majorBidi" w:hAnsiTheme="majorBidi" w:cs="Times New Roman"/>
          <w:color w:val="000000" w:themeColor="text1"/>
          <w:sz w:val="28"/>
          <w:szCs w:val="28"/>
          <w:rtl/>
        </w:rPr>
        <w:t>المحتملين</w:t>
      </w:r>
      <w:r w:rsidRPr="00CC6009">
        <w:rPr>
          <w:rFonts w:asciiTheme="majorBidi" w:hAnsiTheme="majorBidi" w:cstheme="majorBidi"/>
          <w:color w:val="000000" w:themeColor="text1"/>
          <w:sz w:val="28"/>
          <w:szCs w:val="28"/>
        </w:rPr>
        <w:t xml:space="preserve"> </w:t>
      </w:r>
      <w:r w:rsidRPr="00CC6009">
        <w:rPr>
          <w:rFonts w:asciiTheme="majorBidi" w:hAnsiTheme="majorBidi" w:cs="Times New Roman"/>
          <w:color w:val="000000" w:themeColor="text1"/>
          <w:sz w:val="28"/>
          <w:szCs w:val="28"/>
          <w:rtl/>
        </w:rPr>
        <w:t>وتحديد</w:t>
      </w:r>
      <w:r w:rsidRPr="00CC6009">
        <w:rPr>
          <w:rFonts w:asciiTheme="majorBidi" w:hAnsiTheme="majorBidi" w:cstheme="majorBidi"/>
          <w:color w:val="000000" w:themeColor="text1"/>
          <w:sz w:val="28"/>
          <w:szCs w:val="28"/>
        </w:rPr>
        <w:t xml:space="preserve"> </w:t>
      </w:r>
      <w:r w:rsidRPr="00CC6009">
        <w:rPr>
          <w:rFonts w:asciiTheme="majorBidi" w:hAnsiTheme="majorBidi" w:cs="Times New Roman"/>
          <w:color w:val="000000" w:themeColor="text1"/>
          <w:sz w:val="28"/>
          <w:szCs w:val="28"/>
          <w:rtl/>
        </w:rPr>
        <w:t>الفرص</w:t>
      </w:r>
      <w:r w:rsidRPr="00CC6009">
        <w:rPr>
          <w:rFonts w:asciiTheme="majorBidi" w:hAnsiTheme="majorBidi" w:cstheme="majorBidi"/>
          <w:color w:val="000000" w:themeColor="text1"/>
          <w:sz w:val="28"/>
          <w:szCs w:val="28"/>
        </w:rPr>
        <w:t xml:space="preserve"> </w:t>
      </w:r>
      <w:r w:rsidRPr="00CC6009">
        <w:rPr>
          <w:rFonts w:asciiTheme="majorBidi" w:hAnsiTheme="majorBidi" w:cs="Times New Roman"/>
          <w:color w:val="000000" w:themeColor="text1"/>
          <w:sz w:val="28"/>
          <w:szCs w:val="28"/>
          <w:rtl/>
        </w:rPr>
        <w:t>التجارية</w:t>
      </w:r>
      <w:r w:rsidRPr="00CC6009">
        <w:rPr>
          <w:rFonts w:asciiTheme="majorBidi" w:hAnsiTheme="majorBidi" w:cstheme="majorBidi"/>
          <w:color w:val="000000" w:themeColor="text1"/>
          <w:sz w:val="28"/>
          <w:szCs w:val="28"/>
        </w:rPr>
        <w:t xml:space="preserve"> </w:t>
      </w:r>
      <w:r w:rsidRPr="00CC6009">
        <w:rPr>
          <w:rFonts w:asciiTheme="majorBidi" w:hAnsiTheme="majorBidi" w:cs="Times New Roman"/>
          <w:color w:val="000000" w:themeColor="text1"/>
          <w:sz w:val="28"/>
          <w:szCs w:val="28"/>
          <w:rtl/>
        </w:rPr>
        <w:t>والتوجهات</w:t>
      </w:r>
      <w:r w:rsidRPr="00CC6009">
        <w:rPr>
          <w:rFonts w:asciiTheme="majorBidi" w:hAnsiTheme="majorBidi" w:cstheme="majorBidi"/>
          <w:color w:val="000000" w:themeColor="text1"/>
          <w:sz w:val="28"/>
          <w:szCs w:val="28"/>
        </w:rPr>
        <w:t xml:space="preserve"> </w:t>
      </w:r>
      <w:r w:rsidRPr="00CC6009">
        <w:rPr>
          <w:rFonts w:asciiTheme="majorBidi" w:hAnsiTheme="majorBidi" w:cs="Times New Roman"/>
          <w:color w:val="000000" w:themeColor="text1"/>
          <w:sz w:val="28"/>
          <w:szCs w:val="28"/>
          <w:rtl/>
        </w:rPr>
        <w:t>السوقية</w:t>
      </w:r>
      <w:r w:rsidRPr="00CC6009">
        <w:rPr>
          <w:rFonts w:asciiTheme="majorBidi" w:hAnsiTheme="majorBidi" w:cstheme="majorBidi"/>
          <w:color w:val="000000" w:themeColor="text1"/>
          <w:sz w:val="28"/>
          <w:szCs w:val="28"/>
        </w:rPr>
        <w:t xml:space="preserve"> </w:t>
      </w:r>
      <w:r w:rsidRPr="00CC6009">
        <w:rPr>
          <w:rFonts w:asciiTheme="majorBidi" w:hAnsiTheme="majorBidi" w:cs="Times New Roman"/>
          <w:color w:val="000000" w:themeColor="text1"/>
          <w:sz w:val="28"/>
          <w:szCs w:val="28"/>
          <w:rtl/>
        </w:rPr>
        <w:t>الحالية</w:t>
      </w:r>
      <w:r w:rsidRPr="00CC6009">
        <w:rPr>
          <w:rFonts w:asciiTheme="majorBidi" w:hAnsiTheme="majorBidi" w:cstheme="majorBidi"/>
          <w:color w:val="000000" w:themeColor="text1"/>
          <w:sz w:val="28"/>
          <w:szCs w:val="28"/>
        </w:rPr>
        <w:t xml:space="preserve"> </w:t>
      </w:r>
      <w:r w:rsidRPr="00CC6009">
        <w:rPr>
          <w:rFonts w:asciiTheme="majorBidi" w:hAnsiTheme="majorBidi" w:cs="Times New Roman"/>
          <w:color w:val="000000" w:themeColor="text1"/>
          <w:sz w:val="28"/>
          <w:szCs w:val="28"/>
          <w:rtl/>
        </w:rPr>
        <w:t>والمستقبلية</w:t>
      </w:r>
      <w:commentRangeEnd w:id="5"/>
      <w:r w:rsidR="00742DA4">
        <w:rPr>
          <w:rStyle w:val="CommentReference"/>
          <w:rtl/>
        </w:rPr>
        <w:commentReference w:id="5"/>
      </w:r>
    </w:p>
    <w:p w14:paraId="22CC029C" w14:textId="77777777" w:rsidR="00040D3C" w:rsidRPr="00CC6009" w:rsidRDefault="00040D3C" w:rsidP="00BE5F2D">
      <w:pPr>
        <w:spacing w:line="360" w:lineRule="auto"/>
        <w:jc w:val="right"/>
        <w:rPr>
          <w:rFonts w:asciiTheme="majorBidi" w:hAnsiTheme="majorBidi" w:cstheme="majorBidi"/>
          <w:color w:val="000000" w:themeColor="text1"/>
          <w:sz w:val="28"/>
          <w:szCs w:val="28"/>
        </w:rPr>
      </w:pPr>
    </w:p>
    <w:p w14:paraId="01471716" w14:textId="4FD9BAEA" w:rsidR="0047282D" w:rsidRPr="00CC6009" w:rsidRDefault="0047282D" w:rsidP="00BE5F2D">
      <w:pPr>
        <w:bidi/>
        <w:spacing w:line="360" w:lineRule="auto"/>
        <w:rPr>
          <w:rFonts w:asciiTheme="majorBidi" w:hAnsiTheme="majorBidi" w:cstheme="majorBidi"/>
          <w:b/>
          <w:bCs/>
          <w:color w:val="2E74B5" w:themeColor="accent5" w:themeShade="BF"/>
          <w:sz w:val="28"/>
          <w:szCs w:val="28"/>
          <w:rtl/>
        </w:rPr>
      </w:pPr>
      <w:r w:rsidRPr="00CC6009">
        <w:rPr>
          <w:rFonts w:asciiTheme="majorBidi" w:hAnsiTheme="majorBidi" w:cstheme="majorBidi"/>
          <w:b/>
          <w:bCs/>
          <w:color w:val="2E74B5" w:themeColor="accent5" w:themeShade="BF"/>
          <w:sz w:val="28"/>
          <w:szCs w:val="28"/>
          <w:rtl/>
        </w:rPr>
        <w:t>1.</w:t>
      </w:r>
      <w:r w:rsidR="00D8574D" w:rsidRPr="00CC6009">
        <w:rPr>
          <w:rFonts w:asciiTheme="majorBidi" w:hAnsiTheme="majorBidi" w:cstheme="majorBidi"/>
          <w:b/>
          <w:bCs/>
          <w:color w:val="2E74B5" w:themeColor="accent5" w:themeShade="BF"/>
          <w:sz w:val="28"/>
          <w:szCs w:val="28"/>
          <w:rtl/>
        </w:rPr>
        <w:t>7</w:t>
      </w:r>
      <w:r w:rsidRPr="00CC6009">
        <w:rPr>
          <w:rFonts w:asciiTheme="majorBidi" w:hAnsiTheme="majorBidi" w:cstheme="majorBidi"/>
          <w:b/>
          <w:bCs/>
          <w:color w:val="2E74B5" w:themeColor="accent5" w:themeShade="BF"/>
          <w:sz w:val="28"/>
          <w:szCs w:val="28"/>
          <w:rtl/>
        </w:rPr>
        <w:t xml:space="preserve">.2 - </w:t>
      </w:r>
      <w:r w:rsidR="000705C9" w:rsidRPr="00CC6009">
        <w:rPr>
          <w:rFonts w:asciiTheme="majorBidi" w:hAnsiTheme="majorBidi" w:cs="Times New Roman"/>
          <w:b/>
          <w:bCs/>
          <w:color w:val="2E74B5" w:themeColor="accent5" w:themeShade="BF"/>
          <w:sz w:val="28"/>
          <w:szCs w:val="28"/>
          <w:rtl/>
        </w:rPr>
        <w:t>دراسة</w:t>
      </w:r>
      <w:r w:rsidR="000705C9" w:rsidRPr="00CC6009">
        <w:rPr>
          <w:rFonts w:asciiTheme="majorBidi" w:hAnsiTheme="majorBidi" w:cstheme="majorBidi"/>
          <w:b/>
          <w:bCs/>
          <w:color w:val="2E74B5" w:themeColor="accent5" w:themeShade="BF"/>
          <w:sz w:val="28"/>
          <w:szCs w:val="28"/>
        </w:rPr>
        <w:t xml:space="preserve"> </w:t>
      </w:r>
      <w:r w:rsidR="000705C9" w:rsidRPr="00CC6009">
        <w:rPr>
          <w:rFonts w:asciiTheme="majorBidi" w:hAnsiTheme="majorBidi" w:cs="Times New Roman"/>
          <w:b/>
          <w:bCs/>
          <w:color w:val="2E74B5" w:themeColor="accent5" w:themeShade="BF"/>
          <w:sz w:val="28"/>
          <w:szCs w:val="28"/>
          <w:rtl/>
        </w:rPr>
        <w:t>الجدوى</w:t>
      </w:r>
      <w:r w:rsidR="000705C9" w:rsidRPr="00CC6009">
        <w:rPr>
          <w:rFonts w:asciiTheme="majorBidi" w:hAnsiTheme="majorBidi" w:cstheme="majorBidi"/>
          <w:b/>
          <w:bCs/>
          <w:color w:val="2E74B5" w:themeColor="accent5" w:themeShade="BF"/>
          <w:sz w:val="28"/>
          <w:szCs w:val="28"/>
        </w:rPr>
        <w:t xml:space="preserve"> </w:t>
      </w:r>
      <w:r w:rsidR="000705C9" w:rsidRPr="00CC6009">
        <w:rPr>
          <w:rFonts w:asciiTheme="majorBidi" w:hAnsiTheme="majorBidi" w:cs="Times New Roman"/>
          <w:b/>
          <w:bCs/>
          <w:color w:val="2E74B5" w:themeColor="accent5" w:themeShade="BF"/>
          <w:sz w:val="28"/>
          <w:szCs w:val="28"/>
          <w:rtl/>
        </w:rPr>
        <w:t>المالية</w:t>
      </w:r>
      <w:r w:rsidRPr="00CC6009">
        <w:rPr>
          <w:rFonts w:asciiTheme="majorBidi" w:hAnsiTheme="majorBidi" w:cstheme="majorBidi"/>
          <w:b/>
          <w:bCs/>
          <w:color w:val="2E74B5" w:themeColor="accent5" w:themeShade="BF"/>
          <w:sz w:val="28"/>
          <w:szCs w:val="28"/>
        </w:rPr>
        <w:t xml:space="preserve"> </w:t>
      </w:r>
      <w:r w:rsidRPr="00CC6009">
        <w:rPr>
          <w:rFonts w:asciiTheme="majorBidi" w:hAnsiTheme="majorBidi" w:cstheme="majorBidi"/>
          <w:b/>
          <w:bCs/>
          <w:color w:val="2E74B5" w:themeColor="accent5" w:themeShade="BF"/>
          <w:sz w:val="28"/>
          <w:szCs w:val="28"/>
          <w:rtl/>
        </w:rPr>
        <w:t xml:space="preserve"> </w:t>
      </w:r>
      <w:r w:rsidRPr="00CC6009">
        <w:rPr>
          <w:rFonts w:asciiTheme="majorBidi" w:hAnsiTheme="majorBidi" w:cstheme="majorBidi"/>
          <w:b/>
          <w:bCs/>
          <w:color w:val="2E74B5" w:themeColor="accent5" w:themeShade="BF"/>
          <w:sz w:val="28"/>
          <w:szCs w:val="28"/>
        </w:rPr>
        <w:t>(</w:t>
      </w:r>
      <w:r w:rsidR="004A4E6B" w:rsidRPr="00CC6009">
        <w:rPr>
          <w:rFonts w:asciiTheme="majorBidi" w:hAnsiTheme="majorBidi" w:cstheme="majorBidi"/>
          <w:b/>
          <w:bCs/>
          <w:color w:val="2E74B5" w:themeColor="accent5" w:themeShade="BF"/>
          <w:sz w:val="28"/>
          <w:szCs w:val="28"/>
        </w:rPr>
        <w:t>Financial Feasibility Study</w:t>
      </w:r>
      <w:r w:rsidRPr="00CC6009">
        <w:rPr>
          <w:rFonts w:asciiTheme="majorBidi" w:hAnsiTheme="majorBidi" w:cstheme="majorBidi"/>
          <w:b/>
          <w:bCs/>
          <w:color w:val="2E74B5" w:themeColor="accent5" w:themeShade="BF"/>
          <w:sz w:val="28"/>
          <w:szCs w:val="28"/>
        </w:rPr>
        <w:t>)</w:t>
      </w:r>
      <w:r w:rsidRPr="00CC6009">
        <w:rPr>
          <w:rFonts w:asciiTheme="majorBidi" w:hAnsiTheme="majorBidi" w:cstheme="majorBidi"/>
          <w:b/>
          <w:bCs/>
          <w:color w:val="2E74B5" w:themeColor="accent5" w:themeShade="BF"/>
          <w:sz w:val="28"/>
          <w:szCs w:val="28"/>
          <w:rtl/>
        </w:rPr>
        <w:t>:</w:t>
      </w:r>
      <w:r w:rsidR="00640318">
        <w:rPr>
          <w:rFonts w:asciiTheme="majorBidi" w:hAnsiTheme="majorBidi" w:cstheme="majorBidi" w:hint="cs"/>
          <w:b/>
          <w:bCs/>
          <w:color w:val="2E74B5" w:themeColor="accent5" w:themeShade="BF"/>
          <w:sz w:val="28"/>
          <w:szCs w:val="28"/>
          <w:rtl/>
        </w:rPr>
        <w:t xml:space="preserve"> </w:t>
      </w:r>
      <w:r w:rsidRPr="00CC6009">
        <w:rPr>
          <w:rFonts w:asciiTheme="majorBidi" w:hAnsiTheme="majorBidi" w:cstheme="majorBidi"/>
          <w:b/>
          <w:bCs/>
          <w:color w:val="2E74B5" w:themeColor="accent5" w:themeShade="BF"/>
          <w:sz w:val="28"/>
          <w:szCs w:val="28"/>
          <w:rtl/>
        </w:rPr>
        <w:t>-</w:t>
      </w:r>
    </w:p>
    <w:p w14:paraId="417A7C4C" w14:textId="078CEA53" w:rsidR="00F47FBB" w:rsidRPr="00CC6009" w:rsidRDefault="00164934">
      <w:pPr>
        <w:bidi/>
        <w:spacing w:line="360" w:lineRule="auto"/>
        <w:rPr>
          <w:rFonts w:asciiTheme="majorBidi" w:hAnsiTheme="majorBidi" w:cstheme="majorBidi"/>
          <w:color w:val="000000" w:themeColor="text1"/>
          <w:sz w:val="28"/>
          <w:szCs w:val="28"/>
        </w:rPr>
        <w:pPrChange w:id="6" w:author="Adnan Sherif [2]" w:date="2024-08-26T19:05:00Z">
          <w:pPr>
            <w:spacing w:line="360" w:lineRule="auto"/>
            <w:jc w:val="right"/>
          </w:pPr>
        </w:pPrChange>
      </w:pPr>
      <w:commentRangeStart w:id="7"/>
      <w:r w:rsidRPr="00CC6009">
        <w:rPr>
          <w:rFonts w:asciiTheme="majorBidi" w:hAnsiTheme="majorBidi" w:cs="Times New Roman"/>
          <w:color w:val="000000" w:themeColor="text1"/>
          <w:sz w:val="28"/>
          <w:szCs w:val="28"/>
          <w:rtl/>
        </w:rPr>
        <w:t>يتم</w:t>
      </w:r>
      <w:r w:rsidRPr="00CC6009">
        <w:rPr>
          <w:rFonts w:asciiTheme="majorBidi" w:hAnsiTheme="majorBidi" w:cstheme="majorBidi"/>
          <w:color w:val="000000" w:themeColor="text1"/>
          <w:sz w:val="28"/>
          <w:szCs w:val="28"/>
        </w:rPr>
        <w:t xml:space="preserve"> </w:t>
      </w:r>
      <w:r w:rsidRPr="00CC6009">
        <w:rPr>
          <w:rFonts w:asciiTheme="majorBidi" w:hAnsiTheme="majorBidi" w:cs="Times New Roman"/>
          <w:color w:val="000000" w:themeColor="text1"/>
          <w:sz w:val="28"/>
          <w:szCs w:val="28"/>
          <w:rtl/>
        </w:rPr>
        <w:t>تحليل</w:t>
      </w:r>
      <w:r w:rsidRPr="00CC6009">
        <w:rPr>
          <w:rFonts w:asciiTheme="majorBidi" w:hAnsiTheme="majorBidi" w:cstheme="majorBidi"/>
          <w:color w:val="000000" w:themeColor="text1"/>
          <w:sz w:val="28"/>
          <w:szCs w:val="28"/>
        </w:rPr>
        <w:t xml:space="preserve"> </w:t>
      </w:r>
      <w:r w:rsidRPr="00CC6009">
        <w:rPr>
          <w:rFonts w:asciiTheme="majorBidi" w:hAnsiTheme="majorBidi" w:cs="Times New Roman"/>
          <w:color w:val="000000" w:themeColor="text1"/>
          <w:sz w:val="28"/>
          <w:szCs w:val="28"/>
          <w:rtl/>
        </w:rPr>
        <w:t>التكاليف</w:t>
      </w:r>
      <w:r w:rsidRPr="00CC6009">
        <w:rPr>
          <w:rFonts w:asciiTheme="majorBidi" w:hAnsiTheme="majorBidi" w:cstheme="majorBidi"/>
          <w:color w:val="000000" w:themeColor="text1"/>
          <w:sz w:val="28"/>
          <w:szCs w:val="28"/>
        </w:rPr>
        <w:t xml:space="preserve"> </w:t>
      </w:r>
      <w:r w:rsidRPr="00CC6009">
        <w:rPr>
          <w:rFonts w:asciiTheme="majorBidi" w:hAnsiTheme="majorBidi" w:cs="Times New Roman"/>
          <w:color w:val="000000" w:themeColor="text1"/>
          <w:sz w:val="28"/>
          <w:szCs w:val="28"/>
          <w:rtl/>
        </w:rPr>
        <w:t>المتوقعة</w:t>
      </w:r>
      <w:r w:rsidRPr="00CC6009">
        <w:rPr>
          <w:rFonts w:asciiTheme="majorBidi" w:hAnsiTheme="majorBidi" w:cstheme="majorBidi"/>
          <w:color w:val="000000" w:themeColor="text1"/>
          <w:sz w:val="28"/>
          <w:szCs w:val="28"/>
        </w:rPr>
        <w:t xml:space="preserve"> </w:t>
      </w:r>
      <w:r w:rsidRPr="00CC6009">
        <w:rPr>
          <w:rFonts w:asciiTheme="majorBidi" w:hAnsiTheme="majorBidi" w:cs="Times New Roman"/>
          <w:color w:val="000000" w:themeColor="text1"/>
          <w:sz w:val="28"/>
          <w:szCs w:val="28"/>
          <w:rtl/>
        </w:rPr>
        <w:t>للتطوير</w:t>
      </w:r>
      <w:r w:rsidRPr="00CC6009">
        <w:rPr>
          <w:rFonts w:asciiTheme="majorBidi" w:hAnsiTheme="majorBidi" w:cstheme="majorBidi"/>
          <w:color w:val="000000" w:themeColor="text1"/>
          <w:sz w:val="28"/>
          <w:szCs w:val="28"/>
        </w:rPr>
        <w:t xml:space="preserve"> </w:t>
      </w:r>
      <w:r w:rsidRPr="00CC6009">
        <w:rPr>
          <w:rFonts w:asciiTheme="majorBidi" w:hAnsiTheme="majorBidi" w:cs="Times New Roman"/>
          <w:color w:val="000000" w:themeColor="text1"/>
          <w:sz w:val="28"/>
          <w:szCs w:val="28"/>
          <w:rtl/>
        </w:rPr>
        <w:t>والتشغيل،</w:t>
      </w:r>
      <w:r w:rsidRPr="00CC6009">
        <w:rPr>
          <w:rFonts w:asciiTheme="majorBidi" w:hAnsiTheme="majorBidi" w:cstheme="majorBidi"/>
          <w:color w:val="000000" w:themeColor="text1"/>
          <w:sz w:val="28"/>
          <w:szCs w:val="28"/>
        </w:rPr>
        <w:t xml:space="preserve"> </w:t>
      </w:r>
      <w:r w:rsidRPr="00CC6009">
        <w:rPr>
          <w:rFonts w:asciiTheme="majorBidi" w:hAnsiTheme="majorBidi" w:cs="Times New Roman"/>
          <w:color w:val="000000" w:themeColor="text1"/>
          <w:sz w:val="28"/>
          <w:szCs w:val="28"/>
          <w:rtl/>
        </w:rPr>
        <w:t>وتقدير</w:t>
      </w:r>
      <w:r w:rsidRPr="00CC6009">
        <w:rPr>
          <w:rFonts w:asciiTheme="majorBidi" w:hAnsiTheme="majorBidi" w:cstheme="majorBidi"/>
          <w:color w:val="000000" w:themeColor="text1"/>
          <w:sz w:val="28"/>
          <w:szCs w:val="28"/>
        </w:rPr>
        <w:t xml:space="preserve"> </w:t>
      </w:r>
      <w:r w:rsidRPr="00CC6009">
        <w:rPr>
          <w:rFonts w:asciiTheme="majorBidi" w:hAnsiTheme="majorBidi" w:cs="Times New Roman"/>
          <w:color w:val="000000" w:themeColor="text1"/>
          <w:sz w:val="28"/>
          <w:szCs w:val="28"/>
          <w:rtl/>
        </w:rPr>
        <w:t>الإيرادات</w:t>
      </w:r>
      <w:r w:rsidRPr="00CC6009">
        <w:rPr>
          <w:rFonts w:asciiTheme="majorBidi" w:hAnsiTheme="majorBidi" w:cstheme="majorBidi"/>
          <w:color w:val="000000" w:themeColor="text1"/>
          <w:sz w:val="28"/>
          <w:szCs w:val="28"/>
        </w:rPr>
        <w:t xml:space="preserve"> </w:t>
      </w:r>
      <w:r w:rsidRPr="00CC6009">
        <w:rPr>
          <w:rFonts w:asciiTheme="majorBidi" w:hAnsiTheme="majorBidi" w:cs="Times New Roman"/>
          <w:color w:val="000000" w:themeColor="text1"/>
          <w:sz w:val="28"/>
          <w:szCs w:val="28"/>
          <w:rtl/>
        </w:rPr>
        <w:t>المتوقعة</w:t>
      </w:r>
      <w:r w:rsidRPr="00CC6009">
        <w:rPr>
          <w:rFonts w:asciiTheme="majorBidi" w:hAnsiTheme="majorBidi" w:cstheme="majorBidi"/>
          <w:color w:val="000000" w:themeColor="text1"/>
          <w:sz w:val="28"/>
          <w:szCs w:val="28"/>
        </w:rPr>
        <w:t xml:space="preserve"> </w:t>
      </w:r>
      <w:r w:rsidRPr="00CC6009">
        <w:rPr>
          <w:rFonts w:asciiTheme="majorBidi" w:hAnsiTheme="majorBidi" w:cs="Times New Roman"/>
          <w:color w:val="000000" w:themeColor="text1"/>
          <w:sz w:val="28"/>
          <w:szCs w:val="28"/>
          <w:rtl/>
        </w:rPr>
        <w:t>والعائد</w:t>
      </w:r>
      <w:r w:rsidRPr="00CC6009">
        <w:rPr>
          <w:rFonts w:asciiTheme="majorBidi" w:hAnsiTheme="majorBidi" w:cstheme="majorBidi"/>
          <w:color w:val="000000" w:themeColor="text1"/>
          <w:sz w:val="28"/>
          <w:szCs w:val="28"/>
        </w:rPr>
        <w:t xml:space="preserve"> </w:t>
      </w:r>
      <w:r w:rsidRPr="00CC6009">
        <w:rPr>
          <w:rFonts w:asciiTheme="majorBidi" w:hAnsiTheme="majorBidi" w:cs="Times New Roman"/>
          <w:color w:val="000000" w:themeColor="text1"/>
          <w:sz w:val="28"/>
          <w:szCs w:val="28"/>
          <w:rtl/>
        </w:rPr>
        <w:t>المالي</w:t>
      </w:r>
      <w:r w:rsidRPr="00CC6009">
        <w:rPr>
          <w:rFonts w:asciiTheme="majorBidi" w:hAnsiTheme="majorBidi" w:cstheme="majorBidi"/>
          <w:color w:val="000000" w:themeColor="text1"/>
          <w:sz w:val="28"/>
          <w:szCs w:val="28"/>
        </w:rPr>
        <w:t xml:space="preserve"> </w:t>
      </w:r>
      <w:r w:rsidRPr="00CC6009">
        <w:rPr>
          <w:rFonts w:asciiTheme="majorBidi" w:hAnsiTheme="majorBidi" w:cs="Times New Roman"/>
          <w:color w:val="000000" w:themeColor="text1"/>
          <w:sz w:val="28"/>
          <w:szCs w:val="28"/>
          <w:rtl/>
        </w:rPr>
        <w:t>المحتمل،</w:t>
      </w:r>
      <w:r w:rsidRPr="00CC6009">
        <w:rPr>
          <w:rFonts w:asciiTheme="majorBidi" w:hAnsiTheme="majorBidi" w:cstheme="majorBidi"/>
          <w:color w:val="000000" w:themeColor="text1"/>
          <w:sz w:val="28"/>
          <w:szCs w:val="28"/>
        </w:rPr>
        <w:t xml:space="preserve"> </w:t>
      </w:r>
      <w:r w:rsidRPr="00CC6009">
        <w:rPr>
          <w:rFonts w:asciiTheme="majorBidi" w:hAnsiTheme="majorBidi" w:cs="Times New Roman"/>
          <w:color w:val="000000" w:themeColor="text1"/>
          <w:sz w:val="28"/>
          <w:szCs w:val="28"/>
          <w:rtl/>
        </w:rPr>
        <w:t>وتقييم</w:t>
      </w:r>
      <w:r w:rsidRPr="00CC6009">
        <w:rPr>
          <w:rFonts w:asciiTheme="majorBidi" w:hAnsiTheme="majorBidi" w:cstheme="majorBidi"/>
          <w:color w:val="000000" w:themeColor="text1"/>
          <w:sz w:val="28"/>
          <w:szCs w:val="28"/>
        </w:rPr>
        <w:t xml:space="preserve"> </w:t>
      </w:r>
      <w:r w:rsidRPr="00CC6009">
        <w:rPr>
          <w:rFonts w:asciiTheme="majorBidi" w:hAnsiTheme="majorBidi" w:cs="Times New Roman"/>
          <w:color w:val="000000" w:themeColor="text1"/>
          <w:sz w:val="28"/>
          <w:szCs w:val="28"/>
          <w:rtl/>
        </w:rPr>
        <w:t>الاستثمار</w:t>
      </w:r>
      <w:r w:rsidRPr="00CC6009">
        <w:rPr>
          <w:rFonts w:asciiTheme="majorBidi" w:hAnsiTheme="majorBidi" w:cstheme="majorBidi"/>
          <w:color w:val="000000" w:themeColor="text1"/>
          <w:sz w:val="28"/>
          <w:szCs w:val="28"/>
        </w:rPr>
        <w:t xml:space="preserve"> </w:t>
      </w:r>
      <w:r w:rsidRPr="00CC6009">
        <w:rPr>
          <w:rFonts w:asciiTheme="majorBidi" w:hAnsiTheme="majorBidi" w:cs="Times New Roman"/>
          <w:color w:val="000000" w:themeColor="text1"/>
          <w:sz w:val="28"/>
          <w:szCs w:val="28"/>
          <w:rtl/>
        </w:rPr>
        <w:t>المطلوب</w:t>
      </w:r>
      <w:r w:rsidRPr="00CC6009">
        <w:rPr>
          <w:rFonts w:asciiTheme="majorBidi" w:hAnsiTheme="majorBidi" w:cstheme="majorBidi"/>
          <w:color w:val="000000" w:themeColor="text1"/>
          <w:sz w:val="28"/>
          <w:szCs w:val="28"/>
        </w:rPr>
        <w:t xml:space="preserve"> </w:t>
      </w:r>
      <w:r w:rsidRPr="00CC6009">
        <w:rPr>
          <w:rFonts w:asciiTheme="majorBidi" w:hAnsiTheme="majorBidi" w:cs="Times New Roman"/>
          <w:color w:val="000000" w:themeColor="text1"/>
          <w:sz w:val="28"/>
          <w:szCs w:val="28"/>
          <w:rtl/>
        </w:rPr>
        <w:t>والتوقعات</w:t>
      </w:r>
      <w:r w:rsidRPr="00CC6009">
        <w:rPr>
          <w:rFonts w:asciiTheme="majorBidi" w:hAnsiTheme="majorBidi" w:cstheme="majorBidi"/>
          <w:color w:val="000000" w:themeColor="text1"/>
          <w:sz w:val="28"/>
          <w:szCs w:val="28"/>
        </w:rPr>
        <w:t xml:space="preserve"> </w:t>
      </w:r>
      <w:r w:rsidRPr="00CC6009">
        <w:rPr>
          <w:rFonts w:asciiTheme="majorBidi" w:hAnsiTheme="majorBidi" w:cs="Times New Roman"/>
          <w:color w:val="000000" w:themeColor="text1"/>
          <w:sz w:val="28"/>
          <w:szCs w:val="28"/>
          <w:rtl/>
        </w:rPr>
        <w:t>المالية</w:t>
      </w:r>
      <w:r w:rsidRPr="00CC6009">
        <w:rPr>
          <w:rFonts w:asciiTheme="majorBidi" w:hAnsiTheme="majorBidi" w:cstheme="majorBidi"/>
          <w:color w:val="000000" w:themeColor="text1"/>
          <w:sz w:val="28"/>
          <w:szCs w:val="28"/>
        </w:rPr>
        <w:t xml:space="preserve"> </w:t>
      </w:r>
      <w:r w:rsidRPr="00CC6009">
        <w:rPr>
          <w:rFonts w:asciiTheme="majorBidi" w:hAnsiTheme="majorBidi" w:cs="Times New Roman"/>
          <w:color w:val="000000" w:themeColor="text1"/>
          <w:sz w:val="28"/>
          <w:szCs w:val="28"/>
          <w:rtl/>
        </w:rPr>
        <w:t>للمشروع</w:t>
      </w:r>
      <w:commentRangeEnd w:id="7"/>
      <w:r w:rsidR="009260D5">
        <w:rPr>
          <w:rStyle w:val="CommentReference"/>
        </w:rPr>
        <w:commentReference w:id="7"/>
      </w:r>
    </w:p>
    <w:p w14:paraId="0662BE96" w14:textId="77777777" w:rsidR="00040D3C" w:rsidRPr="00CC6009" w:rsidRDefault="00040D3C" w:rsidP="00BE5F2D">
      <w:pPr>
        <w:spacing w:line="360" w:lineRule="auto"/>
        <w:jc w:val="center"/>
        <w:rPr>
          <w:rFonts w:asciiTheme="majorBidi" w:hAnsiTheme="majorBidi" w:cstheme="majorBidi"/>
          <w:color w:val="000000" w:themeColor="text1"/>
          <w:sz w:val="28"/>
          <w:szCs w:val="28"/>
        </w:rPr>
      </w:pPr>
    </w:p>
    <w:p w14:paraId="009338E0" w14:textId="1C45A6FC" w:rsidR="00921805" w:rsidRPr="00CC6009" w:rsidRDefault="00F47FBB" w:rsidP="00BE5F2D">
      <w:pPr>
        <w:bidi/>
        <w:spacing w:line="360" w:lineRule="auto"/>
        <w:rPr>
          <w:rFonts w:asciiTheme="majorBidi" w:hAnsiTheme="majorBidi" w:cstheme="majorBidi"/>
          <w:b/>
          <w:bCs/>
          <w:color w:val="2E74B5" w:themeColor="accent5" w:themeShade="BF"/>
          <w:sz w:val="28"/>
          <w:szCs w:val="28"/>
          <w:rtl/>
        </w:rPr>
      </w:pPr>
      <w:r w:rsidRPr="00CC6009">
        <w:rPr>
          <w:rFonts w:asciiTheme="majorBidi" w:hAnsiTheme="majorBidi" w:cstheme="majorBidi"/>
          <w:b/>
          <w:bCs/>
          <w:color w:val="2E74B5" w:themeColor="accent5" w:themeShade="BF"/>
          <w:sz w:val="28"/>
          <w:szCs w:val="28"/>
          <w:rtl/>
        </w:rPr>
        <w:t>1.</w:t>
      </w:r>
      <w:r w:rsidR="00D8574D" w:rsidRPr="00CC6009">
        <w:rPr>
          <w:rFonts w:asciiTheme="majorBidi" w:hAnsiTheme="majorBidi" w:cstheme="majorBidi"/>
          <w:b/>
          <w:bCs/>
          <w:color w:val="2E74B5" w:themeColor="accent5" w:themeShade="BF"/>
          <w:sz w:val="28"/>
          <w:szCs w:val="28"/>
          <w:rtl/>
        </w:rPr>
        <w:t>7</w:t>
      </w:r>
      <w:r w:rsidRPr="00CC6009">
        <w:rPr>
          <w:rFonts w:asciiTheme="majorBidi" w:hAnsiTheme="majorBidi" w:cstheme="majorBidi"/>
          <w:b/>
          <w:bCs/>
          <w:color w:val="2E74B5" w:themeColor="accent5" w:themeShade="BF"/>
          <w:sz w:val="28"/>
          <w:szCs w:val="28"/>
          <w:rtl/>
        </w:rPr>
        <w:t xml:space="preserve">.3 - </w:t>
      </w:r>
      <w:r w:rsidR="00E1255A" w:rsidRPr="00CC6009">
        <w:rPr>
          <w:rFonts w:asciiTheme="majorBidi" w:hAnsiTheme="majorBidi" w:cs="Times New Roman"/>
          <w:b/>
          <w:bCs/>
          <w:color w:val="2E74B5" w:themeColor="accent5" w:themeShade="BF"/>
          <w:sz w:val="28"/>
          <w:szCs w:val="28"/>
          <w:rtl/>
        </w:rPr>
        <w:t>دراسة</w:t>
      </w:r>
      <w:r w:rsidR="00E1255A" w:rsidRPr="00CC6009">
        <w:rPr>
          <w:rFonts w:asciiTheme="majorBidi" w:hAnsiTheme="majorBidi" w:cstheme="majorBidi"/>
          <w:b/>
          <w:bCs/>
          <w:color w:val="2E74B5" w:themeColor="accent5" w:themeShade="BF"/>
          <w:sz w:val="28"/>
          <w:szCs w:val="28"/>
        </w:rPr>
        <w:t xml:space="preserve"> </w:t>
      </w:r>
      <w:r w:rsidR="00E1255A" w:rsidRPr="00CC6009">
        <w:rPr>
          <w:rFonts w:asciiTheme="majorBidi" w:hAnsiTheme="majorBidi" w:cs="Times New Roman"/>
          <w:b/>
          <w:bCs/>
          <w:color w:val="2E74B5" w:themeColor="accent5" w:themeShade="BF"/>
          <w:sz w:val="28"/>
          <w:szCs w:val="28"/>
          <w:rtl/>
        </w:rPr>
        <w:t>الجدوى</w:t>
      </w:r>
      <w:r w:rsidR="00E1255A" w:rsidRPr="00CC6009">
        <w:rPr>
          <w:rFonts w:asciiTheme="majorBidi" w:hAnsiTheme="majorBidi" w:cstheme="majorBidi"/>
          <w:b/>
          <w:bCs/>
          <w:color w:val="2E74B5" w:themeColor="accent5" w:themeShade="BF"/>
          <w:sz w:val="28"/>
          <w:szCs w:val="28"/>
        </w:rPr>
        <w:t xml:space="preserve"> </w:t>
      </w:r>
      <w:r w:rsidR="00E1255A" w:rsidRPr="00CC6009">
        <w:rPr>
          <w:rFonts w:asciiTheme="majorBidi" w:hAnsiTheme="majorBidi" w:cs="Times New Roman"/>
          <w:b/>
          <w:bCs/>
          <w:color w:val="2E74B5" w:themeColor="accent5" w:themeShade="BF"/>
          <w:sz w:val="28"/>
          <w:szCs w:val="28"/>
          <w:rtl/>
        </w:rPr>
        <w:t>القانونية</w:t>
      </w:r>
      <w:r w:rsidRPr="00CC6009">
        <w:rPr>
          <w:rFonts w:asciiTheme="majorBidi" w:hAnsiTheme="majorBidi" w:cstheme="majorBidi"/>
          <w:b/>
          <w:bCs/>
          <w:color w:val="2E74B5" w:themeColor="accent5" w:themeShade="BF"/>
          <w:sz w:val="28"/>
          <w:szCs w:val="28"/>
          <w:rtl/>
        </w:rPr>
        <w:t xml:space="preserve"> </w:t>
      </w:r>
      <w:r w:rsidR="00921805" w:rsidRPr="00CC6009">
        <w:rPr>
          <w:rFonts w:asciiTheme="majorBidi" w:hAnsiTheme="majorBidi" w:cstheme="majorBidi"/>
          <w:b/>
          <w:bCs/>
          <w:color w:val="2E74B5" w:themeColor="accent5" w:themeShade="BF"/>
          <w:sz w:val="28"/>
          <w:szCs w:val="28"/>
          <w:rtl/>
        </w:rPr>
        <w:t xml:space="preserve"> </w:t>
      </w:r>
      <w:r w:rsidR="00921805" w:rsidRPr="00CC6009">
        <w:rPr>
          <w:rFonts w:asciiTheme="majorBidi" w:hAnsiTheme="majorBidi" w:cstheme="majorBidi"/>
          <w:b/>
          <w:bCs/>
          <w:color w:val="2E74B5" w:themeColor="accent5" w:themeShade="BF"/>
          <w:sz w:val="28"/>
          <w:szCs w:val="28"/>
        </w:rPr>
        <w:t>(</w:t>
      </w:r>
      <w:r w:rsidR="002900EE" w:rsidRPr="00CC6009">
        <w:rPr>
          <w:rFonts w:asciiTheme="majorBidi" w:hAnsiTheme="majorBidi" w:cstheme="majorBidi"/>
          <w:b/>
          <w:bCs/>
          <w:color w:val="2E74B5" w:themeColor="accent5" w:themeShade="BF"/>
          <w:sz w:val="28"/>
          <w:szCs w:val="28"/>
        </w:rPr>
        <w:t>Legal Feasibility Study</w:t>
      </w:r>
      <w:r w:rsidR="00921805" w:rsidRPr="00CC6009">
        <w:rPr>
          <w:rFonts w:asciiTheme="majorBidi" w:hAnsiTheme="majorBidi" w:cstheme="majorBidi"/>
          <w:b/>
          <w:bCs/>
          <w:color w:val="2E74B5" w:themeColor="accent5" w:themeShade="BF"/>
          <w:sz w:val="28"/>
          <w:szCs w:val="28"/>
        </w:rPr>
        <w:t>)</w:t>
      </w:r>
      <w:r w:rsidR="00921805" w:rsidRPr="00CC6009">
        <w:rPr>
          <w:rFonts w:asciiTheme="majorBidi" w:hAnsiTheme="majorBidi" w:cstheme="majorBidi"/>
          <w:b/>
          <w:bCs/>
          <w:color w:val="2E74B5" w:themeColor="accent5" w:themeShade="BF"/>
          <w:sz w:val="28"/>
          <w:szCs w:val="28"/>
          <w:rtl/>
        </w:rPr>
        <w:t>:</w:t>
      </w:r>
      <w:r w:rsidR="00640318">
        <w:rPr>
          <w:rFonts w:asciiTheme="majorBidi" w:hAnsiTheme="majorBidi" w:cstheme="majorBidi" w:hint="cs"/>
          <w:b/>
          <w:bCs/>
          <w:color w:val="2E74B5" w:themeColor="accent5" w:themeShade="BF"/>
          <w:sz w:val="28"/>
          <w:szCs w:val="28"/>
          <w:rtl/>
        </w:rPr>
        <w:t xml:space="preserve">  </w:t>
      </w:r>
      <w:r w:rsidR="00921805" w:rsidRPr="00CC6009">
        <w:rPr>
          <w:rFonts w:asciiTheme="majorBidi" w:hAnsiTheme="majorBidi" w:cstheme="majorBidi"/>
          <w:b/>
          <w:bCs/>
          <w:color w:val="2E74B5" w:themeColor="accent5" w:themeShade="BF"/>
          <w:sz w:val="28"/>
          <w:szCs w:val="28"/>
          <w:rtl/>
        </w:rPr>
        <w:t>-</w:t>
      </w:r>
    </w:p>
    <w:p w14:paraId="46411AB5" w14:textId="2BF23BE7" w:rsidR="005E2E2D" w:rsidRDefault="003838D2">
      <w:pPr>
        <w:bidi/>
        <w:spacing w:line="360" w:lineRule="auto"/>
        <w:rPr>
          <w:rFonts w:asciiTheme="majorBidi" w:hAnsiTheme="majorBidi" w:cstheme="majorBidi"/>
          <w:sz w:val="28"/>
          <w:szCs w:val="28"/>
        </w:rPr>
        <w:pPrChange w:id="8" w:author="Adnan Sherif [2]" w:date="2024-08-26T19:06:00Z">
          <w:pPr>
            <w:spacing w:line="360" w:lineRule="auto"/>
            <w:jc w:val="right"/>
          </w:pPr>
        </w:pPrChange>
      </w:pPr>
      <w:commentRangeStart w:id="9"/>
      <w:r w:rsidRPr="00CC6009">
        <w:rPr>
          <w:rFonts w:asciiTheme="majorBidi" w:hAnsiTheme="majorBidi" w:cs="Times New Roman"/>
          <w:sz w:val="28"/>
          <w:szCs w:val="28"/>
          <w:rtl/>
        </w:rPr>
        <w:t>يتم</w:t>
      </w:r>
      <w:r w:rsidRPr="00CC6009">
        <w:rPr>
          <w:rFonts w:asciiTheme="majorBidi" w:hAnsiTheme="majorBidi" w:cstheme="majorBidi"/>
          <w:sz w:val="28"/>
          <w:szCs w:val="28"/>
        </w:rPr>
        <w:t xml:space="preserve"> </w:t>
      </w:r>
      <w:r w:rsidRPr="00CC6009">
        <w:rPr>
          <w:rFonts w:asciiTheme="majorBidi" w:hAnsiTheme="majorBidi" w:cs="Times New Roman"/>
          <w:sz w:val="28"/>
          <w:szCs w:val="28"/>
          <w:rtl/>
        </w:rPr>
        <w:t>فحص</w:t>
      </w:r>
      <w:r w:rsidRPr="00CC6009">
        <w:rPr>
          <w:rFonts w:asciiTheme="majorBidi" w:hAnsiTheme="majorBidi" w:cstheme="majorBidi"/>
          <w:sz w:val="28"/>
          <w:szCs w:val="28"/>
        </w:rPr>
        <w:t xml:space="preserve"> </w:t>
      </w:r>
      <w:r w:rsidRPr="00CC6009">
        <w:rPr>
          <w:rFonts w:asciiTheme="majorBidi" w:hAnsiTheme="majorBidi" w:cs="Times New Roman"/>
          <w:sz w:val="28"/>
          <w:szCs w:val="28"/>
          <w:rtl/>
        </w:rPr>
        <w:t>القوانين</w:t>
      </w:r>
      <w:r w:rsidRPr="00CC6009">
        <w:rPr>
          <w:rFonts w:asciiTheme="majorBidi" w:hAnsiTheme="majorBidi" w:cstheme="majorBidi"/>
          <w:sz w:val="28"/>
          <w:szCs w:val="28"/>
        </w:rPr>
        <w:t xml:space="preserve"> </w:t>
      </w:r>
      <w:r w:rsidRPr="00CC6009">
        <w:rPr>
          <w:rFonts w:asciiTheme="majorBidi" w:hAnsiTheme="majorBidi" w:cs="Times New Roman"/>
          <w:sz w:val="28"/>
          <w:szCs w:val="28"/>
          <w:rtl/>
        </w:rPr>
        <w:t>واللوائح</w:t>
      </w:r>
      <w:r w:rsidRPr="00CC6009">
        <w:rPr>
          <w:rFonts w:asciiTheme="majorBidi" w:hAnsiTheme="majorBidi" w:cstheme="majorBidi"/>
          <w:sz w:val="28"/>
          <w:szCs w:val="28"/>
        </w:rPr>
        <w:t xml:space="preserve"> </w:t>
      </w:r>
      <w:r w:rsidRPr="00CC6009">
        <w:rPr>
          <w:rFonts w:asciiTheme="majorBidi" w:hAnsiTheme="majorBidi" w:cs="Times New Roman"/>
          <w:sz w:val="28"/>
          <w:szCs w:val="28"/>
          <w:rtl/>
        </w:rPr>
        <w:t>المحلية</w:t>
      </w:r>
      <w:r w:rsidRPr="00CC6009">
        <w:rPr>
          <w:rFonts w:asciiTheme="majorBidi" w:hAnsiTheme="majorBidi" w:cstheme="majorBidi"/>
          <w:sz w:val="28"/>
          <w:szCs w:val="28"/>
        </w:rPr>
        <w:t xml:space="preserve"> </w:t>
      </w:r>
      <w:r w:rsidRPr="00CC6009">
        <w:rPr>
          <w:rFonts w:asciiTheme="majorBidi" w:hAnsiTheme="majorBidi" w:cs="Times New Roman"/>
          <w:sz w:val="28"/>
          <w:szCs w:val="28"/>
          <w:rtl/>
        </w:rPr>
        <w:t>والدولية</w:t>
      </w:r>
      <w:r w:rsidRPr="00CC6009">
        <w:rPr>
          <w:rFonts w:asciiTheme="majorBidi" w:hAnsiTheme="majorBidi" w:cstheme="majorBidi"/>
          <w:sz w:val="28"/>
          <w:szCs w:val="28"/>
        </w:rPr>
        <w:t xml:space="preserve"> </w:t>
      </w:r>
      <w:r w:rsidRPr="00CC6009">
        <w:rPr>
          <w:rFonts w:asciiTheme="majorBidi" w:hAnsiTheme="majorBidi" w:cs="Times New Roman"/>
          <w:sz w:val="28"/>
          <w:szCs w:val="28"/>
          <w:rtl/>
        </w:rPr>
        <w:t>المتعلقة</w:t>
      </w:r>
      <w:r w:rsidRPr="00CC6009">
        <w:rPr>
          <w:rFonts w:asciiTheme="majorBidi" w:hAnsiTheme="majorBidi" w:cstheme="majorBidi"/>
          <w:sz w:val="28"/>
          <w:szCs w:val="28"/>
        </w:rPr>
        <w:t xml:space="preserve"> </w:t>
      </w:r>
      <w:r w:rsidRPr="00CC6009">
        <w:rPr>
          <w:rFonts w:asciiTheme="majorBidi" w:hAnsiTheme="majorBidi" w:cs="Times New Roman"/>
          <w:sz w:val="28"/>
          <w:szCs w:val="28"/>
          <w:rtl/>
        </w:rPr>
        <w:t>بالتجارة</w:t>
      </w:r>
      <w:r w:rsidRPr="00CC6009">
        <w:rPr>
          <w:rFonts w:asciiTheme="majorBidi" w:hAnsiTheme="majorBidi" w:cstheme="majorBidi"/>
          <w:sz w:val="28"/>
          <w:szCs w:val="28"/>
        </w:rPr>
        <w:t xml:space="preserve"> </w:t>
      </w:r>
      <w:r w:rsidRPr="00CC6009">
        <w:rPr>
          <w:rFonts w:asciiTheme="majorBidi" w:hAnsiTheme="majorBidi" w:cs="Times New Roman"/>
          <w:sz w:val="28"/>
          <w:szCs w:val="28"/>
          <w:rtl/>
        </w:rPr>
        <w:t>الإلكترونية</w:t>
      </w:r>
      <w:r w:rsidRPr="00CC6009">
        <w:rPr>
          <w:rFonts w:asciiTheme="majorBidi" w:hAnsiTheme="majorBidi" w:cstheme="majorBidi"/>
          <w:sz w:val="28"/>
          <w:szCs w:val="28"/>
        </w:rPr>
        <w:t xml:space="preserve"> </w:t>
      </w:r>
      <w:r w:rsidRPr="00CC6009">
        <w:rPr>
          <w:rFonts w:asciiTheme="majorBidi" w:hAnsiTheme="majorBidi" w:cs="Times New Roman"/>
          <w:sz w:val="28"/>
          <w:szCs w:val="28"/>
          <w:rtl/>
        </w:rPr>
        <w:t>وحقوق</w:t>
      </w:r>
      <w:r w:rsidRPr="00CC6009">
        <w:rPr>
          <w:rFonts w:asciiTheme="majorBidi" w:hAnsiTheme="majorBidi" w:cstheme="majorBidi"/>
          <w:sz w:val="28"/>
          <w:szCs w:val="28"/>
        </w:rPr>
        <w:t xml:space="preserve"> </w:t>
      </w:r>
      <w:r w:rsidRPr="00CC6009">
        <w:rPr>
          <w:rFonts w:asciiTheme="majorBidi" w:hAnsiTheme="majorBidi" w:cs="Times New Roman"/>
          <w:sz w:val="28"/>
          <w:szCs w:val="28"/>
          <w:rtl/>
        </w:rPr>
        <w:t>الملكية</w:t>
      </w:r>
      <w:r w:rsidRPr="00CC6009">
        <w:rPr>
          <w:rFonts w:asciiTheme="majorBidi" w:hAnsiTheme="majorBidi" w:cstheme="majorBidi"/>
          <w:sz w:val="28"/>
          <w:szCs w:val="28"/>
        </w:rPr>
        <w:t xml:space="preserve"> </w:t>
      </w:r>
      <w:r w:rsidRPr="00CC6009">
        <w:rPr>
          <w:rFonts w:asciiTheme="majorBidi" w:hAnsiTheme="majorBidi" w:cs="Times New Roman"/>
          <w:sz w:val="28"/>
          <w:szCs w:val="28"/>
          <w:rtl/>
        </w:rPr>
        <w:t>الفكرية</w:t>
      </w:r>
      <w:r w:rsidRPr="00CC6009">
        <w:rPr>
          <w:rFonts w:asciiTheme="majorBidi" w:hAnsiTheme="majorBidi" w:cstheme="majorBidi"/>
          <w:sz w:val="28"/>
          <w:szCs w:val="28"/>
        </w:rPr>
        <w:t xml:space="preserve"> </w:t>
      </w:r>
      <w:r w:rsidRPr="00CC6009">
        <w:rPr>
          <w:rFonts w:asciiTheme="majorBidi" w:hAnsiTheme="majorBidi" w:cs="Times New Roman"/>
          <w:sz w:val="28"/>
          <w:szCs w:val="28"/>
          <w:rtl/>
        </w:rPr>
        <w:t>وحماية</w:t>
      </w:r>
      <w:r w:rsidRPr="00CC6009">
        <w:rPr>
          <w:rFonts w:asciiTheme="majorBidi" w:hAnsiTheme="majorBidi" w:cstheme="majorBidi"/>
          <w:sz w:val="28"/>
          <w:szCs w:val="28"/>
        </w:rPr>
        <w:t xml:space="preserve"> </w:t>
      </w:r>
      <w:r w:rsidRPr="00CC6009">
        <w:rPr>
          <w:rFonts w:asciiTheme="majorBidi" w:hAnsiTheme="majorBidi" w:cs="Times New Roman"/>
          <w:sz w:val="28"/>
          <w:szCs w:val="28"/>
          <w:rtl/>
        </w:rPr>
        <w:t>المستهلك</w:t>
      </w:r>
      <w:r w:rsidRPr="00CC6009">
        <w:rPr>
          <w:rFonts w:asciiTheme="majorBidi" w:hAnsiTheme="majorBidi" w:cstheme="majorBidi"/>
          <w:sz w:val="28"/>
          <w:szCs w:val="28"/>
        </w:rPr>
        <w:t xml:space="preserve"> </w:t>
      </w:r>
      <w:r w:rsidRPr="00CC6009">
        <w:rPr>
          <w:rFonts w:asciiTheme="majorBidi" w:hAnsiTheme="majorBidi" w:cs="Times New Roman"/>
          <w:sz w:val="28"/>
          <w:szCs w:val="28"/>
          <w:rtl/>
        </w:rPr>
        <w:t>والخصوصية</w:t>
      </w:r>
      <w:commentRangeEnd w:id="9"/>
      <w:r w:rsidR="002C775B">
        <w:rPr>
          <w:rStyle w:val="CommentReference"/>
        </w:rPr>
        <w:commentReference w:id="9"/>
      </w:r>
    </w:p>
    <w:p w14:paraId="05EA70DC" w14:textId="77777777" w:rsidR="00E17501" w:rsidRPr="00CC6009" w:rsidRDefault="00E17501" w:rsidP="002D4782">
      <w:pPr>
        <w:spacing w:line="360" w:lineRule="auto"/>
        <w:jc w:val="right"/>
        <w:rPr>
          <w:rFonts w:asciiTheme="majorBidi" w:hAnsiTheme="majorBidi" w:cstheme="majorBidi"/>
          <w:sz w:val="28"/>
          <w:szCs w:val="28"/>
        </w:rPr>
      </w:pPr>
    </w:p>
    <w:p w14:paraId="0D598060" w14:textId="2930CFBF" w:rsidR="00B87848" w:rsidRPr="00CC6009" w:rsidRDefault="00B87848" w:rsidP="00BE5F2D">
      <w:pPr>
        <w:bidi/>
        <w:spacing w:line="360" w:lineRule="auto"/>
        <w:rPr>
          <w:rFonts w:asciiTheme="majorBidi" w:hAnsiTheme="majorBidi" w:cstheme="majorBidi"/>
          <w:b/>
          <w:bCs/>
          <w:color w:val="2E74B5" w:themeColor="accent5" w:themeShade="BF"/>
          <w:sz w:val="28"/>
          <w:szCs w:val="28"/>
          <w:rtl/>
        </w:rPr>
      </w:pPr>
      <w:r w:rsidRPr="00CC6009">
        <w:rPr>
          <w:rFonts w:asciiTheme="majorBidi" w:hAnsiTheme="majorBidi" w:cstheme="majorBidi"/>
          <w:b/>
          <w:bCs/>
          <w:color w:val="2E74B5" w:themeColor="accent5" w:themeShade="BF"/>
          <w:sz w:val="28"/>
          <w:szCs w:val="28"/>
          <w:rtl/>
        </w:rPr>
        <w:t>1.</w:t>
      </w:r>
      <w:r w:rsidR="00D8574D" w:rsidRPr="00CC6009">
        <w:rPr>
          <w:rFonts w:asciiTheme="majorBidi" w:hAnsiTheme="majorBidi" w:cstheme="majorBidi"/>
          <w:b/>
          <w:bCs/>
          <w:color w:val="2E74B5" w:themeColor="accent5" w:themeShade="BF"/>
          <w:sz w:val="28"/>
          <w:szCs w:val="28"/>
          <w:rtl/>
        </w:rPr>
        <w:t>7</w:t>
      </w:r>
      <w:r w:rsidRPr="00CC6009">
        <w:rPr>
          <w:rFonts w:asciiTheme="majorBidi" w:hAnsiTheme="majorBidi" w:cstheme="majorBidi"/>
          <w:b/>
          <w:bCs/>
          <w:color w:val="2E74B5" w:themeColor="accent5" w:themeShade="BF"/>
          <w:sz w:val="28"/>
          <w:szCs w:val="28"/>
          <w:rtl/>
        </w:rPr>
        <w:t xml:space="preserve">.4- </w:t>
      </w:r>
      <w:r w:rsidR="00910EFC" w:rsidRPr="00CC6009">
        <w:rPr>
          <w:rFonts w:asciiTheme="majorBidi" w:hAnsiTheme="majorBidi" w:cs="Times New Roman"/>
          <w:b/>
          <w:bCs/>
          <w:color w:val="2E74B5" w:themeColor="accent5" w:themeShade="BF"/>
          <w:sz w:val="28"/>
          <w:szCs w:val="28"/>
          <w:rtl/>
        </w:rPr>
        <w:t>دراسة</w:t>
      </w:r>
      <w:r w:rsidR="00910EFC" w:rsidRPr="00CC6009">
        <w:rPr>
          <w:rFonts w:asciiTheme="majorBidi" w:hAnsiTheme="majorBidi" w:cstheme="majorBidi"/>
          <w:b/>
          <w:bCs/>
          <w:color w:val="2E74B5" w:themeColor="accent5" w:themeShade="BF"/>
          <w:sz w:val="28"/>
          <w:szCs w:val="28"/>
          <w:rtl/>
        </w:rPr>
        <w:t xml:space="preserve"> </w:t>
      </w:r>
      <w:r w:rsidRPr="00CC6009">
        <w:rPr>
          <w:rFonts w:asciiTheme="majorBidi" w:hAnsiTheme="majorBidi" w:cstheme="majorBidi"/>
          <w:b/>
          <w:bCs/>
          <w:color w:val="2E74B5" w:themeColor="accent5" w:themeShade="BF"/>
          <w:sz w:val="28"/>
          <w:szCs w:val="28"/>
          <w:rtl/>
        </w:rPr>
        <w:t xml:space="preserve">الجدوى الزمنية </w:t>
      </w:r>
      <w:r w:rsidRPr="00CC6009">
        <w:rPr>
          <w:rFonts w:asciiTheme="majorBidi" w:hAnsiTheme="majorBidi" w:cstheme="majorBidi"/>
          <w:b/>
          <w:bCs/>
          <w:color w:val="2E74B5" w:themeColor="accent5" w:themeShade="BF"/>
          <w:sz w:val="28"/>
          <w:szCs w:val="28"/>
        </w:rPr>
        <w:t>(</w:t>
      </w:r>
      <w:r w:rsidR="0043075B" w:rsidRPr="00CC6009">
        <w:rPr>
          <w:rFonts w:asciiTheme="majorBidi" w:hAnsiTheme="majorBidi" w:cstheme="majorBidi"/>
          <w:b/>
          <w:bCs/>
          <w:color w:val="2E74B5" w:themeColor="accent5" w:themeShade="BF"/>
          <w:sz w:val="28"/>
          <w:szCs w:val="28"/>
        </w:rPr>
        <w:t>Time</w:t>
      </w:r>
      <w:r w:rsidRPr="00CC6009">
        <w:rPr>
          <w:rFonts w:asciiTheme="majorBidi" w:hAnsiTheme="majorBidi" w:cstheme="majorBidi"/>
          <w:b/>
          <w:bCs/>
          <w:color w:val="2E74B5" w:themeColor="accent5" w:themeShade="BF"/>
          <w:sz w:val="28"/>
          <w:szCs w:val="28"/>
        </w:rPr>
        <w:t xml:space="preserve"> Feasibility</w:t>
      </w:r>
      <w:r w:rsidR="0043075B" w:rsidRPr="00CC6009">
        <w:rPr>
          <w:rFonts w:asciiTheme="majorBidi" w:hAnsiTheme="majorBidi" w:cstheme="majorBidi"/>
          <w:b/>
          <w:bCs/>
          <w:color w:val="2E74B5" w:themeColor="accent5" w:themeShade="BF"/>
          <w:sz w:val="28"/>
          <w:szCs w:val="28"/>
        </w:rPr>
        <w:t xml:space="preserve"> Study</w:t>
      </w:r>
      <w:r w:rsidRPr="00CC6009">
        <w:rPr>
          <w:rFonts w:asciiTheme="majorBidi" w:hAnsiTheme="majorBidi" w:cstheme="majorBidi"/>
          <w:b/>
          <w:bCs/>
          <w:color w:val="2E74B5" w:themeColor="accent5" w:themeShade="BF"/>
          <w:sz w:val="28"/>
          <w:szCs w:val="28"/>
        </w:rPr>
        <w:t>)</w:t>
      </w:r>
      <w:r w:rsidRPr="00CC6009">
        <w:rPr>
          <w:rFonts w:asciiTheme="majorBidi" w:hAnsiTheme="majorBidi" w:cstheme="majorBidi"/>
          <w:b/>
          <w:bCs/>
          <w:color w:val="2E74B5" w:themeColor="accent5" w:themeShade="BF"/>
          <w:sz w:val="28"/>
          <w:szCs w:val="28"/>
          <w:rtl/>
        </w:rPr>
        <w:t>:</w:t>
      </w:r>
      <w:r w:rsidR="00640318">
        <w:rPr>
          <w:rFonts w:asciiTheme="majorBidi" w:hAnsiTheme="majorBidi" w:cstheme="majorBidi" w:hint="cs"/>
          <w:b/>
          <w:bCs/>
          <w:color w:val="2E74B5" w:themeColor="accent5" w:themeShade="BF"/>
          <w:sz w:val="28"/>
          <w:szCs w:val="28"/>
          <w:rtl/>
        </w:rPr>
        <w:t xml:space="preserve"> </w:t>
      </w:r>
      <w:r w:rsidRPr="00CC6009">
        <w:rPr>
          <w:rFonts w:asciiTheme="majorBidi" w:hAnsiTheme="majorBidi" w:cstheme="majorBidi"/>
          <w:b/>
          <w:bCs/>
          <w:color w:val="2E74B5" w:themeColor="accent5" w:themeShade="BF"/>
          <w:sz w:val="28"/>
          <w:szCs w:val="28"/>
          <w:rtl/>
        </w:rPr>
        <w:t>-</w:t>
      </w:r>
    </w:p>
    <w:p w14:paraId="3D9E9AD9" w14:textId="6399270E" w:rsidR="00B87848" w:rsidRPr="00CC6009" w:rsidRDefault="00B87848" w:rsidP="00BE5F2D">
      <w:pPr>
        <w:spacing w:line="360" w:lineRule="auto"/>
        <w:jc w:val="right"/>
        <w:rPr>
          <w:rFonts w:asciiTheme="majorBidi" w:hAnsiTheme="majorBidi" w:cstheme="majorBidi"/>
          <w:sz w:val="28"/>
          <w:szCs w:val="28"/>
          <w:rtl/>
        </w:rPr>
      </w:pPr>
      <w:r w:rsidRPr="00CC6009">
        <w:rPr>
          <w:rFonts w:asciiTheme="majorBidi" w:hAnsiTheme="majorBidi" w:cstheme="majorBidi"/>
          <w:sz w:val="28"/>
          <w:szCs w:val="28"/>
          <w:rtl/>
        </w:rPr>
        <w:lastRenderedPageBreak/>
        <w:t xml:space="preserve">وهي تقدير وقت </w:t>
      </w:r>
      <w:r w:rsidR="00640318" w:rsidRPr="00CC6009">
        <w:rPr>
          <w:rFonts w:asciiTheme="majorBidi" w:hAnsiTheme="majorBidi" w:cstheme="majorBidi" w:hint="cs"/>
          <w:sz w:val="28"/>
          <w:szCs w:val="28"/>
          <w:rtl/>
        </w:rPr>
        <w:t>تنفيذ مقترحات</w:t>
      </w:r>
      <w:r w:rsidRPr="00CC6009">
        <w:rPr>
          <w:rFonts w:asciiTheme="majorBidi" w:hAnsiTheme="majorBidi" w:cstheme="majorBidi"/>
          <w:sz w:val="28"/>
          <w:szCs w:val="28"/>
          <w:rtl/>
        </w:rPr>
        <w:t xml:space="preserve"> الدراسة على افتراض أنها مقبولة حيث بالإمكان جدولة التطوير باستخدام أساليب </w:t>
      </w:r>
      <w:r w:rsidR="00640318" w:rsidRPr="00CC6009">
        <w:rPr>
          <w:rFonts w:asciiTheme="majorBidi" w:hAnsiTheme="majorBidi" w:cstheme="majorBidi" w:hint="cs"/>
          <w:sz w:val="28"/>
          <w:szCs w:val="28"/>
          <w:rtl/>
        </w:rPr>
        <w:t>متعددة.</w:t>
      </w:r>
      <w:r w:rsidRPr="00CC6009">
        <w:rPr>
          <w:rFonts w:asciiTheme="majorBidi" w:hAnsiTheme="majorBidi" w:cstheme="majorBidi"/>
          <w:sz w:val="28"/>
          <w:szCs w:val="28"/>
          <w:rtl/>
        </w:rPr>
        <w:t xml:space="preserve"> </w:t>
      </w:r>
    </w:p>
    <w:p w14:paraId="08A7449C" w14:textId="0649F6A0" w:rsidR="00B87848" w:rsidRPr="00CC6009" w:rsidRDefault="00B87848" w:rsidP="00BE5F2D">
      <w:pPr>
        <w:spacing w:line="360" w:lineRule="auto"/>
        <w:jc w:val="right"/>
        <w:rPr>
          <w:rFonts w:asciiTheme="majorBidi" w:hAnsiTheme="majorBidi" w:cstheme="majorBidi"/>
          <w:sz w:val="28"/>
          <w:szCs w:val="28"/>
          <w:rtl/>
        </w:rPr>
      </w:pPr>
      <w:r w:rsidRPr="00CC6009">
        <w:rPr>
          <w:rFonts w:asciiTheme="majorBidi" w:hAnsiTheme="majorBidi" w:cstheme="majorBidi"/>
          <w:sz w:val="28"/>
          <w:szCs w:val="28"/>
          <w:rtl/>
        </w:rPr>
        <w:t xml:space="preserve">وهنا تــــم استخدام </w:t>
      </w:r>
      <w:r w:rsidR="00640318" w:rsidRPr="00CC6009">
        <w:rPr>
          <w:rFonts w:asciiTheme="majorBidi" w:hAnsiTheme="majorBidi" w:cstheme="majorBidi" w:hint="cs"/>
          <w:sz w:val="28"/>
          <w:szCs w:val="28"/>
          <w:rtl/>
        </w:rPr>
        <w:t>خرائط جانت</w:t>
      </w:r>
      <w:r w:rsidRPr="00CC6009">
        <w:rPr>
          <w:rFonts w:asciiTheme="majorBidi" w:hAnsiTheme="majorBidi" w:cstheme="majorBidi"/>
          <w:sz w:val="28"/>
          <w:szCs w:val="28"/>
          <w:rtl/>
        </w:rPr>
        <w:t xml:space="preserve"> </w:t>
      </w:r>
      <w:r w:rsidRPr="00CC6009">
        <w:rPr>
          <w:rFonts w:asciiTheme="majorBidi" w:hAnsiTheme="majorBidi" w:cstheme="majorBidi"/>
          <w:sz w:val="28"/>
          <w:szCs w:val="28"/>
        </w:rPr>
        <w:t xml:space="preserve">Gantt Chart </w:t>
      </w:r>
      <w:r w:rsidRPr="00CC6009">
        <w:rPr>
          <w:rFonts w:asciiTheme="majorBidi" w:hAnsiTheme="majorBidi" w:cstheme="majorBidi"/>
          <w:sz w:val="28"/>
          <w:szCs w:val="28"/>
          <w:rtl/>
        </w:rPr>
        <w:t xml:space="preserve">  لعمل هذا.</w:t>
      </w:r>
    </w:p>
    <w:p w14:paraId="2229F9DF" w14:textId="6C7E2CAB" w:rsidR="00040D3C" w:rsidRPr="00CC6009" w:rsidRDefault="00B87848" w:rsidP="00BE5F2D">
      <w:pPr>
        <w:bidi/>
        <w:spacing w:line="360" w:lineRule="auto"/>
        <w:rPr>
          <w:rFonts w:asciiTheme="majorBidi" w:hAnsiTheme="majorBidi" w:cstheme="majorBidi"/>
          <w:sz w:val="28"/>
          <w:szCs w:val="28"/>
        </w:rPr>
      </w:pPr>
      <w:r w:rsidRPr="00CC6009">
        <w:rPr>
          <w:rFonts w:asciiTheme="majorBidi" w:hAnsiTheme="majorBidi" w:cstheme="majorBidi"/>
          <w:sz w:val="28"/>
          <w:szCs w:val="28"/>
          <w:rtl/>
        </w:rPr>
        <w:t xml:space="preserve">والشكل </w:t>
      </w:r>
      <w:r w:rsidR="00640318" w:rsidRPr="00CC6009">
        <w:rPr>
          <w:rFonts w:asciiTheme="majorBidi" w:hAnsiTheme="majorBidi" w:cstheme="majorBidi" w:hint="cs"/>
          <w:sz w:val="28"/>
          <w:szCs w:val="28"/>
          <w:rtl/>
        </w:rPr>
        <w:t>الاتي يوضح</w:t>
      </w:r>
      <w:r w:rsidRPr="00CC6009">
        <w:rPr>
          <w:rFonts w:asciiTheme="majorBidi" w:hAnsiTheme="majorBidi" w:cstheme="majorBidi"/>
          <w:sz w:val="28"/>
          <w:szCs w:val="28"/>
          <w:rtl/>
        </w:rPr>
        <w:t xml:space="preserve"> مخطط (</w:t>
      </w:r>
      <w:r w:rsidRPr="00CC6009">
        <w:rPr>
          <w:rFonts w:asciiTheme="majorBidi" w:hAnsiTheme="majorBidi" w:cstheme="majorBidi"/>
          <w:sz w:val="28"/>
          <w:szCs w:val="28"/>
        </w:rPr>
        <w:t>Gantt</w:t>
      </w:r>
      <w:r w:rsidRPr="00CC6009">
        <w:rPr>
          <w:rFonts w:asciiTheme="majorBidi" w:hAnsiTheme="majorBidi" w:cstheme="majorBidi"/>
          <w:sz w:val="28"/>
          <w:szCs w:val="28"/>
          <w:rtl/>
        </w:rPr>
        <w:t xml:space="preserve">) </w:t>
      </w:r>
      <w:r w:rsidR="00640318" w:rsidRPr="00CC6009">
        <w:rPr>
          <w:rFonts w:asciiTheme="majorBidi" w:hAnsiTheme="majorBidi" w:cstheme="majorBidi" w:hint="cs"/>
          <w:sz w:val="28"/>
          <w:szCs w:val="28"/>
          <w:rtl/>
        </w:rPr>
        <w:t>للمشروع:</w:t>
      </w:r>
      <w:r w:rsidRPr="00CC6009">
        <w:rPr>
          <w:rFonts w:asciiTheme="majorBidi" w:hAnsiTheme="majorBidi" w:cstheme="majorBidi"/>
          <w:sz w:val="28"/>
          <w:szCs w:val="28"/>
          <w:rtl/>
        </w:rPr>
        <w:t xml:space="preserve"> </w:t>
      </w:r>
    </w:p>
    <w:p w14:paraId="34895755" w14:textId="77777777" w:rsidR="00011B01" w:rsidRPr="00CC6009" w:rsidRDefault="00011B01" w:rsidP="00BE5F2D">
      <w:pPr>
        <w:bidi/>
        <w:spacing w:line="360" w:lineRule="auto"/>
        <w:rPr>
          <w:rFonts w:asciiTheme="majorBidi" w:hAnsiTheme="majorBidi" w:cstheme="majorBidi"/>
          <w:sz w:val="28"/>
          <w:szCs w:val="28"/>
          <w:rtl/>
        </w:rPr>
      </w:pPr>
    </w:p>
    <w:p w14:paraId="59CD4786" w14:textId="6ED510C0" w:rsidR="00B87848" w:rsidRPr="00CC6009" w:rsidRDefault="00B87848" w:rsidP="00BE5F2D">
      <w:pPr>
        <w:spacing w:line="360" w:lineRule="auto"/>
        <w:jc w:val="right"/>
        <w:rPr>
          <w:rFonts w:asciiTheme="majorBidi" w:hAnsiTheme="majorBidi" w:cstheme="majorBidi"/>
          <w:sz w:val="28"/>
          <w:szCs w:val="28"/>
          <w:rtl/>
        </w:rPr>
      </w:pPr>
      <w:r w:rsidRPr="00CC6009">
        <w:rPr>
          <w:rFonts w:asciiTheme="majorBidi" w:hAnsiTheme="majorBidi" w:cstheme="majorBidi"/>
          <w:sz w:val="28"/>
          <w:szCs w:val="28"/>
          <w:rtl/>
        </w:rPr>
        <w:t xml:space="preserve">الفترة الزمنية                            </w:t>
      </w:r>
    </w:p>
    <w:p w14:paraId="333DBE51" w14:textId="77777777" w:rsidR="00B87848" w:rsidRPr="00CC6009" w:rsidRDefault="00B87848" w:rsidP="00BE5F2D">
      <w:pPr>
        <w:tabs>
          <w:tab w:val="center" w:pos="5400"/>
        </w:tabs>
        <w:spacing w:line="360" w:lineRule="auto"/>
        <w:rPr>
          <w:rFonts w:asciiTheme="majorBidi" w:hAnsiTheme="majorBidi" w:cstheme="majorBidi"/>
          <w:color w:val="000000"/>
          <w:sz w:val="28"/>
          <w:szCs w:val="28"/>
          <w:rtl/>
        </w:rPr>
      </w:pPr>
      <w:r w:rsidRPr="00CC6009">
        <w:rPr>
          <w:rFonts w:asciiTheme="majorBidi" w:hAnsiTheme="majorBidi" w:cstheme="majorBidi"/>
          <w:noProof/>
          <w:color w:val="000000"/>
          <w:sz w:val="28"/>
          <w:szCs w:val="28"/>
          <w:rtl/>
        </w:rPr>
        <mc:AlternateContent>
          <mc:Choice Requires="wps">
            <w:drawing>
              <wp:anchor distT="0" distB="0" distL="114300" distR="114300" simplePos="0" relativeHeight="251628544" behindDoc="0" locked="0" layoutInCell="1" allowOverlap="1" wp14:anchorId="639570DC" wp14:editId="77178C79">
                <wp:simplePos x="0" y="0"/>
                <wp:positionH relativeFrom="column">
                  <wp:posOffset>2564765</wp:posOffset>
                </wp:positionH>
                <wp:positionV relativeFrom="paragraph">
                  <wp:posOffset>-1736725</wp:posOffset>
                </wp:positionV>
                <wp:extent cx="280035" cy="3818255"/>
                <wp:effectExtent l="1771650" t="0" r="1777365" b="0"/>
                <wp:wrapNone/>
                <wp:docPr id="1044" name="قوس كبير أيمن 60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6200000">
                          <a:off x="0" y="0"/>
                          <a:ext cx="280035" cy="3818255"/>
                        </a:xfrm>
                        <a:prstGeom prst="rightBrace">
                          <a:avLst>
                            <a:gd name="adj1" fmla="val 154971"/>
                            <a:gd name="adj2" fmla="val 46037"/>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oel="http://schemas.microsoft.com/office/2019/extlst" xmlns:w16du="http://schemas.microsoft.com/office/word/2023/wordml/word16du">
            <w:pict>
              <v:shapetype w14:anchorId="1CC46C81"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قوس كبير أيمن 603" o:spid="_x0000_s1026" type="#_x0000_t88" style="position:absolute;left:0;text-align:left;margin-left:201.95pt;margin-top:-136.75pt;width:22.05pt;height:300.65pt;rotation:-90;z-index:25162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" adj="2455,9944"/>
            </w:pict>
          </mc:Fallback>
        </mc:AlternateContent>
      </w:r>
      <w:r w:rsidRPr="00CC6009">
        <w:rPr>
          <w:rFonts w:asciiTheme="majorBidi" w:hAnsiTheme="majorBidi" w:cstheme="majorBidi"/>
          <w:color w:val="000000"/>
          <w:sz w:val="28"/>
          <w:szCs w:val="28"/>
        </w:rPr>
        <w:tab/>
      </w:r>
    </w:p>
    <w:tbl>
      <w:tblPr>
        <w:tblW w:w="722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60"/>
        <w:gridCol w:w="1350"/>
        <w:gridCol w:w="1350"/>
        <w:gridCol w:w="1350"/>
        <w:gridCol w:w="1913"/>
      </w:tblGrid>
      <w:tr w:rsidR="00B87848" w:rsidRPr="00CC6009" w14:paraId="76DF401E" w14:textId="77777777" w:rsidTr="00703297">
        <w:trPr>
          <w:trHeight w:val="1070"/>
          <w:jc w:val="center"/>
        </w:trPr>
        <w:tc>
          <w:tcPr>
            <w:tcW w:w="1260" w:type="dxa"/>
            <w:tcBorders>
              <w:top w:val="single" w:sz="4" w:space="0" w:color="auto"/>
              <w:left w:val="single" w:sz="4" w:space="0" w:color="auto"/>
              <w:bottom w:val="single" w:sz="4" w:space="0" w:color="auto"/>
              <w:right w:val="single" w:sz="4" w:space="0" w:color="auto"/>
            </w:tcBorders>
            <w:shd w:val="clear" w:color="auto" w:fill="B6CFF4"/>
            <w:vAlign w:val="center"/>
          </w:tcPr>
          <w:p w14:paraId="62BAECB6" w14:textId="77777777" w:rsidR="00B87848" w:rsidRPr="00CC6009" w:rsidRDefault="00B87848" w:rsidP="00BE5F2D">
            <w:pPr>
              <w:pStyle w:val="Heading4"/>
              <w:bidi/>
              <w:spacing w:line="360" w:lineRule="auto"/>
              <w:jc w:val="center"/>
              <w:rPr>
                <w:rFonts w:asciiTheme="majorBidi" w:hAnsiTheme="majorBidi"/>
                <w:sz w:val="28"/>
                <w:szCs w:val="28"/>
              </w:rPr>
            </w:pPr>
            <w:r w:rsidRPr="00CC6009">
              <w:rPr>
                <w:rFonts w:asciiTheme="majorBidi" w:hAnsiTheme="majorBidi"/>
                <w:sz w:val="28"/>
                <w:szCs w:val="28"/>
                <w:rtl/>
              </w:rPr>
              <w:t>الشهر الرابع</w:t>
            </w:r>
          </w:p>
        </w:tc>
        <w:tc>
          <w:tcPr>
            <w:tcW w:w="1350" w:type="dxa"/>
            <w:tcBorders>
              <w:top w:val="single" w:sz="4" w:space="0" w:color="auto"/>
              <w:left w:val="single" w:sz="4" w:space="0" w:color="auto"/>
              <w:bottom w:val="single" w:sz="4" w:space="0" w:color="auto"/>
              <w:right w:val="single" w:sz="4" w:space="0" w:color="auto"/>
            </w:tcBorders>
            <w:shd w:val="clear" w:color="auto" w:fill="B6CFF4"/>
            <w:vAlign w:val="center"/>
          </w:tcPr>
          <w:p w14:paraId="3817E04E" w14:textId="77777777" w:rsidR="00B87848" w:rsidRPr="00CC6009" w:rsidRDefault="00B87848" w:rsidP="00BE5F2D">
            <w:pPr>
              <w:pStyle w:val="Heading4"/>
              <w:bidi/>
              <w:spacing w:line="360" w:lineRule="auto"/>
              <w:jc w:val="center"/>
              <w:rPr>
                <w:rFonts w:asciiTheme="majorBidi" w:hAnsiTheme="majorBidi"/>
                <w:sz w:val="28"/>
                <w:szCs w:val="28"/>
              </w:rPr>
            </w:pPr>
            <w:r w:rsidRPr="00CC6009">
              <w:rPr>
                <w:rFonts w:asciiTheme="majorBidi" w:hAnsiTheme="majorBidi"/>
                <w:sz w:val="28"/>
                <w:szCs w:val="28"/>
                <w:rtl/>
              </w:rPr>
              <w:t>الشهر الثالث</w:t>
            </w:r>
          </w:p>
        </w:tc>
        <w:tc>
          <w:tcPr>
            <w:tcW w:w="1350" w:type="dxa"/>
            <w:tcBorders>
              <w:top w:val="single" w:sz="4" w:space="0" w:color="auto"/>
              <w:left w:val="single" w:sz="4" w:space="0" w:color="auto"/>
              <w:bottom w:val="single" w:sz="4" w:space="0" w:color="auto"/>
              <w:right w:val="single" w:sz="4" w:space="0" w:color="auto"/>
            </w:tcBorders>
            <w:shd w:val="clear" w:color="auto" w:fill="B6CFF4"/>
            <w:vAlign w:val="center"/>
          </w:tcPr>
          <w:p w14:paraId="0704D02E" w14:textId="77777777" w:rsidR="00B87848" w:rsidRPr="00CC6009" w:rsidRDefault="00B87848" w:rsidP="00BE5F2D">
            <w:pPr>
              <w:pStyle w:val="Heading4"/>
              <w:bidi/>
              <w:spacing w:line="360" w:lineRule="auto"/>
              <w:jc w:val="center"/>
              <w:rPr>
                <w:rFonts w:asciiTheme="majorBidi" w:hAnsiTheme="majorBidi"/>
                <w:sz w:val="28"/>
                <w:szCs w:val="28"/>
              </w:rPr>
            </w:pPr>
            <w:r w:rsidRPr="00CC6009">
              <w:rPr>
                <w:rFonts w:asciiTheme="majorBidi" w:hAnsiTheme="majorBidi"/>
                <w:sz w:val="28"/>
                <w:szCs w:val="28"/>
                <w:rtl/>
              </w:rPr>
              <w:t>الشهر الثاني</w:t>
            </w:r>
          </w:p>
        </w:tc>
        <w:tc>
          <w:tcPr>
            <w:tcW w:w="1350" w:type="dxa"/>
            <w:tcBorders>
              <w:top w:val="single" w:sz="4" w:space="0" w:color="auto"/>
              <w:left w:val="single" w:sz="4" w:space="0" w:color="auto"/>
              <w:bottom w:val="single" w:sz="4" w:space="0" w:color="auto"/>
              <w:right w:val="single" w:sz="4" w:space="0" w:color="auto"/>
            </w:tcBorders>
            <w:shd w:val="clear" w:color="auto" w:fill="B6CFF4"/>
            <w:vAlign w:val="center"/>
          </w:tcPr>
          <w:p w14:paraId="5EB31EE5" w14:textId="77777777" w:rsidR="00B87848" w:rsidRPr="00CC6009" w:rsidRDefault="00B87848" w:rsidP="00BE5F2D">
            <w:pPr>
              <w:pStyle w:val="Heading4"/>
              <w:bidi/>
              <w:spacing w:line="360" w:lineRule="auto"/>
              <w:jc w:val="center"/>
              <w:rPr>
                <w:rFonts w:asciiTheme="majorBidi" w:hAnsiTheme="majorBidi"/>
                <w:sz w:val="28"/>
                <w:szCs w:val="28"/>
              </w:rPr>
            </w:pPr>
            <w:r w:rsidRPr="00CC6009">
              <w:rPr>
                <w:rFonts w:asciiTheme="majorBidi" w:hAnsiTheme="majorBidi"/>
                <w:sz w:val="28"/>
                <w:szCs w:val="28"/>
                <w:rtl/>
              </w:rPr>
              <w:t>الشهر الأول</w:t>
            </w:r>
          </w:p>
        </w:tc>
        <w:tc>
          <w:tcPr>
            <w:tcW w:w="1913" w:type="dxa"/>
            <w:tcBorders>
              <w:top w:val="single" w:sz="4" w:space="0" w:color="auto"/>
              <w:left w:val="single" w:sz="4" w:space="0" w:color="auto"/>
              <w:bottom w:val="single" w:sz="4" w:space="0" w:color="auto"/>
              <w:right w:val="single" w:sz="4" w:space="0" w:color="auto"/>
            </w:tcBorders>
            <w:shd w:val="clear" w:color="auto" w:fill="B6CFF4"/>
            <w:vAlign w:val="center"/>
          </w:tcPr>
          <w:p w14:paraId="18B51B26" w14:textId="77777777" w:rsidR="00B87848" w:rsidRPr="00CC6009" w:rsidRDefault="00B87848" w:rsidP="00BE5F2D">
            <w:pPr>
              <w:spacing w:line="360" w:lineRule="auto"/>
              <w:jc w:val="center"/>
              <w:rPr>
                <w:rFonts w:asciiTheme="majorBidi" w:hAnsiTheme="majorBidi" w:cstheme="majorBidi"/>
                <w:b/>
                <w:bCs/>
                <w:sz w:val="28"/>
                <w:szCs w:val="28"/>
                <w:rtl/>
              </w:rPr>
            </w:pPr>
            <w:r w:rsidRPr="00CC6009">
              <w:rPr>
                <w:rFonts w:asciiTheme="majorBidi" w:hAnsiTheme="majorBidi" w:cstheme="majorBidi"/>
                <w:b/>
                <w:bCs/>
                <w:sz w:val="28"/>
                <w:szCs w:val="28"/>
                <w:rtl/>
              </w:rPr>
              <w:t>النشاطات</w:t>
            </w:r>
          </w:p>
        </w:tc>
      </w:tr>
      <w:tr w:rsidR="00B87848" w:rsidRPr="00CC6009" w14:paraId="13E2F5ED" w14:textId="77777777" w:rsidTr="00703297">
        <w:trPr>
          <w:trHeight w:val="706"/>
          <w:jc w:val="center"/>
        </w:trPr>
        <w:tc>
          <w:tcPr>
            <w:tcW w:w="1260" w:type="dxa"/>
            <w:tcBorders>
              <w:top w:val="single" w:sz="4" w:space="0" w:color="auto"/>
              <w:left w:val="single" w:sz="4" w:space="0" w:color="auto"/>
              <w:bottom w:val="single" w:sz="4" w:space="0" w:color="auto"/>
              <w:right w:val="single" w:sz="4" w:space="0" w:color="auto"/>
            </w:tcBorders>
            <w:shd w:val="clear" w:color="auto" w:fill="auto"/>
          </w:tcPr>
          <w:p w14:paraId="6DABAB64" w14:textId="77777777" w:rsidR="00B87848" w:rsidRPr="00CC6009" w:rsidRDefault="00B87848" w:rsidP="00BE5F2D">
            <w:pPr>
              <w:spacing w:line="360" w:lineRule="auto"/>
              <w:jc w:val="lowKashida"/>
              <w:rPr>
                <w:rFonts w:asciiTheme="majorBidi" w:hAnsiTheme="majorBidi" w:cstheme="majorBidi"/>
                <w:b/>
                <w:bCs/>
                <w:sz w:val="28"/>
                <w:szCs w:val="28"/>
              </w:rPr>
            </w:pPr>
          </w:p>
        </w:tc>
        <w:tc>
          <w:tcPr>
            <w:tcW w:w="1350" w:type="dxa"/>
            <w:tcBorders>
              <w:top w:val="single" w:sz="4" w:space="0" w:color="auto"/>
              <w:left w:val="single" w:sz="4" w:space="0" w:color="auto"/>
              <w:bottom w:val="single" w:sz="4" w:space="0" w:color="auto"/>
              <w:right w:val="single" w:sz="4" w:space="0" w:color="auto"/>
            </w:tcBorders>
            <w:shd w:val="clear" w:color="auto" w:fill="auto"/>
          </w:tcPr>
          <w:p w14:paraId="6DDB1C21" w14:textId="77777777" w:rsidR="00B87848" w:rsidRPr="00CC6009" w:rsidRDefault="00B87848" w:rsidP="00BE5F2D">
            <w:pPr>
              <w:spacing w:line="360" w:lineRule="auto"/>
              <w:jc w:val="lowKashida"/>
              <w:rPr>
                <w:rFonts w:asciiTheme="majorBidi" w:hAnsiTheme="majorBidi" w:cstheme="majorBidi"/>
                <w:b/>
                <w:bCs/>
                <w:sz w:val="28"/>
                <w:szCs w:val="28"/>
              </w:rPr>
            </w:pPr>
          </w:p>
        </w:tc>
        <w:tc>
          <w:tcPr>
            <w:tcW w:w="1350" w:type="dxa"/>
            <w:tcBorders>
              <w:top w:val="single" w:sz="4" w:space="0" w:color="auto"/>
              <w:left w:val="single" w:sz="4" w:space="0" w:color="auto"/>
              <w:bottom w:val="single" w:sz="4" w:space="0" w:color="auto"/>
              <w:right w:val="single" w:sz="4" w:space="0" w:color="auto"/>
            </w:tcBorders>
            <w:shd w:val="clear" w:color="auto" w:fill="auto"/>
          </w:tcPr>
          <w:p w14:paraId="09D3011F" w14:textId="77777777" w:rsidR="00B87848" w:rsidRPr="00CC6009" w:rsidRDefault="00B87848" w:rsidP="00BE5F2D">
            <w:pPr>
              <w:spacing w:line="360" w:lineRule="auto"/>
              <w:jc w:val="lowKashida"/>
              <w:rPr>
                <w:rFonts w:asciiTheme="majorBidi" w:hAnsiTheme="majorBidi" w:cstheme="majorBidi"/>
                <w:b/>
                <w:bCs/>
                <w:sz w:val="28"/>
                <w:szCs w:val="28"/>
              </w:rPr>
            </w:pPr>
            <w:r w:rsidRPr="00CC6009">
              <w:rPr>
                <w:rFonts w:asciiTheme="majorBidi" w:hAnsiTheme="majorBidi" w:cstheme="majorBidi"/>
                <w:noProof/>
                <w:sz w:val="28"/>
                <w:szCs w:val="28"/>
                <w:rtl/>
              </w:rPr>
              <mc:AlternateContent>
                <mc:Choice Requires="wpc">
                  <w:drawing>
                    <wp:inline distT="0" distB="0" distL="0" distR="0" wp14:anchorId="5D74F504" wp14:editId="6AE88C6B">
                      <wp:extent cx="800100" cy="457200"/>
                      <wp:effectExtent l="0" t="0" r="0" b="0"/>
                      <wp:docPr id="276" name="لوحة قماشية 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c:wpc>
                        </a:graphicData>
                      </a:graphic>
                    </wp:inline>
                  </w:drawing>
                </mc:Choice>
                <mc:Fallback xmlns:oel="http://schemas.microsoft.com/office/2019/extlst" xmlns:w16du="http://schemas.microsoft.com/office/word/2023/wordml/word16du">
                  <w:pict>
                    <v:group w14:anchorId="1476442B" id="لوحة قماشية 6" o:spid="_x0000_s1026" editas="canvas" style="width:63pt;height:36pt;mso-position-horizontal-relative:char;mso-position-vertical-relative:line" coordsize="8001,45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8001;height:4572;visibility:visible;mso-wrap-style:square">
                        <v:fill o:detectmouseclick="t"/>
                        <v:path o:connecttype="none"/>
                      </v:shape>
                      <w10:wrap anchorx="page"/>
                      <w10:anchorlock/>
                    </v:group>
                  </w:pict>
                </mc:Fallback>
              </mc:AlternateContent>
            </w:r>
          </w:p>
        </w:tc>
        <w:tc>
          <w:tcPr>
            <w:tcW w:w="1350" w:type="dxa"/>
            <w:tcBorders>
              <w:top w:val="single" w:sz="4" w:space="0" w:color="auto"/>
              <w:left w:val="single" w:sz="4" w:space="0" w:color="auto"/>
              <w:bottom w:val="single" w:sz="4" w:space="0" w:color="auto"/>
              <w:right w:val="single" w:sz="4" w:space="0" w:color="auto"/>
            </w:tcBorders>
            <w:shd w:val="clear" w:color="auto" w:fill="auto"/>
          </w:tcPr>
          <w:p w14:paraId="7EDEC1B9" w14:textId="77777777" w:rsidR="00B87848" w:rsidRPr="00CC6009" w:rsidRDefault="00B87848" w:rsidP="00BE5F2D">
            <w:pPr>
              <w:spacing w:line="360" w:lineRule="auto"/>
              <w:jc w:val="lowKashida"/>
              <w:rPr>
                <w:rFonts w:asciiTheme="majorBidi" w:hAnsiTheme="majorBidi" w:cstheme="majorBidi"/>
                <w:b/>
                <w:bCs/>
                <w:sz w:val="28"/>
                <w:szCs w:val="28"/>
              </w:rPr>
            </w:pPr>
            <w:r w:rsidRPr="00CC6009">
              <w:rPr>
                <w:rFonts w:asciiTheme="majorBidi" w:hAnsiTheme="majorBidi" w:cstheme="majorBidi"/>
                <w:noProof/>
                <w:sz w:val="28"/>
                <w:szCs w:val="28"/>
              </w:rPr>
              <mc:AlternateContent>
                <mc:Choice Requires="wps">
                  <w:drawing>
                    <wp:anchor distT="4294967293" distB="4294967293" distL="114300" distR="114300" simplePos="0" relativeHeight="251608064" behindDoc="0" locked="0" layoutInCell="1" allowOverlap="1" wp14:anchorId="765FC946" wp14:editId="53B96B8E">
                      <wp:simplePos x="0" y="0"/>
                      <wp:positionH relativeFrom="page">
                        <wp:posOffset>44450</wp:posOffset>
                      </wp:positionH>
                      <wp:positionV relativeFrom="paragraph">
                        <wp:posOffset>137159</wp:posOffset>
                      </wp:positionV>
                      <wp:extent cx="685800" cy="0"/>
                      <wp:effectExtent l="38100" t="76200" r="0" b="76200"/>
                      <wp:wrapNone/>
                      <wp:docPr id="1043" name="رابط مستقيم 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685800" cy="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oel="http://schemas.microsoft.com/office/2019/extlst" xmlns:w16du="http://schemas.microsoft.com/office/word/2023/wordml/word16du">
                  <w:pict>
                    <v:line w14:anchorId="39B9DC2E" id="رابط مستقيم 5" o:spid="_x0000_s1026" style="position:absolute;left:0;text-align:left;flip:x;z-index:251608064;visibility:visible;mso-wrap-style:square;mso-width-percent:0;mso-height-percent:0;mso-wrap-distance-left:9pt;mso-wrap-distance-top:-8e-5mm;mso-wrap-distance-right:9pt;mso-wrap-distance-bottom:-8e-5mm;mso-position-horizontal:absolute;mso-position-horizontal-relative:page;mso-position-vertical:absolute;mso-position-vertical-relative:text;mso-width-percent:0;mso-height-percent:0;mso-width-relative:page;mso-height-relative:page" from="3.5pt,10.8pt" to="57.5pt,1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">
                      <v:stroke startarrow="block" endarrow="block"/>
                      <o:lock v:ext="edit" shapetype="f"/>
                      <w10:wrap anchorx="page"/>
                    </v:line>
                  </w:pict>
                </mc:Fallback>
              </mc:AlternateContent>
            </w:r>
            <w:r w:rsidRPr="00CC6009">
              <w:rPr>
                <w:rFonts w:asciiTheme="majorBidi" w:hAnsiTheme="majorBidi" w:cstheme="majorBidi"/>
                <w:noProof/>
                <w:sz w:val="28"/>
                <w:szCs w:val="28"/>
              </w:rPr>
              <mc:AlternateContent>
                <mc:Choice Requires="wps">
                  <w:drawing>
                    <wp:anchor distT="0" distB="0" distL="114300" distR="114300" simplePos="0" relativeHeight="251616256" behindDoc="0" locked="0" layoutInCell="1" allowOverlap="1" wp14:anchorId="0B5FFA6F" wp14:editId="7C17319D">
                      <wp:simplePos x="0" y="0"/>
                      <wp:positionH relativeFrom="column">
                        <wp:posOffset>-23495</wp:posOffset>
                      </wp:positionH>
                      <wp:positionV relativeFrom="paragraph">
                        <wp:posOffset>220345</wp:posOffset>
                      </wp:positionV>
                      <wp:extent cx="668655" cy="127000"/>
                      <wp:effectExtent l="19050" t="19050" r="0" b="25400"/>
                      <wp:wrapNone/>
                      <wp:docPr id="1042" name="سهم إلى اليسار واليمين 60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68655" cy="127000"/>
                              </a:xfrm>
                              <a:prstGeom prst="leftRightArrow">
                                <a:avLst>
                                  <a:gd name="adj1" fmla="val 50000"/>
                                  <a:gd name="adj2" fmla="val 105300"/>
                                </a:avLst>
                              </a:prstGeom>
                              <a:solidFill>
                                <a:srgbClr val="00CC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oel="http://schemas.microsoft.com/office/2019/extlst" xmlns:w16du="http://schemas.microsoft.com/office/word/2023/wordml/word16du">
                  <w:pict>
                    <v:shapetype w14:anchorId="1C3EA91A"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سهم إلى اليسار واليمين 601" o:spid="_x0000_s1026" type="#_x0000_t69" style="position:absolute;left:0;text-align:left;margin-left:-1.85pt;margin-top:17.35pt;width:52.65pt;height:10pt;z-index:251616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" fillcolor="#0cf">
                      <v:path arrowok="t"/>
                    </v:shape>
                  </w:pict>
                </mc:Fallback>
              </mc:AlternateContent>
            </w:r>
          </w:p>
        </w:tc>
        <w:tc>
          <w:tcPr>
            <w:tcW w:w="1913" w:type="dxa"/>
            <w:tcBorders>
              <w:top w:val="single" w:sz="4" w:space="0" w:color="auto"/>
              <w:left w:val="single" w:sz="4" w:space="0" w:color="auto"/>
              <w:bottom w:val="single" w:sz="4" w:space="0" w:color="auto"/>
              <w:right w:val="single" w:sz="4" w:space="0" w:color="auto"/>
            </w:tcBorders>
            <w:shd w:val="clear" w:color="auto" w:fill="auto"/>
          </w:tcPr>
          <w:p w14:paraId="42BAD0A4" w14:textId="77777777" w:rsidR="00B87848" w:rsidRPr="00CC6009" w:rsidRDefault="00B87848" w:rsidP="00BE5F2D">
            <w:pPr>
              <w:pStyle w:val="Heading4"/>
              <w:spacing w:line="360" w:lineRule="auto"/>
              <w:jc w:val="lowKashida"/>
              <w:rPr>
                <w:rFonts w:asciiTheme="majorBidi" w:hAnsiTheme="majorBidi"/>
                <w:b/>
                <w:bCs/>
                <w:sz w:val="28"/>
                <w:szCs w:val="28"/>
                <w:rtl/>
                <w:lang w:bidi="ar-LY"/>
              </w:rPr>
            </w:pPr>
            <w:commentRangeStart w:id="10"/>
            <w:r w:rsidRPr="00CC6009">
              <w:rPr>
                <w:rFonts w:asciiTheme="majorBidi" w:hAnsiTheme="majorBidi"/>
                <w:sz w:val="28"/>
                <w:szCs w:val="28"/>
                <w:rtl/>
              </w:rPr>
              <w:t xml:space="preserve">المرحلة التمهيدية </w:t>
            </w:r>
            <w:commentRangeEnd w:id="10"/>
            <w:r w:rsidR="00E34354">
              <w:rPr>
                <w:rStyle w:val="CommentReference"/>
                <w:rFonts w:asciiTheme="minorHAnsi" w:eastAsiaTheme="minorEastAsia" w:hAnsiTheme="minorHAnsi" w:cstheme="minorBidi"/>
                <w:i w:val="0"/>
                <w:iCs w:val="0"/>
                <w:color w:val="auto"/>
                <w:rtl/>
              </w:rPr>
              <w:commentReference w:id="10"/>
            </w:r>
          </w:p>
        </w:tc>
      </w:tr>
      <w:tr w:rsidR="00B87848" w:rsidRPr="00CC6009" w14:paraId="6360A83F" w14:textId="77777777" w:rsidTr="00703297">
        <w:trPr>
          <w:trHeight w:val="751"/>
          <w:jc w:val="center"/>
        </w:trPr>
        <w:tc>
          <w:tcPr>
            <w:tcW w:w="1260" w:type="dxa"/>
            <w:tcBorders>
              <w:top w:val="single" w:sz="4" w:space="0" w:color="auto"/>
              <w:left w:val="single" w:sz="4" w:space="0" w:color="auto"/>
              <w:bottom w:val="single" w:sz="4" w:space="0" w:color="auto"/>
              <w:right w:val="single" w:sz="4" w:space="0" w:color="auto"/>
            </w:tcBorders>
            <w:shd w:val="clear" w:color="auto" w:fill="auto"/>
          </w:tcPr>
          <w:p w14:paraId="0501507B" w14:textId="77777777" w:rsidR="00B87848" w:rsidRPr="00CC6009" w:rsidRDefault="00B87848" w:rsidP="00BE5F2D">
            <w:pPr>
              <w:spacing w:line="360" w:lineRule="auto"/>
              <w:jc w:val="lowKashida"/>
              <w:rPr>
                <w:rFonts w:asciiTheme="majorBidi" w:hAnsiTheme="majorBidi" w:cstheme="majorBidi"/>
                <w:b/>
                <w:bCs/>
                <w:sz w:val="28"/>
                <w:szCs w:val="28"/>
              </w:rPr>
            </w:pPr>
          </w:p>
        </w:tc>
        <w:tc>
          <w:tcPr>
            <w:tcW w:w="1350" w:type="dxa"/>
            <w:tcBorders>
              <w:top w:val="single" w:sz="4" w:space="0" w:color="auto"/>
              <w:left w:val="single" w:sz="4" w:space="0" w:color="auto"/>
              <w:bottom w:val="single" w:sz="4" w:space="0" w:color="auto"/>
              <w:right w:val="single" w:sz="4" w:space="0" w:color="auto"/>
            </w:tcBorders>
            <w:shd w:val="clear" w:color="auto" w:fill="auto"/>
          </w:tcPr>
          <w:p w14:paraId="1E7927D2" w14:textId="77777777" w:rsidR="00B87848" w:rsidRPr="00CC6009" w:rsidRDefault="00B87848" w:rsidP="00BE5F2D">
            <w:pPr>
              <w:spacing w:line="360" w:lineRule="auto"/>
              <w:jc w:val="lowKashida"/>
              <w:rPr>
                <w:rFonts w:asciiTheme="majorBidi" w:hAnsiTheme="majorBidi" w:cstheme="majorBidi"/>
                <w:b/>
                <w:bCs/>
                <w:sz w:val="28"/>
                <w:szCs w:val="28"/>
              </w:rPr>
            </w:pPr>
          </w:p>
        </w:tc>
        <w:tc>
          <w:tcPr>
            <w:tcW w:w="1350" w:type="dxa"/>
            <w:tcBorders>
              <w:top w:val="single" w:sz="4" w:space="0" w:color="auto"/>
              <w:left w:val="single" w:sz="4" w:space="0" w:color="auto"/>
              <w:bottom w:val="single" w:sz="4" w:space="0" w:color="auto"/>
              <w:right w:val="single" w:sz="4" w:space="0" w:color="auto"/>
            </w:tcBorders>
            <w:shd w:val="clear" w:color="auto" w:fill="auto"/>
          </w:tcPr>
          <w:p w14:paraId="28F9726A" w14:textId="488CE453" w:rsidR="00B87848" w:rsidRPr="00CC6009" w:rsidRDefault="00B87848" w:rsidP="00BE5F2D">
            <w:pPr>
              <w:spacing w:line="360" w:lineRule="auto"/>
              <w:jc w:val="lowKashida"/>
              <w:rPr>
                <w:rFonts w:asciiTheme="majorBidi" w:hAnsiTheme="majorBidi" w:cstheme="majorBidi"/>
                <w:b/>
                <w:bCs/>
                <w:sz w:val="28"/>
                <w:szCs w:val="28"/>
              </w:rPr>
            </w:pPr>
            <w:r w:rsidRPr="00CC6009">
              <w:rPr>
                <w:rFonts w:asciiTheme="majorBidi" w:hAnsiTheme="majorBidi" w:cstheme="majorBidi"/>
                <w:noProof/>
                <w:sz w:val="28"/>
                <w:szCs w:val="28"/>
              </w:rPr>
              <mc:AlternateContent>
                <mc:Choice Requires="wps">
                  <w:drawing>
                    <wp:anchor distT="0" distB="0" distL="114300" distR="114300" simplePos="0" relativeHeight="251618304" behindDoc="0" locked="0" layoutInCell="1" allowOverlap="1" wp14:anchorId="73C01509" wp14:editId="1C5D346C">
                      <wp:simplePos x="0" y="0"/>
                      <wp:positionH relativeFrom="column">
                        <wp:posOffset>418465</wp:posOffset>
                      </wp:positionH>
                      <wp:positionV relativeFrom="paragraph">
                        <wp:posOffset>226695</wp:posOffset>
                      </wp:positionV>
                      <wp:extent cx="1103630" cy="142875"/>
                      <wp:effectExtent l="38100" t="19050" r="0" b="28575"/>
                      <wp:wrapNone/>
                      <wp:docPr id="1039" name="سهم إلى اليسار واليمين 60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103630" cy="142875"/>
                              </a:xfrm>
                              <a:prstGeom prst="leftRightArrow">
                                <a:avLst>
                                  <a:gd name="adj1" fmla="val 50000"/>
                                  <a:gd name="adj2" fmla="val 280000"/>
                                </a:avLst>
                              </a:prstGeom>
                              <a:solidFill>
                                <a:srgbClr val="00CC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oel="http://schemas.microsoft.com/office/2019/extlst" xmlns:w16du="http://schemas.microsoft.com/office/word/2023/wordml/word16du">
                  <w:pict>
                    <v:shape w14:anchorId="1FB3DD41" id="سهم إلى اليسار واليمين 600" o:spid="_x0000_s1026" type="#_x0000_t69" style="position:absolute;left:0;text-align:left;margin-left:32.95pt;margin-top:17.85pt;width:86.9pt;height:11.25pt;z-index:251618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" adj="7830" fillcolor="#0cf">
                      <v:path arrowok="t"/>
                    </v:shape>
                  </w:pict>
                </mc:Fallback>
              </mc:AlternateContent>
            </w:r>
          </w:p>
        </w:tc>
        <w:tc>
          <w:tcPr>
            <w:tcW w:w="1350" w:type="dxa"/>
            <w:tcBorders>
              <w:top w:val="single" w:sz="4" w:space="0" w:color="auto"/>
              <w:left w:val="single" w:sz="4" w:space="0" w:color="auto"/>
              <w:bottom w:val="single" w:sz="4" w:space="0" w:color="auto"/>
              <w:right w:val="single" w:sz="4" w:space="0" w:color="auto"/>
            </w:tcBorders>
            <w:shd w:val="clear" w:color="auto" w:fill="auto"/>
          </w:tcPr>
          <w:p w14:paraId="04A71F28" w14:textId="602011DA" w:rsidR="00B87848" w:rsidRPr="00CC6009" w:rsidRDefault="00267060" w:rsidP="00BE5F2D">
            <w:pPr>
              <w:spacing w:line="360" w:lineRule="auto"/>
              <w:jc w:val="lowKashida"/>
              <w:rPr>
                <w:rFonts w:asciiTheme="majorBidi" w:hAnsiTheme="majorBidi" w:cstheme="majorBidi"/>
                <w:b/>
                <w:bCs/>
                <w:sz w:val="28"/>
                <w:szCs w:val="28"/>
              </w:rPr>
            </w:pPr>
            <w:r w:rsidRPr="00CC6009">
              <w:rPr>
                <w:rFonts w:asciiTheme="majorBidi" w:hAnsiTheme="majorBidi" w:cstheme="majorBidi"/>
                <w:noProof/>
                <w:sz w:val="28"/>
                <w:szCs w:val="28"/>
              </w:rPr>
              <mc:AlternateContent>
                <mc:Choice Requires="wps">
                  <w:drawing>
                    <wp:anchor distT="0" distB="0" distL="114300" distR="114300" simplePos="0" relativeHeight="251610112" behindDoc="0" locked="0" layoutInCell="1" allowOverlap="1" wp14:anchorId="20D74434" wp14:editId="7A044E62">
                      <wp:simplePos x="0" y="0"/>
                      <wp:positionH relativeFrom="page">
                        <wp:posOffset>-287751</wp:posOffset>
                      </wp:positionH>
                      <wp:positionV relativeFrom="paragraph">
                        <wp:posOffset>160020</wp:posOffset>
                      </wp:positionV>
                      <wp:extent cx="903605" cy="9525"/>
                      <wp:effectExtent l="0" t="57150" r="10795" b="66675"/>
                      <wp:wrapNone/>
                      <wp:docPr id="1041" name="رابط مستقيم 59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flipV="1">
                                <a:off x="0" y="0"/>
                                <a:ext cx="903605" cy="9525"/>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oel="http://schemas.microsoft.com/office/2019/extlst" xmlns:w16du="http://schemas.microsoft.com/office/word/2023/wordml/word16du">
                  <w:pict>
                    <v:line w14:anchorId="5B130A43" id="رابط مستقيم 599" o:spid="_x0000_s1026" style="position:absolute;left:0;text-align:left;flip:x y;z-index:2516101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2.65pt,12.6pt" to="48.5pt,1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">
                      <v:stroke startarrow="block" endarrow="block"/>
                      <o:lock v:ext="edit" shapetype="f"/>
                      <w10:wrap anchorx="page"/>
                    </v:line>
                  </w:pict>
                </mc:Fallback>
              </mc:AlternateContent>
            </w:r>
          </w:p>
        </w:tc>
        <w:tc>
          <w:tcPr>
            <w:tcW w:w="1913" w:type="dxa"/>
            <w:tcBorders>
              <w:top w:val="single" w:sz="4" w:space="0" w:color="auto"/>
              <w:left w:val="single" w:sz="4" w:space="0" w:color="auto"/>
              <w:bottom w:val="single" w:sz="4" w:space="0" w:color="auto"/>
              <w:right w:val="single" w:sz="4" w:space="0" w:color="auto"/>
            </w:tcBorders>
            <w:shd w:val="clear" w:color="auto" w:fill="auto"/>
          </w:tcPr>
          <w:p w14:paraId="1A63026C" w14:textId="77777777" w:rsidR="00B87848" w:rsidRPr="00CC6009" w:rsidRDefault="00B87848" w:rsidP="00BE5F2D">
            <w:pPr>
              <w:pStyle w:val="Heading4"/>
              <w:spacing w:line="360" w:lineRule="auto"/>
              <w:jc w:val="lowKashida"/>
              <w:rPr>
                <w:rFonts w:asciiTheme="majorBidi" w:hAnsiTheme="majorBidi"/>
                <w:b/>
                <w:bCs/>
                <w:sz w:val="28"/>
                <w:szCs w:val="28"/>
              </w:rPr>
            </w:pPr>
            <w:r w:rsidRPr="00CC6009">
              <w:rPr>
                <w:rFonts w:asciiTheme="majorBidi" w:hAnsiTheme="majorBidi"/>
                <w:sz w:val="28"/>
                <w:szCs w:val="28"/>
                <w:rtl/>
              </w:rPr>
              <w:t xml:space="preserve">المرحلة التحليلية </w:t>
            </w:r>
          </w:p>
        </w:tc>
      </w:tr>
      <w:tr w:rsidR="00B87848" w:rsidRPr="00CC6009" w14:paraId="5E5D59C2" w14:textId="77777777" w:rsidTr="00703297">
        <w:trPr>
          <w:trHeight w:val="893"/>
          <w:jc w:val="center"/>
        </w:trPr>
        <w:tc>
          <w:tcPr>
            <w:tcW w:w="1260" w:type="dxa"/>
            <w:tcBorders>
              <w:top w:val="single" w:sz="4" w:space="0" w:color="auto"/>
              <w:left w:val="single" w:sz="4" w:space="0" w:color="auto"/>
              <w:bottom w:val="single" w:sz="4" w:space="0" w:color="auto"/>
              <w:right w:val="single" w:sz="4" w:space="0" w:color="auto"/>
            </w:tcBorders>
            <w:shd w:val="clear" w:color="auto" w:fill="auto"/>
          </w:tcPr>
          <w:p w14:paraId="0E236FE0" w14:textId="77777777" w:rsidR="00B87848" w:rsidRPr="00CC6009" w:rsidRDefault="00B87848" w:rsidP="00BE5F2D">
            <w:pPr>
              <w:spacing w:line="360" w:lineRule="auto"/>
              <w:jc w:val="lowKashida"/>
              <w:rPr>
                <w:rFonts w:asciiTheme="majorBidi" w:hAnsiTheme="majorBidi" w:cstheme="majorBidi"/>
                <w:b/>
                <w:bCs/>
                <w:sz w:val="28"/>
                <w:szCs w:val="28"/>
              </w:rPr>
            </w:pPr>
          </w:p>
        </w:tc>
        <w:tc>
          <w:tcPr>
            <w:tcW w:w="1350" w:type="dxa"/>
            <w:tcBorders>
              <w:top w:val="single" w:sz="4" w:space="0" w:color="auto"/>
              <w:left w:val="single" w:sz="4" w:space="0" w:color="auto"/>
              <w:bottom w:val="single" w:sz="4" w:space="0" w:color="auto"/>
              <w:right w:val="single" w:sz="4" w:space="0" w:color="auto"/>
            </w:tcBorders>
            <w:shd w:val="clear" w:color="auto" w:fill="auto"/>
          </w:tcPr>
          <w:p w14:paraId="0087A8F0" w14:textId="77777777" w:rsidR="00B87848" w:rsidRPr="00CC6009" w:rsidRDefault="00B87848" w:rsidP="00BE5F2D">
            <w:pPr>
              <w:spacing w:line="360" w:lineRule="auto"/>
              <w:jc w:val="lowKashida"/>
              <w:rPr>
                <w:rFonts w:asciiTheme="majorBidi" w:hAnsiTheme="majorBidi" w:cstheme="majorBidi"/>
                <w:b/>
                <w:bCs/>
                <w:sz w:val="28"/>
                <w:szCs w:val="28"/>
              </w:rPr>
            </w:pPr>
            <w:r w:rsidRPr="00CC6009">
              <w:rPr>
                <w:rFonts w:asciiTheme="majorBidi" w:hAnsiTheme="majorBidi" w:cstheme="majorBidi"/>
                <w:noProof/>
                <w:sz w:val="28"/>
                <w:szCs w:val="28"/>
              </w:rPr>
              <mc:AlternateContent>
                <mc:Choice Requires="wps">
                  <w:drawing>
                    <wp:anchor distT="4294967294" distB="4294967294" distL="114300" distR="114300" simplePos="0" relativeHeight="251612160" behindDoc="0" locked="0" layoutInCell="1" allowOverlap="1" wp14:anchorId="69FCE6CF" wp14:editId="262F86BE">
                      <wp:simplePos x="0" y="0"/>
                      <wp:positionH relativeFrom="page">
                        <wp:posOffset>712470</wp:posOffset>
                      </wp:positionH>
                      <wp:positionV relativeFrom="paragraph">
                        <wp:posOffset>167004</wp:posOffset>
                      </wp:positionV>
                      <wp:extent cx="1468755" cy="0"/>
                      <wp:effectExtent l="38100" t="76200" r="0" b="76200"/>
                      <wp:wrapNone/>
                      <wp:docPr id="1034" name="رابط مستقيم 59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1468755" cy="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oel="http://schemas.microsoft.com/office/2019/extlst" xmlns:w16du="http://schemas.microsoft.com/office/word/2023/wordml/word16du">
                  <w:pict>
                    <v:line w14:anchorId="262E0AE3" id="رابط مستقيم 598" o:spid="_x0000_s1026" style="position:absolute;left:0;text-align:left;flip:x;z-index:251612160;visibility:visible;mso-wrap-style:square;mso-width-percent:0;mso-height-percent:0;mso-wrap-distance-left:9pt;mso-wrap-distance-top:-6e-5mm;mso-wrap-distance-right:9pt;mso-wrap-distance-bottom:-6e-5mm;mso-position-horizontal:absolute;mso-position-horizontal-relative:page;mso-position-vertical:absolute;mso-position-vertical-relative:text;mso-width-percent:0;mso-height-percent:0;mso-width-relative:page;mso-height-relative:page" from="56.1pt,13.15pt" to="171.75pt,1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">
                      <v:stroke startarrow="block" endarrow="block"/>
                      <o:lock v:ext="edit" shapetype="f"/>
                      <w10:wrap anchorx="page"/>
                    </v:line>
                  </w:pict>
                </mc:Fallback>
              </mc:AlternateContent>
            </w:r>
          </w:p>
        </w:tc>
        <w:tc>
          <w:tcPr>
            <w:tcW w:w="1350" w:type="dxa"/>
            <w:tcBorders>
              <w:top w:val="single" w:sz="4" w:space="0" w:color="auto"/>
              <w:left w:val="single" w:sz="4" w:space="0" w:color="auto"/>
              <w:bottom w:val="single" w:sz="4" w:space="0" w:color="auto"/>
              <w:right w:val="single" w:sz="4" w:space="0" w:color="auto"/>
            </w:tcBorders>
            <w:shd w:val="clear" w:color="auto" w:fill="auto"/>
          </w:tcPr>
          <w:p w14:paraId="6F68BA61" w14:textId="77777777" w:rsidR="00B87848" w:rsidRPr="00CC6009" w:rsidRDefault="00B87848" w:rsidP="00BE5F2D">
            <w:pPr>
              <w:spacing w:line="360" w:lineRule="auto"/>
              <w:jc w:val="lowKashida"/>
              <w:rPr>
                <w:rFonts w:asciiTheme="majorBidi" w:hAnsiTheme="majorBidi" w:cstheme="majorBidi"/>
                <w:b/>
                <w:bCs/>
                <w:sz w:val="28"/>
                <w:szCs w:val="28"/>
              </w:rPr>
            </w:pPr>
            <w:r w:rsidRPr="00CC6009">
              <w:rPr>
                <w:rFonts w:asciiTheme="majorBidi" w:hAnsiTheme="majorBidi" w:cstheme="majorBidi"/>
                <w:b/>
                <w:bCs/>
                <w:noProof/>
                <w:sz w:val="28"/>
                <w:szCs w:val="28"/>
              </w:rPr>
              <mc:AlternateContent>
                <mc:Choice Requires="wps">
                  <w:drawing>
                    <wp:anchor distT="0" distB="0" distL="114300" distR="114300" simplePos="0" relativeHeight="251624448" behindDoc="0" locked="0" layoutInCell="1" allowOverlap="1" wp14:anchorId="0850DDF3" wp14:editId="215F6C3A">
                      <wp:simplePos x="0" y="0"/>
                      <wp:positionH relativeFrom="column">
                        <wp:posOffset>-15240</wp:posOffset>
                      </wp:positionH>
                      <wp:positionV relativeFrom="paragraph">
                        <wp:posOffset>266065</wp:posOffset>
                      </wp:positionV>
                      <wp:extent cx="1141730" cy="148590"/>
                      <wp:effectExtent l="38100" t="19050" r="0" b="22860"/>
                      <wp:wrapNone/>
                      <wp:docPr id="1033" name="سهم إلى اليسار واليمين 59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141730" cy="148590"/>
                              </a:xfrm>
                              <a:prstGeom prst="leftRightArrow">
                                <a:avLst>
                                  <a:gd name="adj1" fmla="val 50000"/>
                                  <a:gd name="adj2" fmla="val 269222"/>
                                </a:avLst>
                              </a:prstGeom>
                              <a:solidFill>
                                <a:srgbClr val="00CC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oel="http://schemas.microsoft.com/office/2019/extlst" xmlns:w16du="http://schemas.microsoft.com/office/word/2023/wordml/word16du">
                  <w:pict>
                    <v:shape w14:anchorId="4A839C42" id="سهم إلى اليسار واليمين 594" o:spid="_x0000_s1026" type="#_x0000_t69" style="position:absolute;left:0;text-align:left;margin-left:-1.2pt;margin-top:20.95pt;width:89.9pt;height:11.7pt;z-index:25162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" adj="7568" fillcolor="#0cf">
                      <v:path arrowok="t"/>
                    </v:shape>
                  </w:pict>
                </mc:Fallback>
              </mc:AlternateContent>
            </w:r>
          </w:p>
        </w:tc>
        <w:tc>
          <w:tcPr>
            <w:tcW w:w="1350" w:type="dxa"/>
            <w:tcBorders>
              <w:top w:val="single" w:sz="4" w:space="0" w:color="auto"/>
              <w:left w:val="single" w:sz="4" w:space="0" w:color="auto"/>
              <w:bottom w:val="single" w:sz="4" w:space="0" w:color="auto"/>
              <w:right w:val="single" w:sz="4" w:space="0" w:color="auto"/>
            </w:tcBorders>
            <w:shd w:val="clear" w:color="auto" w:fill="auto"/>
          </w:tcPr>
          <w:p w14:paraId="1FC3081D" w14:textId="77777777" w:rsidR="00B87848" w:rsidRPr="00CC6009" w:rsidRDefault="00B87848" w:rsidP="00BE5F2D">
            <w:pPr>
              <w:spacing w:line="360" w:lineRule="auto"/>
              <w:jc w:val="lowKashida"/>
              <w:rPr>
                <w:rFonts w:asciiTheme="majorBidi" w:hAnsiTheme="majorBidi" w:cstheme="majorBidi"/>
                <w:b/>
                <w:bCs/>
                <w:sz w:val="28"/>
                <w:szCs w:val="28"/>
              </w:rPr>
            </w:pPr>
          </w:p>
        </w:tc>
        <w:tc>
          <w:tcPr>
            <w:tcW w:w="1913" w:type="dxa"/>
            <w:tcBorders>
              <w:top w:val="single" w:sz="4" w:space="0" w:color="auto"/>
              <w:left w:val="single" w:sz="4" w:space="0" w:color="auto"/>
              <w:bottom w:val="single" w:sz="4" w:space="0" w:color="auto"/>
              <w:right w:val="single" w:sz="4" w:space="0" w:color="auto"/>
            </w:tcBorders>
            <w:shd w:val="clear" w:color="auto" w:fill="auto"/>
          </w:tcPr>
          <w:p w14:paraId="181AFCB5" w14:textId="77777777" w:rsidR="00B87848" w:rsidRPr="00CC6009" w:rsidRDefault="00B87848" w:rsidP="00BE5F2D">
            <w:pPr>
              <w:pStyle w:val="Heading4"/>
              <w:spacing w:line="360" w:lineRule="auto"/>
              <w:jc w:val="center"/>
              <w:rPr>
                <w:rFonts w:asciiTheme="majorBidi" w:hAnsiTheme="majorBidi"/>
                <w:b/>
                <w:bCs/>
                <w:sz w:val="28"/>
                <w:szCs w:val="28"/>
              </w:rPr>
            </w:pPr>
            <w:r w:rsidRPr="00CC6009">
              <w:rPr>
                <w:rFonts w:asciiTheme="majorBidi" w:hAnsiTheme="majorBidi"/>
                <w:sz w:val="28"/>
                <w:szCs w:val="28"/>
                <w:rtl/>
              </w:rPr>
              <w:t>المرحلة التصميمية</w:t>
            </w:r>
          </w:p>
        </w:tc>
      </w:tr>
      <w:tr w:rsidR="00B87848" w:rsidRPr="00CC6009" w14:paraId="2513397A" w14:textId="77777777" w:rsidTr="00703297">
        <w:trPr>
          <w:trHeight w:val="700"/>
          <w:jc w:val="center"/>
        </w:trPr>
        <w:tc>
          <w:tcPr>
            <w:tcW w:w="1260" w:type="dxa"/>
            <w:tcBorders>
              <w:top w:val="single" w:sz="4" w:space="0" w:color="auto"/>
              <w:left w:val="single" w:sz="4" w:space="0" w:color="auto"/>
              <w:bottom w:val="single" w:sz="4" w:space="0" w:color="auto"/>
              <w:right w:val="single" w:sz="4" w:space="0" w:color="auto"/>
            </w:tcBorders>
            <w:shd w:val="clear" w:color="auto" w:fill="auto"/>
          </w:tcPr>
          <w:p w14:paraId="3E49558C" w14:textId="4DCD5CBF" w:rsidR="00B87848" w:rsidRPr="00CC6009" w:rsidRDefault="00B87848" w:rsidP="00BE5F2D">
            <w:pPr>
              <w:spacing w:line="360" w:lineRule="auto"/>
              <w:jc w:val="lowKashida"/>
              <w:rPr>
                <w:rFonts w:asciiTheme="majorBidi" w:hAnsiTheme="majorBidi" w:cstheme="majorBidi"/>
                <w:b/>
                <w:bCs/>
                <w:sz w:val="28"/>
                <w:szCs w:val="28"/>
              </w:rPr>
            </w:pPr>
          </w:p>
        </w:tc>
        <w:tc>
          <w:tcPr>
            <w:tcW w:w="1350" w:type="dxa"/>
            <w:tcBorders>
              <w:top w:val="single" w:sz="4" w:space="0" w:color="auto"/>
              <w:left w:val="single" w:sz="4" w:space="0" w:color="auto"/>
              <w:bottom w:val="single" w:sz="4" w:space="0" w:color="auto"/>
              <w:right w:val="single" w:sz="4" w:space="0" w:color="auto"/>
            </w:tcBorders>
            <w:shd w:val="clear" w:color="auto" w:fill="auto"/>
          </w:tcPr>
          <w:p w14:paraId="1E63AF2F" w14:textId="0A9EED74" w:rsidR="00B87848" w:rsidRPr="00CC6009" w:rsidRDefault="00B87848" w:rsidP="00BE5F2D">
            <w:pPr>
              <w:spacing w:line="360" w:lineRule="auto"/>
              <w:jc w:val="lowKashida"/>
              <w:rPr>
                <w:rFonts w:asciiTheme="majorBidi" w:hAnsiTheme="majorBidi" w:cstheme="majorBidi"/>
                <w:b/>
                <w:bCs/>
                <w:sz w:val="28"/>
                <w:szCs w:val="28"/>
              </w:rPr>
            </w:pPr>
          </w:p>
        </w:tc>
        <w:tc>
          <w:tcPr>
            <w:tcW w:w="1350" w:type="dxa"/>
            <w:tcBorders>
              <w:top w:val="single" w:sz="4" w:space="0" w:color="auto"/>
              <w:left w:val="single" w:sz="4" w:space="0" w:color="auto"/>
              <w:bottom w:val="single" w:sz="4" w:space="0" w:color="auto"/>
              <w:right w:val="single" w:sz="4" w:space="0" w:color="auto"/>
            </w:tcBorders>
            <w:shd w:val="clear" w:color="auto" w:fill="auto"/>
          </w:tcPr>
          <w:p w14:paraId="714450F3" w14:textId="4B223295" w:rsidR="00B87848" w:rsidRPr="00CC6009" w:rsidRDefault="00C87F8B" w:rsidP="00BE5F2D">
            <w:pPr>
              <w:spacing w:line="360" w:lineRule="auto"/>
              <w:jc w:val="lowKashida"/>
              <w:rPr>
                <w:rFonts w:asciiTheme="majorBidi" w:hAnsiTheme="majorBidi" w:cstheme="majorBidi"/>
                <w:b/>
                <w:bCs/>
                <w:sz w:val="28"/>
                <w:szCs w:val="28"/>
              </w:rPr>
            </w:pPr>
            <w:r w:rsidRPr="00CC6009">
              <w:rPr>
                <w:rFonts w:asciiTheme="majorBidi" w:hAnsiTheme="majorBidi" w:cstheme="majorBidi"/>
                <w:noProof/>
                <w:sz w:val="28"/>
                <w:szCs w:val="28"/>
              </w:rPr>
              <mc:AlternateContent>
                <mc:Choice Requires="wps">
                  <w:drawing>
                    <wp:anchor distT="4294967294" distB="4294967294" distL="114300" distR="114300" simplePos="0" relativeHeight="251614208" behindDoc="0" locked="0" layoutInCell="1" allowOverlap="1" wp14:anchorId="64C7A258" wp14:editId="386C1672">
                      <wp:simplePos x="0" y="0"/>
                      <wp:positionH relativeFrom="page">
                        <wp:posOffset>-856642</wp:posOffset>
                      </wp:positionH>
                      <wp:positionV relativeFrom="paragraph">
                        <wp:posOffset>140970</wp:posOffset>
                      </wp:positionV>
                      <wp:extent cx="1600200" cy="0"/>
                      <wp:effectExtent l="38100" t="76200" r="0" b="76200"/>
                      <wp:wrapNone/>
                      <wp:docPr id="632" name="رابط مستقيم 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flipV="1">
                                <a:off x="0" y="0"/>
                                <a:ext cx="1600200" cy="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oel="http://schemas.microsoft.com/office/2019/extlst" xmlns:w16du="http://schemas.microsoft.com/office/word/2023/wordml/word16du">
                  <w:pict>
                    <v:line w14:anchorId="17C3E493" id="رابط مستقيم 4" o:spid="_x0000_s1026" style="position:absolute;left:0;text-align:left;flip:x y;z-index:251614208;visibility:visible;mso-wrap-style:square;mso-width-percent:0;mso-height-percent:0;mso-wrap-distance-left:9pt;mso-wrap-distance-top:-6e-5mm;mso-wrap-distance-right:9pt;mso-wrap-distance-bottom:-6e-5mm;mso-position-horizontal:absolute;mso-position-horizontal-relative:page;mso-position-vertical:absolute;mso-position-vertical-relative:text;mso-width-percent:0;mso-height-percent:0;mso-width-relative:page;mso-height-relative:page" from="-67.45pt,11.1pt" to="58.55pt,1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">
                      <v:stroke startarrow="block" endarrow="block"/>
                      <o:lock v:ext="edit" shapetype="f"/>
                      <w10:wrap anchorx="page"/>
                    </v:line>
                  </w:pict>
                </mc:Fallback>
              </mc:AlternateContent>
            </w:r>
          </w:p>
        </w:tc>
        <w:tc>
          <w:tcPr>
            <w:tcW w:w="1350" w:type="dxa"/>
            <w:tcBorders>
              <w:top w:val="single" w:sz="4" w:space="0" w:color="auto"/>
              <w:left w:val="single" w:sz="4" w:space="0" w:color="auto"/>
              <w:bottom w:val="single" w:sz="4" w:space="0" w:color="auto"/>
              <w:right w:val="single" w:sz="4" w:space="0" w:color="auto"/>
            </w:tcBorders>
            <w:shd w:val="clear" w:color="auto" w:fill="auto"/>
          </w:tcPr>
          <w:p w14:paraId="64E260ED" w14:textId="77777777" w:rsidR="00B87848" w:rsidRPr="00CC6009" w:rsidRDefault="00B87848" w:rsidP="00BE5F2D">
            <w:pPr>
              <w:spacing w:line="360" w:lineRule="auto"/>
              <w:jc w:val="lowKashida"/>
              <w:rPr>
                <w:rFonts w:asciiTheme="majorBidi" w:hAnsiTheme="majorBidi" w:cstheme="majorBidi"/>
                <w:b/>
                <w:bCs/>
                <w:sz w:val="28"/>
                <w:szCs w:val="28"/>
              </w:rPr>
            </w:pPr>
          </w:p>
        </w:tc>
        <w:tc>
          <w:tcPr>
            <w:tcW w:w="1913" w:type="dxa"/>
            <w:tcBorders>
              <w:top w:val="single" w:sz="4" w:space="0" w:color="auto"/>
              <w:left w:val="single" w:sz="4" w:space="0" w:color="auto"/>
              <w:bottom w:val="single" w:sz="4" w:space="0" w:color="auto"/>
              <w:right w:val="single" w:sz="4" w:space="0" w:color="auto"/>
            </w:tcBorders>
            <w:shd w:val="clear" w:color="auto" w:fill="auto"/>
          </w:tcPr>
          <w:p w14:paraId="5BAD5E9B" w14:textId="77777777" w:rsidR="00B87848" w:rsidRPr="00CC6009" w:rsidRDefault="00B87848" w:rsidP="00BE5F2D">
            <w:pPr>
              <w:pStyle w:val="Heading4"/>
              <w:spacing w:line="360" w:lineRule="auto"/>
              <w:jc w:val="lowKashida"/>
              <w:rPr>
                <w:rFonts w:asciiTheme="majorBidi" w:hAnsiTheme="majorBidi"/>
                <w:b/>
                <w:bCs/>
                <w:sz w:val="28"/>
                <w:szCs w:val="28"/>
              </w:rPr>
            </w:pPr>
            <w:r w:rsidRPr="00CC6009">
              <w:rPr>
                <w:rFonts w:asciiTheme="majorBidi" w:hAnsiTheme="majorBidi"/>
                <w:sz w:val="28"/>
                <w:szCs w:val="28"/>
                <w:rtl/>
              </w:rPr>
              <w:t xml:space="preserve">المرحلة التنفيذية </w:t>
            </w:r>
          </w:p>
        </w:tc>
      </w:tr>
      <w:tr w:rsidR="00B87848" w:rsidRPr="00CC6009" w14:paraId="13F5D492" w14:textId="77777777" w:rsidTr="00703297">
        <w:trPr>
          <w:trHeight w:val="947"/>
          <w:jc w:val="center"/>
        </w:trPr>
        <w:tc>
          <w:tcPr>
            <w:tcW w:w="1260" w:type="dxa"/>
            <w:tcBorders>
              <w:top w:val="single" w:sz="4" w:space="0" w:color="auto"/>
              <w:left w:val="single" w:sz="4" w:space="0" w:color="auto"/>
              <w:bottom w:val="single" w:sz="4" w:space="0" w:color="auto"/>
              <w:right w:val="single" w:sz="4" w:space="0" w:color="auto"/>
            </w:tcBorders>
            <w:shd w:val="clear" w:color="auto" w:fill="auto"/>
          </w:tcPr>
          <w:p w14:paraId="6D90B6A3" w14:textId="77777777" w:rsidR="00B87848" w:rsidRPr="00CC6009" w:rsidRDefault="00B87848" w:rsidP="00BE5F2D">
            <w:pPr>
              <w:spacing w:line="360" w:lineRule="auto"/>
              <w:jc w:val="lowKashida"/>
              <w:rPr>
                <w:rFonts w:asciiTheme="majorBidi" w:hAnsiTheme="majorBidi" w:cstheme="majorBidi"/>
                <w:b/>
                <w:bCs/>
                <w:sz w:val="28"/>
                <w:szCs w:val="28"/>
              </w:rPr>
            </w:pPr>
            <w:r w:rsidRPr="00CC6009">
              <w:rPr>
                <w:rFonts w:asciiTheme="majorBidi" w:hAnsiTheme="majorBidi" w:cstheme="majorBidi"/>
                <w:noProof/>
                <w:sz w:val="28"/>
                <w:szCs w:val="28"/>
              </w:rPr>
              <mc:AlternateContent>
                <mc:Choice Requires="wps">
                  <w:drawing>
                    <wp:anchor distT="0" distB="0" distL="114300" distR="114300" simplePos="0" relativeHeight="251622400" behindDoc="0" locked="0" layoutInCell="1" allowOverlap="1" wp14:anchorId="4F7AE5DA" wp14:editId="38D0AC72">
                      <wp:simplePos x="0" y="0"/>
                      <wp:positionH relativeFrom="column">
                        <wp:posOffset>0</wp:posOffset>
                      </wp:positionH>
                      <wp:positionV relativeFrom="paragraph">
                        <wp:posOffset>268605</wp:posOffset>
                      </wp:positionV>
                      <wp:extent cx="897890" cy="140335"/>
                      <wp:effectExtent l="38100" t="19050" r="0" b="12065"/>
                      <wp:wrapNone/>
                      <wp:docPr id="603" name="سهم إلى اليسار واليمين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97890" cy="140335"/>
                              </a:xfrm>
                              <a:prstGeom prst="leftRightArrow">
                                <a:avLst>
                                  <a:gd name="adj1" fmla="val 39370"/>
                                  <a:gd name="adj2" fmla="val 187088"/>
                                </a:avLst>
                              </a:prstGeom>
                              <a:solidFill>
                                <a:srgbClr val="00CC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oel="http://schemas.microsoft.com/office/2019/extlst" xmlns:w16du="http://schemas.microsoft.com/office/word/2023/wordml/word16du">
                  <w:pict>
                    <v:shape w14:anchorId="51598B4B" id="سهم إلى اليسار واليمين 2" o:spid="_x0000_s1026" type="#_x0000_t69" style="position:absolute;left:0;text-align:left;margin-left:0;margin-top:21.15pt;width:70.7pt;height:11.05pt;z-index:25162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" adj="6316,6548" fillcolor="#0cf">
                      <v:path arrowok="t"/>
                    </v:shape>
                  </w:pict>
                </mc:Fallback>
              </mc:AlternateContent>
            </w:r>
            <w:r w:rsidRPr="00CC6009">
              <w:rPr>
                <w:rFonts w:asciiTheme="majorBidi" w:hAnsiTheme="majorBidi" w:cstheme="majorBidi"/>
                <w:noProof/>
                <w:sz w:val="28"/>
                <w:szCs w:val="28"/>
              </w:rPr>
              <mc:AlternateContent>
                <mc:Choice Requires="wps">
                  <w:drawing>
                    <wp:anchor distT="4294967293" distB="4294967293" distL="114300" distR="114300" simplePos="0" relativeHeight="251626496" behindDoc="0" locked="0" layoutInCell="1" allowOverlap="1" wp14:anchorId="3874597F" wp14:editId="629A2CEF">
                      <wp:simplePos x="0" y="0"/>
                      <wp:positionH relativeFrom="page">
                        <wp:posOffset>215265</wp:posOffset>
                      </wp:positionH>
                      <wp:positionV relativeFrom="paragraph">
                        <wp:posOffset>165099</wp:posOffset>
                      </wp:positionV>
                      <wp:extent cx="1129665" cy="0"/>
                      <wp:effectExtent l="0" t="57150" r="13335" b="76200"/>
                      <wp:wrapNone/>
                      <wp:docPr id="602" name="رابط مستقيم 59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1129665" cy="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oel="http://schemas.microsoft.com/office/2019/extlst" xmlns:w16du="http://schemas.microsoft.com/office/word/2023/wordml/word16du">
                  <w:pict>
                    <v:line w14:anchorId="4548115C" id="رابط مستقيم 596" o:spid="_x0000_s1026" style="position:absolute;left:0;text-align:left;flip:x;z-index:251626496;visibility:visible;mso-wrap-style:square;mso-width-percent:0;mso-height-percent:0;mso-wrap-distance-left:9pt;mso-wrap-distance-top:-8e-5mm;mso-wrap-distance-right:9pt;mso-wrap-distance-bottom:-8e-5mm;mso-position-horizontal:absolute;mso-position-horizontal-relative:page;mso-position-vertical:absolute;mso-position-vertical-relative:text;mso-width-percent:0;mso-height-percent:0;mso-width-relative:page;mso-height-relative:page" from="16.95pt,13pt" to="105.9pt,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">
                      <v:stroke startarrow="block" endarrow="block"/>
                      <o:lock v:ext="edit" shapetype="f"/>
                      <w10:wrap anchorx="page"/>
                    </v:line>
                  </w:pict>
                </mc:Fallback>
              </mc:AlternateContent>
            </w:r>
          </w:p>
        </w:tc>
        <w:tc>
          <w:tcPr>
            <w:tcW w:w="1350" w:type="dxa"/>
            <w:tcBorders>
              <w:top w:val="single" w:sz="4" w:space="0" w:color="auto"/>
              <w:left w:val="single" w:sz="4" w:space="0" w:color="auto"/>
              <w:bottom w:val="single" w:sz="4" w:space="0" w:color="auto"/>
              <w:right w:val="single" w:sz="4" w:space="0" w:color="auto"/>
            </w:tcBorders>
            <w:shd w:val="clear" w:color="auto" w:fill="auto"/>
          </w:tcPr>
          <w:p w14:paraId="63BB89B1" w14:textId="5A6BDBC9" w:rsidR="00B87848" w:rsidRPr="00CC6009" w:rsidRDefault="00C87F8B" w:rsidP="00BE5F2D">
            <w:pPr>
              <w:spacing w:line="360" w:lineRule="auto"/>
              <w:jc w:val="lowKashida"/>
              <w:rPr>
                <w:rFonts w:asciiTheme="majorBidi" w:hAnsiTheme="majorBidi" w:cstheme="majorBidi"/>
                <w:b/>
                <w:bCs/>
                <w:sz w:val="28"/>
                <w:szCs w:val="28"/>
              </w:rPr>
            </w:pPr>
            <w:r w:rsidRPr="00CC6009">
              <w:rPr>
                <w:rFonts w:asciiTheme="majorBidi" w:hAnsiTheme="majorBidi" w:cstheme="majorBidi"/>
                <w:noProof/>
                <w:sz w:val="28"/>
                <w:szCs w:val="28"/>
              </w:rPr>
              <mc:AlternateContent>
                <mc:Choice Requires="wps">
                  <w:drawing>
                    <wp:anchor distT="0" distB="0" distL="114300" distR="114300" simplePos="0" relativeHeight="251620352" behindDoc="0" locked="0" layoutInCell="1" allowOverlap="1" wp14:anchorId="3326E42C" wp14:editId="5E653B30">
                      <wp:simplePos x="0" y="0"/>
                      <wp:positionH relativeFrom="column">
                        <wp:posOffset>-66040</wp:posOffset>
                      </wp:positionH>
                      <wp:positionV relativeFrom="paragraph">
                        <wp:posOffset>-270510</wp:posOffset>
                      </wp:positionV>
                      <wp:extent cx="862330" cy="152400"/>
                      <wp:effectExtent l="38100" t="19050" r="0" b="38100"/>
                      <wp:wrapNone/>
                      <wp:docPr id="630" name="سهم إلى اليسار واليمين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62330" cy="152400"/>
                              </a:xfrm>
                              <a:prstGeom prst="leftRightArrow">
                                <a:avLst>
                                  <a:gd name="adj1" fmla="val 0"/>
                                  <a:gd name="adj2" fmla="val 200000"/>
                                </a:avLst>
                              </a:prstGeom>
                              <a:solidFill>
                                <a:srgbClr val="00CC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oel="http://schemas.microsoft.com/office/2019/extlst" xmlns:w16du="http://schemas.microsoft.com/office/word/2023/wordml/word16du">
                  <w:pict>
                    <v:shape w14:anchorId="04D3F2A1" id="سهم إلى اليسار واليمين 3" o:spid="_x0000_s1026" type="#_x0000_t69" style="position:absolute;left:0;text-align:left;margin-left:-5.2pt;margin-top:-21.3pt;width:67.9pt;height:12pt;z-index:251620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" adj="7635,10800" fillcolor="#0cf">
                      <v:path arrowok="t"/>
                    </v:shape>
                  </w:pict>
                </mc:Fallback>
              </mc:AlternateContent>
            </w:r>
          </w:p>
        </w:tc>
        <w:tc>
          <w:tcPr>
            <w:tcW w:w="1350" w:type="dxa"/>
            <w:tcBorders>
              <w:top w:val="single" w:sz="4" w:space="0" w:color="auto"/>
              <w:left w:val="single" w:sz="4" w:space="0" w:color="auto"/>
              <w:bottom w:val="single" w:sz="4" w:space="0" w:color="auto"/>
              <w:right w:val="single" w:sz="4" w:space="0" w:color="auto"/>
            </w:tcBorders>
            <w:shd w:val="clear" w:color="auto" w:fill="auto"/>
          </w:tcPr>
          <w:p w14:paraId="2C9E3C85" w14:textId="77777777" w:rsidR="00B87848" w:rsidRPr="00CC6009" w:rsidRDefault="00B87848" w:rsidP="00BE5F2D">
            <w:pPr>
              <w:spacing w:line="360" w:lineRule="auto"/>
              <w:jc w:val="lowKashida"/>
              <w:rPr>
                <w:rFonts w:asciiTheme="majorBidi" w:hAnsiTheme="majorBidi" w:cstheme="majorBidi"/>
                <w:b/>
                <w:bCs/>
                <w:sz w:val="28"/>
                <w:szCs w:val="28"/>
              </w:rPr>
            </w:pPr>
          </w:p>
        </w:tc>
        <w:tc>
          <w:tcPr>
            <w:tcW w:w="1350" w:type="dxa"/>
            <w:tcBorders>
              <w:top w:val="single" w:sz="4" w:space="0" w:color="auto"/>
              <w:left w:val="single" w:sz="4" w:space="0" w:color="auto"/>
              <w:bottom w:val="single" w:sz="4" w:space="0" w:color="auto"/>
              <w:right w:val="single" w:sz="4" w:space="0" w:color="auto"/>
            </w:tcBorders>
            <w:shd w:val="clear" w:color="auto" w:fill="auto"/>
          </w:tcPr>
          <w:p w14:paraId="4D847F66" w14:textId="77777777" w:rsidR="00B87848" w:rsidRPr="00CC6009" w:rsidRDefault="00B87848" w:rsidP="00BE5F2D">
            <w:pPr>
              <w:spacing w:line="360" w:lineRule="auto"/>
              <w:jc w:val="lowKashida"/>
              <w:rPr>
                <w:rFonts w:asciiTheme="majorBidi" w:hAnsiTheme="majorBidi" w:cstheme="majorBidi"/>
                <w:b/>
                <w:bCs/>
                <w:sz w:val="28"/>
                <w:szCs w:val="28"/>
              </w:rPr>
            </w:pPr>
          </w:p>
        </w:tc>
        <w:tc>
          <w:tcPr>
            <w:tcW w:w="1913" w:type="dxa"/>
            <w:tcBorders>
              <w:top w:val="single" w:sz="4" w:space="0" w:color="auto"/>
              <w:left w:val="single" w:sz="4" w:space="0" w:color="auto"/>
              <w:bottom w:val="single" w:sz="4" w:space="0" w:color="auto"/>
              <w:right w:val="single" w:sz="4" w:space="0" w:color="auto"/>
            </w:tcBorders>
            <w:shd w:val="clear" w:color="auto" w:fill="auto"/>
          </w:tcPr>
          <w:p w14:paraId="6F185806" w14:textId="77777777" w:rsidR="00B87848" w:rsidRPr="00CC6009" w:rsidRDefault="00B87848" w:rsidP="00BE5F2D">
            <w:pPr>
              <w:pStyle w:val="Heading4"/>
              <w:spacing w:line="360" w:lineRule="auto"/>
              <w:jc w:val="lowKashida"/>
              <w:rPr>
                <w:rFonts w:asciiTheme="majorBidi" w:hAnsiTheme="majorBidi"/>
                <w:b/>
                <w:bCs/>
                <w:sz w:val="28"/>
                <w:szCs w:val="28"/>
              </w:rPr>
            </w:pPr>
            <w:r w:rsidRPr="00CC6009">
              <w:rPr>
                <w:rFonts w:asciiTheme="majorBidi" w:hAnsiTheme="majorBidi"/>
                <w:sz w:val="28"/>
                <w:szCs w:val="28"/>
                <w:rtl/>
              </w:rPr>
              <w:t>مرحلة الاختبار</w:t>
            </w:r>
          </w:p>
        </w:tc>
      </w:tr>
    </w:tbl>
    <w:p w14:paraId="58E89837" w14:textId="77777777" w:rsidR="00B87848" w:rsidRPr="00CC6009" w:rsidRDefault="00B87848" w:rsidP="00BE5F2D">
      <w:pPr>
        <w:spacing w:line="360" w:lineRule="auto"/>
        <w:rPr>
          <w:rFonts w:asciiTheme="majorBidi" w:hAnsiTheme="majorBidi" w:cstheme="majorBidi"/>
          <w:b/>
          <w:bCs/>
          <w:sz w:val="28"/>
          <w:szCs w:val="28"/>
          <w:rtl/>
          <w:lang w:bidi="ar-LY"/>
        </w:rPr>
      </w:pPr>
    </w:p>
    <w:p w14:paraId="6E245224" w14:textId="77AF53E5" w:rsidR="00B87848" w:rsidRPr="00CC6009" w:rsidRDefault="00B87848" w:rsidP="00BE5F2D">
      <w:pPr>
        <w:bidi/>
        <w:spacing w:line="360" w:lineRule="auto"/>
        <w:rPr>
          <w:rFonts w:asciiTheme="majorBidi" w:hAnsiTheme="majorBidi" w:cstheme="majorBidi"/>
          <w:b/>
          <w:bCs/>
          <w:sz w:val="28"/>
          <w:szCs w:val="28"/>
          <w:rtl/>
        </w:rPr>
      </w:pPr>
      <w:r w:rsidRPr="00CC6009">
        <w:rPr>
          <w:rFonts w:asciiTheme="majorBidi" w:hAnsiTheme="majorBidi" w:cstheme="majorBidi"/>
          <w:noProof/>
          <w:sz w:val="28"/>
          <w:szCs w:val="28"/>
          <w:rtl/>
        </w:rPr>
        <mc:AlternateContent>
          <mc:Choice Requires="wps">
            <w:drawing>
              <wp:anchor distT="0" distB="0" distL="114300" distR="114300" simplePos="0" relativeHeight="251632640" behindDoc="0" locked="0" layoutInCell="1" allowOverlap="1" wp14:anchorId="4FBAB7D2" wp14:editId="4D1BADED">
                <wp:simplePos x="0" y="0"/>
                <wp:positionH relativeFrom="column">
                  <wp:posOffset>3556000</wp:posOffset>
                </wp:positionH>
                <wp:positionV relativeFrom="paragraph">
                  <wp:posOffset>45720</wp:posOffset>
                </wp:positionV>
                <wp:extent cx="897890" cy="140335"/>
                <wp:effectExtent l="38100" t="19050" r="0" b="12065"/>
                <wp:wrapNone/>
                <wp:docPr id="601" name="سهم إلى اليسار واليمين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97890" cy="140335"/>
                        </a:xfrm>
                        <a:prstGeom prst="leftRightArrow">
                          <a:avLst>
                            <a:gd name="adj1" fmla="val 39370"/>
                            <a:gd name="adj2" fmla="val 187088"/>
                          </a:avLst>
                        </a:prstGeom>
                        <a:solidFill>
                          <a:srgbClr val="00CC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oel="http://schemas.microsoft.com/office/2019/extlst" xmlns:w16du="http://schemas.microsoft.com/office/word/2023/wordml/word16du">
            <w:pict>
              <v:shape w14:anchorId="7AA6819C" id="سهم إلى اليسار واليمين 2" o:spid="_x0000_s1026" type="#_x0000_t69" style="position:absolute;left:0;text-align:left;margin-left:280pt;margin-top:3.6pt;width:70.7pt;height:11.05pt;z-index:25163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" adj="6316,6548" fillcolor="#0cf">
                <v:path arrowok="t"/>
              </v:shape>
            </w:pict>
          </mc:Fallback>
        </mc:AlternateContent>
      </w:r>
      <w:r w:rsidR="007C72C3" w:rsidRPr="00CC6009">
        <w:rPr>
          <w:rFonts w:asciiTheme="majorBidi" w:hAnsiTheme="majorBidi" w:cstheme="majorBidi"/>
          <w:b/>
          <w:bCs/>
          <w:sz w:val="28"/>
          <w:szCs w:val="28"/>
          <w:rtl/>
          <w:lang w:bidi="ar-LY"/>
        </w:rPr>
        <w:t xml:space="preserve">       </w:t>
      </w:r>
      <w:r w:rsidR="00613500" w:rsidRPr="00CC6009">
        <w:rPr>
          <w:rFonts w:asciiTheme="majorBidi" w:hAnsiTheme="majorBidi" w:cstheme="majorBidi"/>
          <w:b/>
          <w:bCs/>
          <w:sz w:val="28"/>
          <w:szCs w:val="28"/>
          <w:rtl/>
          <w:lang w:bidi="ar-LY"/>
        </w:rPr>
        <w:t xml:space="preserve"> </w:t>
      </w:r>
      <w:r w:rsidRPr="00CC6009">
        <w:rPr>
          <w:rFonts w:asciiTheme="majorBidi" w:hAnsiTheme="majorBidi" w:cstheme="majorBidi"/>
          <w:b/>
          <w:bCs/>
          <w:sz w:val="28"/>
          <w:szCs w:val="28"/>
          <w:rtl/>
          <w:lang w:bidi="ar-LY"/>
        </w:rPr>
        <w:t xml:space="preserve">الزمن المتوقع (                  </w:t>
      </w:r>
      <w:r w:rsidR="00267060" w:rsidRPr="00CC6009">
        <w:rPr>
          <w:rFonts w:asciiTheme="majorBidi" w:hAnsiTheme="majorBidi" w:cstheme="majorBidi" w:hint="cs"/>
          <w:b/>
          <w:bCs/>
          <w:sz w:val="28"/>
          <w:szCs w:val="28"/>
          <w:rtl/>
          <w:lang w:bidi="ar-LY"/>
        </w:rPr>
        <w:t xml:space="preserve">  </w:t>
      </w:r>
      <w:r w:rsidRPr="00CC6009">
        <w:rPr>
          <w:rFonts w:asciiTheme="majorBidi" w:hAnsiTheme="majorBidi" w:cstheme="majorBidi"/>
          <w:b/>
          <w:bCs/>
          <w:sz w:val="28"/>
          <w:szCs w:val="28"/>
          <w:rtl/>
          <w:lang w:bidi="ar-LY"/>
        </w:rPr>
        <w:t xml:space="preserve"> )</w:t>
      </w:r>
    </w:p>
    <w:p w14:paraId="46E0036D" w14:textId="3AD245F1" w:rsidR="002C6436" w:rsidRPr="00CC6009" w:rsidRDefault="00B87848" w:rsidP="003339D0">
      <w:pPr>
        <w:bidi/>
        <w:spacing w:line="360" w:lineRule="auto"/>
        <w:ind w:left="720"/>
        <w:rPr>
          <w:rFonts w:asciiTheme="majorBidi" w:hAnsiTheme="majorBidi" w:cstheme="majorBidi"/>
          <w:b/>
          <w:bCs/>
          <w:sz w:val="28"/>
          <w:szCs w:val="28"/>
          <w:rtl/>
          <w:lang w:bidi="ar-LY"/>
        </w:rPr>
      </w:pPr>
      <w:r w:rsidRPr="00CC6009">
        <w:rPr>
          <w:rFonts w:asciiTheme="majorBidi" w:hAnsiTheme="majorBidi" w:cstheme="majorBidi"/>
          <w:b/>
          <w:bCs/>
          <w:noProof/>
          <w:sz w:val="28"/>
          <w:szCs w:val="28"/>
          <w:rtl/>
        </w:rPr>
        <mc:AlternateContent>
          <mc:Choice Requires="wps">
            <w:drawing>
              <wp:anchor distT="4294967293" distB="4294967293" distL="114300" distR="114300" simplePos="0" relativeHeight="251630592" behindDoc="0" locked="0" layoutInCell="1" allowOverlap="1" wp14:anchorId="58E56CFC" wp14:editId="10DEF028">
                <wp:simplePos x="0" y="0"/>
                <wp:positionH relativeFrom="page">
                  <wp:posOffset>4170680</wp:posOffset>
                </wp:positionH>
                <wp:positionV relativeFrom="paragraph">
                  <wp:posOffset>137160</wp:posOffset>
                </wp:positionV>
                <wp:extent cx="1129665" cy="0"/>
                <wp:effectExtent l="0" t="57150" r="13335" b="76200"/>
                <wp:wrapNone/>
                <wp:docPr id="599" name="رابط مستقيم 59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1129665" cy="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oel="http://schemas.microsoft.com/office/2019/extlst" xmlns:w16du="http://schemas.microsoft.com/office/word/2023/wordml/word16du">
            <w:pict>
              <v:line w14:anchorId="3F4C9E65" id="رابط مستقيم 596" o:spid="_x0000_s1026" style="position:absolute;left:0;text-align:left;flip:x;z-index:251630592;visibility:visible;mso-wrap-style:square;mso-width-percent:0;mso-height-percent:0;mso-wrap-distance-left:9pt;mso-wrap-distance-top:-8e-5mm;mso-wrap-distance-right:9pt;mso-wrap-distance-bottom:-8e-5mm;mso-position-horizontal:absolute;mso-position-horizontal-relative:page;mso-position-vertical:absolute;mso-position-vertical-relative:text;mso-width-percent:0;mso-height-percent:0;mso-width-relative:page;mso-height-relative:page" from="328.4pt,10.8pt" to="417.35pt,1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">
                <v:stroke startarrow="block" endarrow="block"/>
                <o:lock v:ext="edit" shapetype="f"/>
                <w10:wrap anchorx="page"/>
              </v:line>
            </w:pict>
          </mc:Fallback>
        </mc:AlternateContent>
      </w:r>
      <w:r w:rsidRPr="00CC6009">
        <w:rPr>
          <w:rFonts w:asciiTheme="majorBidi" w:hAnsiTheme="majorBidi" w:cstheme="majorBidi"/>
          <w:b/>
          <w:bCs/>
          <w:sz w:val="28"/>
          <w:szCs w:val="28"/>
          <w:rtl/>
          <w:lang w:bidi="ar-LY"/>
        </w:rPr>
        <w:t xml:space="preserve">الزمن الفعلي (                     </w:t>
      </w:r>
      <w:r w:rsidR="00BE5F2D" w:rsidRPr="00CC6009">
        <w:rPr>
          <w:rFonts w:asciiTheme="majorBidi" w:hAnsiTheme="majorBidi" w:cstheme="majorBidi" w:hint="cs"/>
          <w:b/>
          <w:bCs/>
          <w:sz w:val="28"/>
          <w:szCs w:val="28"/>
          <w:rtl/>
          <w:lang w:bidi="ar-LY"/>
        </w:rPr>
        <w:t xml:space="preserve">      </w:t>
      </w:r>
      <w:r w:rsidRPr="00CC6009">
        <w:rPr>
          <w:rFonts w:asciiTheme="majorBidi" w:hAnsiTheme="majorBidi" w:cstheme="majorBidi"/>
          <w:b/>
          <w:bCs/>
          <w:sz w:val="28"/>
          <w:szCs w:val="28"/>
          <w:rtl/>
          <w:lang w:bidi="ar-LY"/>
        </w:rPr>
        <w:t xml:space="preserve"> ) </w:t>
      </w:r>
    </w:p>
    <w:p w14:paraId="684D6435" w14:textId="48D51C28" w:rsidR="00014A9E" w:rsidRPr="00CC6009" w:rsidRDefault="00014A9E" w:rsidP="00BE5F2D">
      <w:pPr>
        <w:bidi/>
        <w:spacing w:line="360" w:lineRule="auto"/>
        <w:rPr>
          <w:rFonts w:asciiTheme="majorBidi" w:hAnsiTheme="majorBidi" w:cstheme="majorBidi"/>
          <w:b/>
          <w:bCs/>
          <w:sz w:val="28"/>
          <w:szCs w:val="28"/>
          <w:rtl/>
        </w:rPr>
      </w:pPr>
    </w:p>
    <w:p w14:paraId="30B5AF93" w14:textId="04DB0E72" w:rsidR="00014A9E" w:rsidRPr="00CC6009" w:rsidRDefault="00014A9E" w:rsidP="00BE5F2D">
      <w:pPr>
        <w:bidi/>
        <w:spacing w:line="360" w:lineRule="auto"/>
        <w:ind w:left="720"/>
        <w:rPr>
          <w:rFonts w:asciiTheme="majorBidi" w:hAnsiTheme="majorBidi" w:cstheme="majorBidi"/>
          <w:b/>
          <w:bCs/>
          <w:sz w:val="28"/>
          <w:szCs w:val="28"/>
          <w:lang w:bidi="ar-LY"/>
        </w:rPr>
      </w:pPr>
    </w:p>
    <w:p w14:paraId="62C5D7B2" w14:textId="2366D35A" w:rsidR="00D8574D" w:rsidRPr="00CC6009" w:rsidRDefault="00D8574D" w:rsidP="00BE5F2D">
      <w:pPr>
        <w:bidi/>
        <w:spacing w:line="360" w:lineRule="auto"/>
        <w:ind w:left="720"/>
        <w:rPr>
          <w:rFonts w:asciiTheme="majorBidi" w:hAnsiTheme="majorBidi" w:cstheme="majorBidi"/>
          <w:b/>
          <w:bCs/>
          <w:sz w:val="28"/>
          <w:szCs w:val="28"/>
          <w:lang w:bidi="ar-LY"/>
        </w:rPr>
      </w:pPr>
    </w:p>
    <w:p w14:paraId="3AC6F225" w14:textId="77777777" w:rsidR="005E2E2D" w:rsidRPr="00CC6009" w:rsidRDefault="005E2E2D" w:rsidP="00BE5F2D">
      <w:pPr>
        <w:bidi/>
        <w:spacing w:line="360" w:lineRule="auto"/>
        <w:ind w:left="720"/>
        <w:rPr>
          <w:rFonts w:asciiTheme="majorBidi" w:hAnsiTheme="majorBidi" w:cstheme="majorBidi"/>
          <w:b/>
          <w:bCs/>
          <w:sz w:val="28"/>
          <w:szCs w:val="28"/>
          <w:rtl/>
          <w:lang w:bidi="ar-LY"/>
        </w:rPr>
      </w:pPr>
    </w:p>
    <w:p w14:paraId="13F057FF" w14:textId="4AAA700C" w:rsidR="00014A9E" w:rsidRPr="00CC6009" w:rsidRDefault="00014A9E" w:rsidP="00BE5F2D">
      <w:pPr>
        <w:bidi/>
        <w:spacing w:line="360" w:lineRule="auto"/>
        <w:ind w:left="720"/>
        <w:rPr>
          <w:rFonts w:asciiTheme="majorBidi" w:hAnsiTheme="majorBidi" w:cstheme="majorBidi"/>
          <w:b/>
          <w:bCs/>
          <w:sz w:val="28"/>
          <w:szCs w:val="28"/>
        </w:rPr>
      </w:pPr>
    </w:p>
    <w:p w14:paraId="66C34B24" w14:textId="6D269957" w:rsidR="00D70037" w:rsidRPr="00CC6009" w:rsidRDefault="00D70037" w:rsidP="00BE5F2D">
      <w:pPr>
        <w:spacing w:line="360" w:lineRule="auto"/>
        <w:rPr>
          <w:rFonts w:asciiTheme="majorBidi" w:hAnsiTheme="majorBidi" w:cstheme="majorBidi"/>
          <w:sz w:val="28"/>
          <w:szCs w:val="28"/>
        </w:rPr>
      </w:pPr>
    </w:p>
    <w:p w14:paraId="155C53A2" w14:textId="77777777" w:rsidR="00491055" w:rsidRPr="00CC6009" w:rsidRDefault="00491055" w:rsidP="00BE5F2D">
      <w:pPr>
        <w:spacing w:line="360" w:lineRule="auto"/>
        <w:rPr>
          <w:rFonts w:asciiTheme="majorBidi" w:hAnsiTheme="majorBidi" w:cstheme="majorBidi"/>
          <w:sz w:val="28"/>
          <w:szCs w:val="28"/>
        </w:rPr>
      </w:pPr>
    </w:p>
    <w:p w14:paraId="53B8DAF1" w14:textId="77777777" w:rsidR="00D70037" w:rsidRPr="00CC6009" w:rsidRDefault="00D70037" w:rsidP="00BE5F2D">
      <w:pPr>
        <w:spacing w:line="360" w:lineRule="auto"/>
        <w:rPr>
          <w:rFonts w:asciiTheme="majorBidi" w:hAnsiTheme="majorBidi" w:cstheme="majorBidi"/>
          <w:sz w:val="28"/>
          <w:szCs w:val="28"/>
          <w:rtl/>
        </w:rPr>
      </w:pPr>
    </w:p>
    <w:p w14:paraId="6D4C313A" w14:textId="519B233A" w:rsidR="003A5900" w:rsidRPr="00CC6009" w:rsidRDefault="003A5900" w:rsidP="00BE5F2D">
      <w:pPr>
        <w:spacing w:line="360" w:lineRule="auto"/>
        <w:ind w:left="-951"/>
        <w:jc w:val="center"/>
        <w:outlineLvl w:val="0"/>
        <w:rPr>
          <w:rFonts w:asciiTheme="majorBidi" w:hAnsiTheme="majorBidi" w:cstheme="majorBidi"/>
          <w:b/>
          <w:bCs/>
          <w:color w:val="2E74B5" w:themeColor="accent5" w:themeShade="BF"/>
          <w:sz w:val="28"/>
          <w:szCs w:val="28"/>
        </w:rPr>
      </w:pPr>
      <w:r w:rsidRPr="00CC6009">
        <w:rPr>
          <w:rFonts w:asciiTheme="majorBidi" w:hAnsiTheme="majorBidi" w:cstheme="majorBidi"/>
          <w:b/>
          <w:bCs/>
          <w:color w:val="2E74B5" w:themeColor="accent5" w:themeShade="BF"/>
          <w:sz w:val="28"/>
          <w:szCs w:val="28"/>
          <w:rtl/>
        </w:rPr>
        <w:t xml:space="preserve">مرحلة التخطيط     </w:t>
      </w:r>
    </w:p>
    <w:p w14:paraId="1F096A58" w14:textId="248B33D6" w:rsidR="003A5900" w:rsidRPr="00CC6009" w:rsidRDefault="000B63A8" w:rsidP="000B63A8">
      <w:pPr>
        <w:spacing w:line="360" w:lineRule="auto"/>
        <w:rPr>
          <w:rFonts w:asciiTheme="majorBidi" w:hAnsiTheme="majorBidi" w:cstheme="majorBidi"/>
          <w:b/>
          <w:bCs/>
          <w:color w:val="2E74B5" w:themeColor="accent5" w:themeShade="BF"/>
          <w:sz w:val="28"/>
          <w:szCs w:val="28"/>
        </w:rPr>
      </w:pPr>
      <w:r w:rsidRPr="00CC6009">
        <w:rPr>
          <w:rFonts w:asciiTheme="majorBidi" w:hAnsiTheme="majorBidi" w:cstheme="majorBidi"/>
          <w:b/>
          <w:bCs/>
          <w:color w:val="2E74B5" w:themeColor="accent5" w:themeShade="BF"/>
          <w:sz w:val="28"/>
          <w:szCs w:val="28"/>
        </w:rPr>
        <w:t xml:space="preserve">                           </w:t>
      </w:r>
      <w:r w:rsidR="00F835F8" w:rsidRPr="00CC6009">
        <w:rPr>
          <w:rFonts w:asciiTheme="majorBidi" w:hAnsiTheme="majorBidi" w:cstheme="majorBidi"/>
          <w:b/>
          <w:bCs/>
          <w:color w:val="2E74B5" w:themeColor="accent5" w:themeShade="BF"/>
          <w:sz w:val="28"/>
          <w:szCs w:val="28"/>
        </w:rPr>
        <w:t xml:space="preserve">    </w:t>
      </w:r>
      <w:r w:rsidRPr="00CC6009">
        <w:rPr>
          <w:rFonts w:asciiTheme="majorBidi" w:hAnsiTheme="majorBidi" w:cstheme="majorBidi"/>
          <w:b/>
          <w:bCs/>
          <w:color w:val="2E74B5" w:themeColor="accent5" w:themeShade="BF"/>
          <w:sz w:val="28"/>
          <w:szCs w:val="28"/>
        </w:rPr>
        <w:t xml:space="preserve">                </w:t>
      </w:r>
      <w:r w:rsidR="003A5900" w:rsidRPr="00CC6009">
        <w:rPr>
          <w:rFonts w:asciiTheme="majorBidi" w:hAnsiTheme="majorBidi" w:cstheme="majorBidi"/>
          <w:b/>
          <w:bCs/>
          <w:color w:val="2E74B5" w:themeColor="accent5" w:themeShade="BF"/>
          <w:sz w:val="28"/>
          <w:szCs w:val="28"/>
        </w:rPr>
        <w:t xml:space="preserve"> Planning Phase</w:t>
      </w:r>
      <w:r w:rsidR="00BE5F2D" w:rsidRPr="00CC6009">
        <w:rPr>
          <w:rFonts w:asciiTheme="majorBidi" w:hAnsiTheme="majorBidi" w:cstheme="majorBidi"/>
          <w:b/>
          <w:bCs/>
          <w:color w:val="2E74B5" w:themeColor="accent5" w:themeShade="BF"/>
          <w:sz w:val="28"/>
          <w:szCs w:val="28"/>
        </w:rPr>
        <w:t xml:space="preserve">   </w:t>
      </w:r>
    </w:p>
    <w:p w14:paraId="217A1572" w14:textId="77777777" w:rsidR="00B87848" w:rsidRPr="00CC6009" w:rsidRDefault="00B87848" w:rsidP="00BE5F2D">
      <w:pPr>
        <w:spacing w:line="360" w:lineRule="auto"/>
        <w:rPr>
          <w:rFonts w:asciiTheme="majorBidi" w:hAnsiTheme="majorBidi" w:cstheme="majorBidi"/>
          <w:sz w:val="28"/>
          <w:szCs w:val="28"/>
          <w:rtl/>
        </w:rPr>
      </w:pPr>
    </w:p>
    <w:p w14:paraId="41B500F5" w14:textId="35AB6344" w:rsidR="00014A9E" w:rsidRPr="00CC6009" w:rsidRDefault="00014A9E" w:rsidP="00BE5F2D">
      <w:pPr>
        <w:spacing w:line="360" w:lineRule="auto"/>
        <w:jc w:val="right"/>
        <w:rPr>
          <w:rFonts w:asciiTheme="majorBidi" w:hAnsiTheme="majorBidi" w:cstheme="majorBidi"/>
          <w:b/>
          <w:bCs/>
          <w:color w:val="2E74B5" w:themeColor="accent5" w:themeShade="BF"/>
          <w:sz w:val="28"/>
          <w:szCs w:val="28"/>
        </w:rPr>
      </w:pPr>
    </w:p>
    <w:p w14:paraId="0B0BEFF0" w14:textId="77777777" w:rsidR="00014A9E" w:rsidRPr="00CC6009" w:rsidRDefault="00014A9E" w:rsidP="00BE5F2D">
      <w:pPr>
        <w:spacing w:line="360" w:lineRule="auto"/>
        <w:rPr>
          <w:rFonts w:asciiTheme="majorBidi" w:hAnsiTheme="majorBidi" w:cstheme="majorBidi"/>
          <w:b/>
          <w:bCs/>
          <w:color w:val="2E74B5" w:themeColor="accent5" w:themeShade="BF"/>
          <w:sz w:val="28"/>
          <w:szCs w:val="28"/>
        </w:rPr>
      </w:pPr>
      <w:r w:rsidRPr="00CC6009">
        <w:rPr>
          <w:rFonts w:asciiTheme="majorBidi" w:hAnsiTheme="majorBidi" w:cstheme="majorBidi"/>
          <w:b/>
          <w:bCs/>
          <w:color w:val="2E74B5" w:themeColor="accent5" w:themeShade="BF"/>
          <w:sz w:val="28"/>
          <w:szCs w:val="28"/>
        </w:rPr>
        <w:br w:type="page"/>
      </w:r>
    </w:p>
    <w:p w14:paraId="10340CDE" w14:textId="77777777" w:rsidR="00744C5C" w:rsidRPr="00CC6009" w:rsidRDefault="00744C5C" w:rsidP="00BE5F2D">
      <w:pPr>
        <w:spacing w:line="360" w:lineRule="auto"/>
        <w:ind w:firstLine="84"/>
        <w:jc w:val="right"/>
        <w:rPr>
          <w:rFonts w:asciiTheme="majorBidi" w:hAnsiTheme="majorBidi" w:cstheme="majorBidi"/>
          <w:sz w:val="28"/>
          <w:szCs w:val="28"/>
          <w:rtl/>
        </w:rPr>
      </w:pPr>
      <w:r w:rsidRPr="00CC6009">
        <w:rPr>
          <w:rFonts w:asciiTheme="majorBidi" w:hAnsiTheme="majorBidi" w:cstheme="majorBidi"/>
          <w:b/>
          <w:bCs/>
          <w:color w:val="2E74B5" w:themeColor="accent5" w:themeShade="BF"/>
          <w:sz w:val="28"/>
          <w:szCs w:val="28"/>
          <w:rtl/>
          <w:lang w:bidi="ar-LY"/>
        </w:rPr>
        <w:lastRenderedPageBreak/>
        <w:t>تمهيد</w:t>
      </w:r>
    </w:p>
    <w:p w14:paraId="37DE576C" w14:textId="5980DFA3" w:rsidR="00744C5C" w:rsidRPr="00CC6009" w:rsidRDefault="00744C5C" w:rsidP="00BE5F2D">
      <w:pPr>
        <w:spacing w:line="360" w:lineRule="auto"/>
        <w:jc w:val="right"/>
        <w:rPr>
          <w:rFonts w:asciiTheme="majorBidi" w:hAnsiTheme="majorBidi" w:cstheme="majorBidi"/>
          <w:sz w:val="28"/>
          <w:szCs w:val="28"/>
          <w:rtl/>
          <w:lang w:bidi="ar-LY"/>
        </w:rPr>
      </w:pPr>
      <w:r w:rsidRPr="00CC6009">
        <w:rPr>
          <w:rFonts w:asciiTheme="majorBidi" w:hAnsiTheme="majorBidi" w:cstheme="majorBidi"/>
          <w:sz w:val="28"/>
          <w:szCs w:val="28"/>
          <w:rtl/>
          <w:lang w:bidi="ar-LY"/>
        </w:rPr>
        <w:t xml:space="preserve">وهي المرحلة الثانية من مراحل </w:t>
      </w:r>
      <w:r w:rsidR="00640318" w:rsidRPr="00CC6009">
        <w:rPr>
          <w:rFonts w:asciiTheme="majorBidi" w:hAnsiTheme="majorBidi" w:cstheme="majorBidi" w:hint="cs"/>
          <w:sz w:val="28"/>
          <w:szCs w:val="28"/>
          <w:rtl/>
          <w:lang w:bidi="ar-LY"/>
        </w:rPr>
        <w:t>المشروع، حيث</w:t>
      </w:r>
      <w:r w:rsidRPr="00CC6009">
        <w:rPr>
          <w:rFonts w:asciiTheme="majorBidi" w:hAnsiTheme="majorBidi" w:cstheme="majorBidi"/>
          <w:sz w:val="28"/>
          <w:szCs w:val="28"/>
          <w:rtl/>
          <w:lang w:bidi="ar-LY"/>
        </w:rPr>
        <w:t xml:space="preserve"> هي عبارة عن جميع الأنشطة الإدارية التي تُجرى لغرض توضيح المشروع وأهدافه وله أهمية كبيرة في تحديد الوظائف الواجب إنجازها والجدول الزمني والقيود والأخطار </w:t>
      </w:r>
      <w:r w:rsidR="00640318" w:rsidRPr="00CC6009">
        <w:rPr>
          <w:rFonts w:asciiTheme="majorBidi" w:hAnsiTheme="majorBidi" w:cstheme="majorBidi" w:hint="cs"/>
          <w:sz w:val="28"/>
          <w:szCs w:val="28"/>
          <w:rtl/>
          <w:lang w:bidi="ar-LY"/>
        </w:rPr>
        <w:t>المتوقعة،</w:t>
      </w:r>
      <w:r w:rsidRPr="00CC6009">
        <w:rPr>
          <w:rFonts w:asciiTheme="majorBidi" w:hAnsiTheme="majorBidi" w:cstheme="majorBidi"/>
          <w:sz w:val="28"/>
          <w:szCs w:val="28"/>
          <w:rtl/>
          <w:lang w:bidi="ar-LY"/>
        </w:rPr>
        <w:t xml:space="preserve"> وأيضا تشمل البنود </w:t>
      </w:r>
      <w:r w:rsidR="00640318" w:rsidRPr="00CC6009">
        <w:rPr>
          <w:rFonts w:asciiTheme="majorBidi" w:hAnsiTheme="majorBidi" w:cstheme="majorBidi" w:hint="cs"/>
          <w:sz w:val="28"/>
          <w:szCs w:val="28"/>
          <w:rtl/>
          <w:lang w:bidi="ar-LY"/>
        </w:rPr>
        <w:t>الآتية:</w:t>
      </w:r>
    </w:p>
    <w:p w14:paraId="67CC9B9B" w14:textId="77777777" w:rsidR="00744C5C" w:rsidRPr="00CC6009" w:rsidRDefault="00744C5C" w:rsidP="00BE5F2D">
      <w:pPr>
        <w:pStyle w:val="ListParagraph"/>
        <w:numPr>
          <w:ilvl w:val="0"/>
          <w:numId w:val="7"/>
        </w:numPr>
        <w:spacing w:line="360" w:lineRule="auto"/>
        <w:rPr>
          <w:rFonts w:asciiTheme="majorBidi" w:hAnsiTheme="majorBidi" w:cstheme="majorBidi"/>
          <w:sz w:val="28"/>
          <w:szCs w:val="28"/>
          <w:rtl/>
          <w:lang w:bidi="ar-LY"/>
        </w:rPr>
      </w:pPr>
      <w:r w:rsidRPr="00CC6009">
        <w:rPr>
          <w:rFonts w:asciiTheme="majorBidi" w:hAnsiTheme="majorBidi" w:cstheme="majorBidi"/>
          <w:sz w:val="28"/>
          <w:szCs w:val="28"/>
          <w:rtl/>
          <w:lang w:bidi="ar-LY"/>
        </w:rPr>
        <w:t xml:space="preserve">المنظومة </w:t>
      </w:r>
      <w:commentRangeStart w:id="11"/>
      <w:r w:rsidRPr="00CC6009">
        <w:rPr>
          <w:rFonts w:asciiTheme="majorBidi" w:hAnsiTheme="majorBidi" w:cstheme="majorBidi"/>
          <w:sz w:val="28"/>
          <w:szCs w:val="28"/>
          <w:rtl/>
          <w:lang w:bidi="ar-LY"/>
        </w:rPr>
        <w:t>المقرحة</w:t>
      </w:r>
      <w:commentRangeEnd w:id="11"/>
      <w:r w:rsidR="00A1473C">
        <w:rPr>
          <w:rStyle w:val="CommentReference"/>
          <w:rFonts w:eastAsiaTheme="minorEastAsia"/>
          <w:rtl/>
        </w:rPr>
        <w:commentReference w:id="11"/>
      </w:r>
      <w:r w:rsidRPr="00CC6009">
        <w:rPr>
          <w:rFonts w:asciiTheme="majorBidi" w:hAnsiTheme="majorBidi" w:cstheme="majorBidi"/>
          <w:sz w:val="28"/>
          <w:szCs w:val="28"/>
          <w:rtl/>
          <w:lang w:bidi="ar-LY"/>
        </w:rPr>
        <w:t>.</w:t>
      </w:r>
    </w:p>
    <w:p w14:paraId="2F7A6D30" w14:textId="77777777" w:rsidR="00744C5C" w:rsidRPr="00CC6009" w:rsidRDefault="00744C5C" w:rsidP="00BE5F2D">
      <w:pPr>
        <w:pStyle w:val="ListParagraph"/>
        <w:numPr>
          <w:ilvl w:val="0"/>
          <w:numId w:val="7"/>
        </w:numPr>
        <w:spacing w:line="360" w:lineRule="auto"/>
        <w:rPr>
          <w:rFonts w:asciiTheme="majorBidi" w:hAnsiTheme="majorBidi" w:cstheme="majorBidi"/>
          <w:sz w:val="28"/>
          <w:szCs w:val="28"/>
          <w:rtl/>
          <w:lang w:bidi="ar-LY"/>
        </w:rPr>
      </w:pPr>
      <w:r w:rsidRPr="00CC6009">
        <w:rPr>
          <w:rFonts w:asciiTheme="majorBidi" w:hAnsiTheme="majorBidi" w:cstheme="majorBidi"/>
          <w:sz w:val="28"/>
          <w:szCs w:val="28"/>
          <w:rtl/>
          <w:lang w:bidi="ar-LY"/>
        </w:rPr>
        <w:t>أهداف المنظومة المقرحة.</w:t>
      </w:r>
    </w:p>
    <w:p w14:paraId="06BBA927" w14:textId="77777777" w:rsidR="00744C5C" w:rsidRPr="00CC6009" w:rsidRDefault="00744C5C" w:rsidP="00BE5F2D">
      <w:pPr>
        <w:pStyle w:val="ListParagraph"/>
        <w:numPr>
          <w:ilvl w:val="0"/>
          <w:numId w:val="7"/>
        </w:numPr>
        <w:spacing w:line="360" w:lineRule="auto"/>
        <w:rPr>
          <w:rFonts w:asciiTheme="majorBidi" w:hAnsiTheme="majorBidi" w:cstheme="majorBidi"/>
          <w:sz w:val="28"/>
          <w:szCs w:val="28"/>
          <w:rtl/>
          <w:lang w:bidi="ar-LY"/>
        </w:rPr>
      </w:pPr>
      <w:r w:rsidRPr="00CC6009">
        <w:rPr>
          <w:rFonts w:asciiTheme="majorBidi" w:hAnsiTheme="majorBidi" w:cstheme="majorBidi"/>
          <w:sz w:val="28"/>
          <w:szCs w:val="28"/>
          <w:rtl/>
          <w:lang w:bidi="ar-LY"/>
        </w:rPr>
        <w:t>مستلزمات المشروع.</w:t>
      </w:r>
    </w:p>
    <w:p w14:paraId="6854E10E" w14:textId="77777777" w:rsidR="00744C5C" w:rsidRPr="00CC6009" w:rsidRDefault="00744C5C" w:rsidP="00BE5F2D">
      <w:pPr>
        <w:pStyle w:val="ListParagraph"/>
        <w:numPr>
          <w:ilvl w:val="0"/>
          <w:numId w:val="7"/>
        </w:numPr>
        <w:spacing w:line="360" w:lineRule="auto"/>
        <w:rPr>
          <w:rFonts w:asciiTheme="majorBidi" w:hAnsiTheme="majorBidi" w:cstheme="majorBidi"/>
          <w:sz w:val="28"/>
          <w:szCs w:val="28"/>
          <w:lang w:bidi="ar-LY"/>
        </w:rPr>
      </w:pPr>
      <w:r w:rsidRPr="00CC6009">
        <w:rPr>
          <w:rFonts w:asciiTheme="majorBidi" w:hAnsiTheme="majorBidi" w:cstheme="majorBidi"/>
          <w:sz w:val="28"/>
          <w:szCs w:val="28"/>
          <w:rtl/>
          <w:lang w:bidi="ar-LY"/>
        </w:rPr>
        <w:t>الادوات المستخدمة في إعداد المنظومة</w:t>
      </w:r>
    </w:p>
    <w:p w14:paraId="1B4AD684" w14:textId="77777777" w:rsidR="00744C5C" w:rsidRPr="00CC6009" w:rsidRDefault="00744C5C" w:rsidP="00BE5F2D">
      <w:pPr>
        <w:pStyle w:val="ListParagraph"/>
        <w:numPr>
          <w:ilvl w:val="0"/>
          <w:numId w:val="7"/>
        </w:numPr>
        <w:spacing w:line="360" w:lineRule="auto"/>
        <w:rPr>
          <w:rFonts w:asciiTheme="majorBidi" w:hAnsiTheme="majorBidi" w:cstheme="majorBidi"/>
          <w:sz w:val="28"/>
          <w:szCs w:val="28"/>
          <w:lang w:bidi="ar-LY"/>
        </w:rPr>
      </w:pPr>
      <w:r w:rsidRPr="00CC6009">
        <w:rPr>
          <w:rFonts w:asciiTheme="majorBidi" w:hAnsiTheme="majorBidi" w:cstheme="majorBidi"/>
          <w:sz w:val="28"/>
          <w:szCs w:val="28"/>
          <w:rtl/>
          <w:lang w:bidi="ar-LY"/>
        </w:rPr>
        <w:t>النموذج المستخدم في إعداد المنظومة.</w:t>
      </w:r>
    </w:p>
    <w:p w14:paraId="2114462B" w14:textId="77777777" w:rsidR="00744C5C" w:rsidRPr="00CC6009" w:rsidRDefault="00744C5C" w:rsidP="00BE5F2D">
      <w:pPr>
        <w:pStyle w:val="ListParagraph"/>
        <w:numPr>
          <w:ilvl w:val="0"/>
          <w:numId w:val="7"/>
        </w:numPr>
        <w:spacing w:line="360" w:lineRule="auto"/>
        <w:rPr>
          <w:rFonts w:asciiTheme="majorBidi" w:hAnsiTheme="majorBidi" w:cstheme="majorBidi"/>
          <w:sz w:val="28"/>
          <w:szCs w:val="28"/>
          <w:lang w:bidi="ar-LY"/>
        </w:rPr>
      </w:pPr>
      <w:r w:rsidRPr="00CC6009">
        <w:rPr>
          <w:rFonts w:asciiTheme="majorBidi" w:hAnsiTheme="majorBidi" w:cstheme="majorBidi"/>
          <w:sz w:val="28"/>
          <w:szCs w:val="28"/>
          <w:rtl/>
          <w:lang w:bidi="ar-LY"/>
        </w:rPr>
        <w:t>الاشياء التي يتم تسليمها للزبون.</w:t>
      </w:r>
    </w:p>
    <w:p w14:paraId="21D4ACA6" w14:textId="77777777" w:rsidR="00744C5C" w:rsidRPr="00CC6009" w:rsidRDefault="00744C5C" w:rsidP="00BE5F2D">
      <w:pPr>
        <w:pStyle w:val="ListParagraph"/>
        <w:numPr>
          <w:ilvl w:val="0"/>
          <w:numId w:val="7"/>
        </w:numPr>
        <w:spacing w:line="360" w:lineRule="auto"/>
        <w:rPr>
          <w:rFonts w:asciiTheme="majorBidi" w:hAnsiTheme="majorBidi" w:cstheme="majorBidi"/>
          <w:sz w:val="28"/>
          <w:szCs w:val="28"/>
          <w:lang w:bidi="ar-LY"/>
        </w:rPr>
      </w:pPr>
      <w:r w:rsidRPr="00CC6009">
        <w:rPr>
          <w:rFonts w:asciiTheme="majorBidi" w:hAnsiTheme="majorBidi" w:cstheme="majorBidi"/>
          <w:sz w:val="28"/>
          <w:szCs w:val="28"/>
          <w:rtl/>
          <w:lang w:bidi="ar-LY"/>
        </w:rPr>
        <w:t>خصائص الجودة.</w:t>
      </w:r>
    </w:p>
    <w:p w14:paraId="76F02BA7" w14:textId="77777777" w:rsidR="00744C5C" w:rsidRPr="00CC6009" w:rsidRDefault="00744C5C" w:rsidP="00BE5F2D">
      <w:pPr>
        <w:pStyle w:val="ListParagraph"/>
        <w:numPr>
          <w:ilvl w:val="0"/>
          <w:numId w:val="7"/>
        </w:numPr>
        <w:spacing w:line="360" w:lineRule="auto"/>
        <w:rPr>
          <w:rFonts w:asciiTheme="majorBidi" w:hAnsiTheme="majorBidi" w:cstheme="majorBidi"/>
          <w:sz w:val="28"/>
          <w:szCs w:val="28"/>
          <w:rtl/>
          <w:lang w:bidi="ar-LY"/>
        </w:rPr>
      </w:pPr>
      <w:r w:rsidRPr="00CC6009">
        <w:rPr>
          <w:rFonts w:asciiTheme="majorBidi" w:hAnsiTheme="majorBidi" w:cstheme="majorBidi"/>
          <w:sz w:val="28"/>
          <w:szCs w:val="28"/>
          <w:rtl/>
          <w:lang w:bidi="ar-LY"/>
        </w:rPr>
        <w:t>تحليل المخاطر.</w:t>
      </w:r>
    </w:p>
    <w:p w14:paraId="76C78D37" w14:textId="4FE6BF5D" w:rsidR="00744C5C" w:rsidRPr="00CC6009" w:rsidRDefault="00744C5C" w:rsidP="00BE5F2D">
      <w:pPr>
        <w:spacing w:line="360" w:lineRule="auto"/>
        <w:jc w:val="right"/>
        <w:rPr>
          <w:rFonts w:asciiTheme="majorBidi" w:hAnsiTheme="majorBidi" w:cstheme="majorBidi"/>
          <w:b/>
          <w:bCs/>
          <w:color w:val="2E74B5" w:themeColor="accent5" w:themeShade="BF"/>
          <w:sz w:val="28"/>
          <w:szCs w:val="28"/>
        </w:rPr>
      </w:pPr>
      <w:r w:rsidRPr="00CC6009">
        <w:rPr>
          <w:rFonts w:asciiTheme="majorBidi" w:hAnsiTheme="majorBidi" w:cstheme="majorBidi"/>
          <w:b/>
          <w:bCs/>
          <w:color w:val="2E74B5" w:themeColor="accent5" w:themeShade="BF"/>
          <w:sz w:val="28"/>
          <w:szCs w:val="28"/>
          <w:rtl/>
        </w:rPr>
        <w:t xml:space="preserve">2.1 - المنظومة </w:t>
      </w:r>
      <w:r w:rsidR="00640318" w:rsidRPr="00CC6009">
        <w:rPr>
          <w:rFonts w:asciiTheme="majorBidi" w:hAnsiTheme="majorBidi" w:cstheme="majorBidi" w:hint="cs"/>
          <w:b/>
          <w:bCs/>
          <w:color w:val="2E74B5" w:themeColor="accent5" w:themeShade="BF"/>
          <w:sz w:val="28"/>
          <w:szCs w:val="28"/>
          <w:rtl/>
        </w:rPr>
        <w:t>المقترحة:</w:t>
      </w:r>
    </w:p>
    <w:p w14:paraId="60817861" w14:textId="4A8C8820" w:rsidR="00744C5C" w:rsidRPr="00CC6009" w:rsidRDefault="00744C5C" w:rsidP="00BE5F2D">
      <w:pPr>
        <w:spacing w:line="360" w:lineRule="auto"/>
        <w:jc w:val="right"/>
        <w:rPr>
          <w:rFonts w:asciiTheme="majorBidi" w:hAnsiTheme="majorBidi" w:cstheme="majorBidi"/>
          <w:color w:val="000000" w:themeColor="text1"/>
          <w:sz w:val="28"/>
          <w:szCs w:val="28"/>
        </w:rPr>
      </w:pPr>
      <w:commentRangeStart w:id="12"/>
      <w:r w:rsidRPr="00CC6009">
        <w:rPr>
          <w:rFonts w:asciiTheme="majorBidi" w:hAnsiTheme="majorBidi" w:cstheme="majorBidi"/>
          <w:color w:val="000000" w:themeColor="text1"/>
          <w:sz w:val="28"/>
          <w:szCs w:val="28"/>
          <w:rtl/>
        </w:rPr>
        <w:t>يتمثل</w:t>
      </w:r>
      <w:commentRangeEnd w:id="12"/>
      <w:r w:rsidR="00AE0451">
        <w:rPr>
          <w:rStyle w:val="CommentReference"/>
          <w:rtl/>
        </w:rPr>
        <w:commentReference w:id="12"/>
      </w:r>
      <w:r w:rsidRPr="00CC6009">
        <w:rPr>
          <w:rFonts w:asciiTheme="majorBidi" w:hAnsiTheme="majorBidi" w:cstheme="majorBidi"/>
          <w:color w:val="000000" w:themeColor="text1"/>
          <w:sz w:val="28"/>
          <w:szCs w:val="28"/>
          <w:rtl/>
        </w:rPr>
        <w:t xml:space="preserve"> المنظومة المقترحة </w:t>
      </w:r>
      <w:commentRangeStart w:id="13"/>
      <w:r w:rsidRPr="00CC6009">
        <w:rPr>
          <w:rFonts w:asciiTheme="majorBidi" w:hAnsiTheme="majorBidi" w:cstheme="majorBidi"/>
          <w:color w:val="000000" w:themeColor="text1"/>
          <w:sz w:val="28"/>
          <w:szCs w:val="28"/>
          <w:rtl/>
        </w:rPr>
        <w:t>في</w:t>
      </w:r>
      <w:commentRangeEnd w:id="13"/>
      <w:r w:rsidR="007370B0">
        <w:rPr>
          <w:rStyle w:val="CommentReference"/>
          <w:rtl/>
        </w:rPr>
        <w:commentReference w:id="13"/>
      </w:r>
      <w:r w:rsidRPr="00CC6009">
        <w:rPr>
          <w:rFonts w:asciiTheme="majorBidi" w:hAnsiTheme="majorBidi" w:cstheme="majorBidi"/>
          <w:color w:val="000000" w:themeColor="text1"/>
          <w:sz w:val="28"/>
          <w:szCs w:val="28"/>
          <w:rtl/>
        </w:rPr>
        <w:t xml:space="preserve"> تطوير النظام </w:t>
      </w:r>
      <w:r w:rsidR="00640318" w:rsidRPr="00CC6009">
        <w:rPr>
          <w:rFonts w:asciiTheme="majorBidi" w:hAnsiTheme="majorBidi" w:cstheme="majorBidi" w:hint="cs"/>
          <w:color w:val="000000" w:themeColor="text1"/>
          <w:sz w:val="28"/>
          <w:szCs w:val="28"/>
          <w:rtl/>
        </w:rPr>
        <w:t>القائم وإحلال</w:t>
      </w:r>
      <w:r w:rsidRPr="00CC6009">
        <w:rPr>
          <w:rFonts w:asciiTheme="majorBidi" w:hAnsiTheme="majorBidi" w:cstheme="majorBidi"/>
          <w:color w:val="000000" w:themeColor="text1"/>
          <w:sz w:val="28"/>
          <w:szCs w:val="28"/>
          <w:rtl/>
        </w:rPr>
        <w:t xml:space="preserve"> النظام الجديد محله بالشكل المطلوب وذلك باستخدام تقنيات جديدة </w:t>
      </w:r>
      <w:r w:rsidR="004A2DC0" w:rsidRPr="00CC6009">
        <w:rPr>
          <w:rFonts w:asciiTheme="majorBidi" w:hAnsiTheme="majorBidi" w:cstheme="majorBidi"/>
          <w:color w:val="000000" w:themeColor="text1"/>
          <w:sz w:val="28"/>
          <w:szCs w:val="28"/>
          <w:rtl/>
        </w:rPr>
        <w:t>و</w:t>
      </w:r>
      <w:r w:rsidRPr="00CC6009">
        <w:rPr>
          <w:rFonts w:asciiTheme="majorBidi" w:hAnsiTheme="majorBidi" w:cstheme="majorBidi"/>
          <w:color w:val="000000" w:themeColor="text1"/>
          <w:sz w:val="28"/>
          <w:szCs w:val="28"/>
          <w:rtl/>
        </w:rPr>
        <w:t xml:space="preserve">توفر إمكانيات يفتقدها النظام </w:t>
      </w:r>
      <w:r w:rsidR="00640318" w:rsidRPr="00CC6009">
        <w:rPr>
          <w:rFonts w:asciiTheme="majorBidi" w:hAnsiTheme="majorBidi" w:cstheme="majorBidi" w:hint="cs"/>
          <w:color w:val="000000" w:themeColor="text1"/>
          <w:sz w:val="28"/>
          <w:szCs w:val="28"/>
          <w:rtl/>
        </w:rPr>
        <w:t>السابق،</w:t>
      </w:r>
      <w:r w:rsidRPr="00CC6009">
        <w:rPr>
          <w:rFonts w:asciiTheme="majorBidi" w:hAnsiTheme="majorBidi" w:cstheme="majorBidi"/>
          <w:color w:val="000000" w:themeColor="text1"/>
          <w:sz w:val="28"/>
          <w:szCs w:val="28"/>
          <w:rtl/>
        </w:rPr>
        <w:t xml:space="preserve"> فالمنظومة الجديد تقوم بتحسين الأداء </w:t>
      </w:r>
      <w:commentRangeStart w:id="14"/>
      <w:r w:rsidRPr="00CC6009">
        <w:rPr>
          <w:rFonts w:asciiTheme="majorBidi" w:hAnsiTheme="majorBidi" w:cstheme="majorBidi"/>
          <w:color w:val="000000" w:themeColor="text1"/>
          <w:sz w:val="28"/>
          <w:szCs w:val="28"/>
          <w:rtl/>
        </w:rPr>
        <w:t xml:space="preserve">بتكلفة معقولة </w:t>
      </w:r>
      <w:commentRangeEnd w:id="14"/>
      <w:r w:rsidR="00E43A61">
        <w:rPr>
          <w:rStyle w:val="CommentReference"/>
          <w:rtl/>
        </w:rPr>
        <w:commentReference w:id="14"/>
      </w:r>
      <w:r w:rsidRPr="00CC6009">
        <w:rPr>
          <w:rFonts w:asciiTheme="majorBidi" w:hAnsiTheme="majorBidi" w:cstheme="majorBidi"/>
          <w:color w:val="000000" w:themeColor="text1"/>
          <w:sz w:val="28"/>
          <w:szCs w:val="28"/>
          <w:rtl/>
        </w:rPr>
        <w:t xml:space="preserve">وتعديل أي </w:t>
      </w:r>
      <w:r w:rsidR="004A2DC0" w:rsidRPr="00CC6009">
        <w:rPr>
          <w:rFonts w:asciiTheme="majorBidi" w:hAnsiTheme="majorBidi" w:cstheme="majorBidi"/>
          <w:color w:val="000000" w:themeColor="text1"/>
          <w:sz w:val="28"/>
          <w:szCs w:val="28"/>
          <w:rtl/>
        </w:rPr>
        <w:t>جزء منه</w:t>
      </w:r>
      <w:r w:rsidRPr="00CC6009">
        <w:rPr>
          <w:rFonts w:asciiTheme="majorBidi" w:hAnsiTheme="majorBidi" w:cstheme="majorBidi"/>
          <w:color w:val="000000" w:themeColor="text1"/>
          <w:sz w:val="28"/>
          <w:szCs w:val="28"/>
          <w:rtl/>
        </w:rPr>
        <w:t xml:space="preserve"> بسهولة وسلاسة بدون التدخل البرمجي بأسرع وقت وأقل جهد و يتميز بأنه نظام مرن قابل للتكيف من قبل المستخدم بدون اعادة برمجة ومبنية على اساس قاعدة بيانات.</w:t>
      </w:r>
    </w:p>
    <w:p w14:paraId="21439B6E" w14:textId="77777777" w:rsidR="0070130A" w:rsidRPr="00CC6009" w:rsidRDefault="0070130A" w:rsidP="00BE5F2D">
      <w:pPr>
        <w:spacing w:line="360" w:lineRule="auto"/>
        <w:jc w:val="right"/>
        <w:rPr>
          <w:rFonts w:asciiTheme="majorBidi" w:hAnsiTheme="majorBidi" w:cstheme="majorBidi"/>
          <w:b/>
          <w:bCs/>
          <w:color w:val="2E74B5" w:themeColor="accent5" w:themeShade="BF"/>
          <w:sz w:val="28"/>
          <w:szCs w:val="28"/>
        </w:rPr>
      </w:pPr>
      <w:r w:rsidRPr="00CC6009">
        <w:rPr>
          <w:rFonts w:asciiTheme="majorBidi" w:hAnsiTheme="majorBidi" w:cstheme="majorBidi"/>
          <w:b/>
          <w:bCs/>
          <w:color w:val="2E74B5" w:themeColor="accent5" w:themeShade="BF"/>
          <w:sz w:val="28"/>
          <w:szCs w:val="28"/>
          <w:rtl/>
        </w:rPr>
        <w:t>2.2 - أهداف المنظومة المقترحة:</w:t>
      </w:r>
    </w:p>
    <w:p w14:paraId="39AE9D4F" w14:textId="77777777" w:rsidR="0070130A" w:rsidRPr="00CC6009" w:rsidRDefault="0070130A" w:rsidP="00BE5F2D">
      <w:pPr>
        <w:pStyle w:val="ListParagraph"/>
        <w:numPr>
          <w:ilvl w:val="0"/>
          <w:numId w:val="8"/>
        </w:numPr>
        <w:spacing w:line="360" w:lineRule="auto"/>
        <w:rPr>
          <w:rFonts w:asciiTheme="majorBidi" w:hAnsiTheme="majorBidi" w:cstheme="majorBidi"/>
          <w:color w:val="000000" w:themeColor="text1"/>
          <w:sz w:val="28"/>
          <w:szCs w:val="28"/>
        </w:rPr>
      </w:pPr>
      <w:r w:rsidRPr="00CC6009">
        <w:rPr>
          <w:rFonts w:asciiTheme="majorBidi" w:hAnsiTheme="majorBidi" w:cstheme="majorBidi"/>
          <w:color w:val="000000" w:themeColor="text1"/>
          <w:sz w:val="28"/>
          <w:szCs w:val="28"/>
          <w:rtl/>
        </w:rPr>
        <w:t>القضاء على مشاكل النظام السابق.</w:t>
      </w:r>
    </w:p>
    <w:p w14:paraId="1D86141C" w14:textId="281408BB" w:rsidR="0070130A" w:rsidRPr="00CC6009" w:rsidRDefault="0070130A" w:rsidP="00BE5F2D">
      <w:pPr>
        <w:pStyle w:val="ListParagraph"/>
        <w:numPr>
          <w:ilvl w:val="0"/>
          <w:numId w:val="8"/>
        </w:numPr>
        <w:spacing w:line="360" w:lineRule="auto"/>
        <w:rPr>
          <w:rFonts w:asciiTheme="majorBidi" w:hAnsiTheme="majorBidi" w:cstheme="majorBidi"/>
          <w:color w:val="000000" w:themeColor="text1"/>
          <w:sz w:val="28"/>
          <w:szCs w:val="28"/>
          <w:rtl/>
        </w:rPr>
      </w:pPr>
      <w:r w:rsidRPr="00CC6009">
        <w:rPr>
          <w:rFonts w:asciiTheme="majorBidi" w:hAnsiTheme="majorBidi" w:cstheme="majorBidi"/>
          <w:color w:val="000000" w:themeColor="text1"/>
          <w:sz w:val="28"/>
          <w:szCs w:val="28"/>
          <w:rtl/>
        </w:rPr>
        <w:t xml:space="preserve">تسهيل </w:t>
      </w:r>
      <w:r w:rsidR="00A35D76" w:rsidRPr="00CC6009">
        <w:rPr>
          <w:rFonts w:asciiTheme="majorBidi" w:hAnsiTheme="majorBidi" w:cstheme="majorBidi"/>
          <w:color w:val="000000" w:themeColor="text1"/>
          <w:sz w:val="28"/>
          <w:szCs w:val="28"/>
          <w:rtl/>
        </w:rPr>
        <w:t>استخدم</w:t>
      </w:r>
      <w:r w:rsidRPr="00CC6009">
        <w:rPr>
          <w:rFonts w:asciiTheme="majorBidi" w:hAnsiTheme="majorBidi" w:cstheme="majorBidi"/>
          <w:color w:val="000000" w:themeColor="text1"/>
          <w:sz w:val="28"/>
          <w:szCs w:val="28"/>
          <w:rtl/>
        </w:rPr>
        <w:t xml:space="preserve"> </w:t>
      </w:r>
      <w:r w:rsidR="00A35D76" w:rsidRPr="00CC6009">
        <w:rPr>
          <w:rFonts w:asciiTheme="majorBidi" w:hAnsiTheme="majorBidi" w:cstheme="majorBidi"/>
          <w:color w:val="000000" w:themeColor="text1"/>
          <w:sz w:val="28"/>
          <w:szCs w:val="28"/>
          <w:rtl/>
        </w:rPr>
        <w:t>المنصة</w:t>
      </w:r>
      <w:r w:rsidRPr="00CC6009">
        <w:rPr>
          <w:rFonts w:asciiTheme="majorBidi" w:hAnsiTheme="majorBidi" w:cstheme="majorBidi"/>
          <w:color w:val="000000" w:themeColor="text1"/>
          <w:sz w:val="28"/>
          <w:szCs w:val="28"/>
          <w:rtl/>
        </w:rPr>
        <w:t>.</w:t>
      </w:r>
    </w:p>
    <w:p w14:paraId="3BBE39E8" w14:textId="519EAA90" w:rsidR="0070130A" w:rsidRPr="00CC6009" w:rsidRDefault="0070130A" w:rsidP="00BE5F2D">
      <w:pPr>
        <w:spacing w:line="360" w:lineRule="auto"/>
        <w:ind w:left="360"/>
        <w:jc w:val="right"/>
        <w:rPr>
          <w:rFonts w:asciiTheme="majorBidi" w:hAnsiTheme="majorBidi" w:cstheme="majorBidi"/>
          <w:b/>
          <w:bCs/>
          <w:color w:val="2E74B5" w:themeColor="accent5" w:themeShade="BF"/>
          <w:sz w:val="28"/>
          <w:szCs w:val="28"/>
          <w:rtl/>
        </w:rPr>
      </w:pPr>
      <w:r w:rsidRPr="00CC6009">
        <w:rPr>
          <w:rFonts w:asciiTheme="majorBidi" w:hAnsiTheme="majorBidi" w:cstheme="majorBidi"/>
          <w:b/>
          <w:bCs/>
          <w:color w:val="2E74B5" w:themeColor="accent5" w:themeShade="BF"/>
          <w:sz w:val="28"/>
          <w:szCs w:val="28"/>
          <w:rtl/>
        </w:rPr>
        <w:t xml:space="preserve">2.3 - تحليل مخاطر </w:t>
      </w:r>
      <w:r w:rsidR="00640318" w:rsidRPr="00CC6009">
        <w:rPr>
          <w:rFonts w:asciiTheme="majorBidi" w:hAnsiTheme="majorBidi" w:cstheme="majorBidi" w:hint="cs"/>
          <w:b/>
          <w:bCs/>
          <w:color w:val="2E74B5" w:themeColor="accent5" w:themeShade="BF"/>
          <w:sz w:val="28"/>
          <w:szCs w:val="28"/>
          <w:rtl/>
        </w:rPr>
        <w:t>المنظومة:</w:t>
      </w:r>
    </w:p>
    <w:p w14:paraId="0BC05AEB" w14:textId="5839EFBC" w:rsidR="0070130A" w:rsidRPr="00CC6009" w:rsidRDefault="0070130A" w:rsidP="00BE5F2D">
      <w:pPr>
        <w:spacing w:line="360" w:lineRule="auto"/>
        <w:ind w:left="360"/>
        <w:jc w:val="right"/>
        <w:rPr>
          <w:rFonts w:asciiTheme="majorBidi" w:hAnsiTheme="majorBidi" w:cstheme="majorBidi"/>
          <w:sz w:val="28"/>
          <w:szCs w:val="28"/>
          <w:rtl/>
        </w:rPr>
      </w:pPr>
      <w:r w:rsidRPr="00CC6009">
        <w:rPr>
          <w:rFonts w:asciiTheme="majorBidi" w:hAnsiTheme="majorBidi" w:cstheme="majorBidi"/>
          <w:sz w:val="28"/>
          <w:szCs w:val="28"/>
          <w:rtl/>
        </w:rPr>
        <w:t xml:space="preserve">يتعرض أي مشروع في مرحلة التطوير لأخطار قد تجعل منه مشروعاً غير متكامل أو دون المستوى المطلوب لهذا وجدت خطوة تحليل المخاطر لتحديد المخاطر المتوقعة و محاولة تداركها و للحد من خطورتها و الزيادة في فرصة نجاحه و </w:t>
      </w:r>
      <w:r w:rsidR="00640318" w:rsidRPr="00CC6009">
        <w:rPr>
          <w:rFonts w:asciiTheme="majorBidi" w:hAnsiTheme="majorBidi" w:cstheme="majorBidi" w:hint="cs"/>
          <w:sz w:val="28"/>
          <w:szCs w:val="28"/>
          <w:rtl/>
        </w:rPr>
        <w:t>قبوله،</w:t>
      </w:r>
      <w:r w:rsidRPr="00CC6009">
        <w:rPr>
          <w:rFonts w:asciiTheme="majorBidi" w:hAnsiTheme="majorBidi" w:cstheme="majorBidi"/>
          <w:sz w:val="28"/>
          <w:szCs w:val="28"/>
          <w:rtl/>
        </w:rPr>
        <w:t xml:space="preserve"> و الخطوات التالية توضح الأخطار المتوقع حدوثها اثناء تطوير </w:t>
      </w:r>
      <w:r w:rsidRPr="006D4F7C">
        <w:rPr>
          <w:rFonts w:asciiTheme="majorBidi" w:hAnsiTheme="majorBidi" w:cstheme="majorBidi"/>
          <w:color w:val="FF0000"/>
          <w:sz w:val="28"/>
          <w:szCs w:val="28"/>
          <w:rtl/>
          <w:rPrChange w:id="15" w:author="Adnan Sherif [2]" w:date="2024-08-26T19:20:00Z">
            <w:rPr>
              <w:rFonts w:asciiTheme="majorBidi" w:hAnsiTheme="majorBidi" w:cstheme="majorBidi"/>
              <w:sz w:val="28"/>
              <w:szCs w:val="28"/>
              <w:rtl/>
            </w:rPr>
          </w:rPrChange>
        </w:rPr>
        <w:t xml:space="preserve">هده </w:t>
      </w:r>
      <w:r w:rsidR="00640318" w:rsidRPr="00CC6009">
        <w:rPr>
          <w:rFonts w:asciiTheme="majorBidi" w:hAnsiTheme="majorBidi" w:cstheme="majorBidi" w:hint="cs"/>
          <w:sz w:val="28"/>
          <w:szCs w:val="28"/>
          <w:rtl/>
        </w:rPr>
        <w:t>المشروع.</w:t>
      </w:r>
    </w:p>
    <w:tbl>
      <w:tblPr>
        <w:tblStyle w:val="ColorfulList-Accent3"/>
        <w:bidiVisual/>
        <w:tblW w:w="8684" w:type="dxa"/>
        <w:tblLayout w:type="fixed"/>
        <w:tblLook w:val="04A0" w:firstRow="1" w:lastRow="0" w:firstColumn="1" w:lastColumn="0" w:noHBand="0" w:noVBand="1"/>
      </w:tblPr>
      <w:tblGrid>
        <w:gridCol w:w="3734"/>
        <w:gridCol w:w="2610"/>
        <w:gridCol w:w="2340"/>
      </w:tblGrid>
      <w:tr w:rsidR="0070130A" w:rsidRPr="00CC6009" w14:paraId="3928F786" w14:textId="77777777" w:rsidTr="00703297">
        <w:trPr>
          <w:cnfStyle w:val="100000000000" w:firstRow="1" w:lastRow="0" w:firstColumn="0" w:lastColumn="0" w:oddVBand="0" w:evenVBand="0" w:oddHBand="0" w:evenHBand="0" w:firstRowFirstColumn="0" w:firstRowLastColumn="0" w:lastRowFirstColumn="0" w:lastRowLastColumn="0"/>
          <w:trHeight w:val="1026"/>
        </w:trPr>
        <w:tc>
          <w:tcPr>
            <w:cnfStyle w:val="001000000000" w:firstRow="0" w:lastRow="0" w:firstColumn="1" w:lastColumn="0" w:oddVBand="0" w:evenVBand="0" w:oddHBand="0" w:evenHBand="0" w:firstRowFirstColumn="0" w:firstRowLastColumn="0" w:lastRowFirstColumn="0" w:lastRowLastColumn="0"/>
            <w:tcW w:w="3734" w:type="dxa"/>
            <w:shd w:val="clear" w:color="auto" w:fill="2E74B5" w:themeFill="accent5" w:themeFillShade="BF"/>
            <w:vAlign w:val="center"/>
          </w:tcPr>
          <w:p w14:paraId="6D6C907B" w14:textId="77777777" w:rsidR="0070130A" w:rsidRPr="00CC6009" w:rsidRDefault="0070130A" w:rsidP="00BE5F2D">
            <w:pPr>
              <w:spacing w:line="360" w:lineRule="auto"/>
              <w:jc w:val="center"/>
              <w:rPr>
                <w:rFonts w:asciiTheme="majorBidi" w:hAnsiTheme="majorBidi" w:cstheme="majorBidi"/>
                <w:sz w:val="28"/>
                <w:szCs w:val="28"/>
                <w:rtl/>
              </w:rPr>
            </w:pPr>
            <w:r w:rsidRPr="00CC6009">
              <w:rPr>
                <w:rFonts w:asciiTheme="majorBidi" w:hAnsiTheme="majorBidi" w:cstheme="majorBidi"/>
                <w:sz w:val="28"/>
                <w:szCs w:val="28"/>
                <w:rtl/>
              </w:rPr>
              <w:lastRenderedPageBreak/>
              <w:t>الخطر</w:t>
            </w:r>
          </w:p>
          <w:p w14:paraId="78EFB7D7" w14:textId="77777777" w:rsidR="0070130A" w:rsidRPr="00CC6009" w:rsidRDefault="0070130A" w:rsidP="00BE5F2D">
            <w:pPr>
              <w:spacing w:line="360" w:lineRule="auto"/>
              <w:jc w:val="center"/>
              <w:rPr>
                <w:rFonts w:asciiTheme="majorBidi" w:hAnsiTheme="majorBidi" w:cstheme="majorBidi"/>
                <w:sz w:val="28"/>
                <w:szCs w:val="28"/>
                <w:lang w:bidi="ar-LY"/>
              </w:rPr>
            </w:pPr>
            <w:r w:rsidRPr="00CC6009">
              <w:rPr>
                <w:rFonts w:asciiTheme="majorBidi" w:hAnsiTheme="majorBidi" w:cstheme="majorBidi"/>
                <w:sz w:val="28"/>
                <w:szCs w:val="28"/>
              </w:rPr>
              <w:t>The Risk</w:t>
            </w:r>
          </w:p>
        </w:tc>
        <w:tc>
          <w:tcPr>
            <w:tcW w:w="2610" w:type="dxa"/>
            <w:shd w:val="clear" w:color="auto" w:fill="2E74B5" w:themeFill="accent5" w:themeFillShade="BF"/>
            <w:vAlign w:val="center"/>
          </w:tcPr>
          <w:p w14:paraId="1F6CA85F" w14:textId="77777777" w:rsidR="0070130A" w:rsidRPr="00CC6009" w:rsidRDefault="0070130A" w:rsidP="00BE5F2D">
            <w:pPr>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tl/>
              </w:rPr>
              <w:t>نسبة حدوثه</w:t>
            </w:r>
          </w:p>
          <w:p w14:paraId="26840254" w14:textId="77777777" w:rsidR="0070130A" w:rsidRPr="00CC6009" w:rsidRDefault="0070130A" w:rsidP="00BE5F2D">
            <w:pPr>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Pr>
              <w:t>Happening Rate</w:t>
            </w:r>
          </w:p>
        </w:tc>
        <w:tc>
          <w:tcPr>
            <w:tcW w:w="2340" w:type="dxa"/>
            <w:shd w:val="clear" w:color="auto" w:fill="2E74B5" w:themeFill="accent5" w:themeFillShade="BF"/>
            <w:vAlign w:val="center"/>
          </w:tcPr>
          <w:p w14:paraId="315A24BC" w14:textId="77777777" w:rsidR="0070130A" w:rsidRPr="00CC6009" w:rsidRDefault="0070130A" w:rsidP="00BE5F2D">
            <w:pPr>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tl/>
              </w:rPr>
              <w:t>طرق تفاديه</w:t>
            </w:r>
          </w:p>
          <w:p w14:paraId="6A40206D" w14:textId="77777777" w:rsidR="0070130A" w:rsidRPr="00CC6009" w:rsidRDefault="0070130A" w:rsidP="00BE5F2D">
            <w:pPr>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Pr>
              <w:t>Warding Ways</w:t>
            </w:r>
          </w:p>
        </w:tc>
      </w:tr>
      <w:tr w:rsidR="0070130A" w:rsidRPr="00CC6009" w14:paraId="7C5012C9" w14:textId="77777777" w:rsidTr="00703297">
        <w:trPr>
          <w:cnfStyle w:val="000000100000" w:firstRow="0" w:lastRow="0" w:firstColumn="0" w:lastColumn="0" w:oddVBand="0" w:evenVBand="0" w:oddHBand="1" w:evenHBand="0" w:firstRowFirstColumn="0" w:firstRowLastColumn="0" w:lastRowFirstColumn="0" w:lastRowLastColumn="0"/>
          <w:trHeight w:val="1734"/>
        </w:trPr>
        <w:tc>
          <w:tcPr>
            <w:cnfStyle w:val="001000000000" w:firstRow="0" w:lastRow="0" w:firstColumn="1" w:lastColumn="0" w:oddVBand="0" w:evenVBand="0" w:oddHBand="0" w:evenHBand="0" w:firstRowFirstColumn="0" w:firstRowLastColumn="0" w:lastRowFirstColumn="0" w:lastRowLastColumn="0"/>
            <w:tcW w:w="3734" w:type="dxa"/>
            <w:vAlign w:val="center"/>
          </w:tcPr>
          <w:p w14:paraId="73ACA82B" w14:textId="7C8A1BEA" w:rsidR="00A35D76" w:rsidRPr="00CC6009" w:rsidRDefault="0070130A">
            <w:pPr>
              <w:bidi/>
              <w:spacing w:line="360" w:lineRule="auto"/>
              <w:jc w:val="center"/>
              <w:rPr>
                <w:rFonts w:asciiTheme="majorBidi" w:eastAsiaTheme="minorEastAsia" w:hAnsiTheme="majorBidi" w:cstheme="majorBidi"/>
                <w:b w:val="0"/>
                <w:bCs w:val="0"/>
                <w:color w:val="auto"/>
                <w:sz w:val="28"/>
                <w:szCs w:val="28"/>
                <w:rtl/>
              </w:rPr>
              <w:pPrChange w:id="16" w:author="Adnan Sherif [2]" w:date="2024-08-26T19:21:00Z">
                <w:pPr>
                  <w:spacing w:after="160" w:line="360" w:lineRule="auto"/>
                  <w:jc w:val="center"/>
                </w:pPr>
              </w:pPrChange>
            </w:pPr>
            <w:r w:rsidRPr="00CC6009">
              <w:rPr>
                <w:rFonts w:asciiTheme="majorBidi" w:hAnsiTheme="majorBidi" w:cstheme="majorBidi"/>
                <w:sz w:val="28"/>
                <w:szCs w:val="28"/>
                <w:rtl/>
              </w:rPr>
              <w:t xml:space="preserve">  </w:t>
            </w:r>
            <w:r w:rsidR="00A35D76" w:rsidRPr="00CC6009">
              <w:rPr>
                <w:rFonts w:asciiTheme="majorBidi" w:hAnsiTheme="majorBidi" w:cstheme="majorBidi"/>
                <w:sz w:val="28"/>
                <w:szCs w:val="28"/>
                <w:rtl/>
              </w:rPr>
              <w:t xml:space="preserve">تعرض الموقع للاختراق </w:t>
            </w:r>
          </w:p>
        </w:tc>
        <w:tc>
          <w:tcPr>
            <w:tcW w:w="2610" w:type="dxa"/>
            <w:vAlign w:val="center"/>
          </w:tcPr>
          <w:p w14:paraId="41BC6751" w14:textId="77777777" w:rsidR="0070130A" w:rsidRPr="00CC6009" w:rsidRDefault="0070130A" w:rsidP="00BE5F2D">
            <w:pPr>
              <w:bidi/>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tl/>
              </w:rPr>
              <w:t>عالية (</w:t>
            </w:r>
            <w:r w:rsidRPr="00CC6009">
              <w:rPr>
                <w:rFonts w:asciiTheme="majorBidi" w:hAnsiTheme="majorBidi" w:cstheme="majorBidi"/>
                <w:sz w:val="28"/>
                <w:szCs w:val="28"/>
              </w:rPr>
              <w:t>High</w:t>
            </w:r>
            <w:r w:rsidRPr="00CC6009">
              <w:rPr>
                <w:rFonts w:asciiTheme="majorBidi" w:hAnsiTheme="majorBidi" w:cstheme="majorBidi"/>
                <w:sz w:val="28"/>
                <w:szCs w:val="28"/>
                <w:rtl/>
              </w:rPr>
              <w:t>)</w:t>
            </w:r>
          </w:p>
          <w:p w14:paraId="73D46544" w14:textId="3895B5E4" w:rsidR="0070130A" w:rsidRPr="00CC6009" w:rsidRDefault="0070130A" w:rsidP="00BE5F2D">
            <w:pPr>
              <w:bidi/>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Pr>
              <w:t>%</w:t>
            </w:r>
            <w:r w:rsidR="00B21640" w:rsidRPr="00CC6009">
              <w:rPr>
                <w:rFonts w:asciiTheme="majorBidi" w:hAnsiTheme="majorBidi" w:cstheme="majorBidi"/>
                <w:sz w:val="28"/>
                <w:szCs w:val="28"/>
              </w:rPr>
              <w:t>70</w:t>
            </w:r>
          </w:p>
        </w:tc>
        <w:tc>
          <w:tcPr>
            <w:tcW w:w="2340" w:type="dxa"/>
            <w:vAlign w:val="center"/>
          </w:tcPr>
          <w:p w14:paraId="363DCF8D" w14:textId="75CEB41A" w:rsidR="0070130A" w:rsidRPr="00CC6009" w:rsidRDefault="0070130A">
            <w:pPr>
              <w:bidi/>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eastAsiaTheme="minorEastAsia" w:hAnsiTheme="majorBidi" w:cstheme="majorBidi"/>
                <w:color w:val="auto"/>
                <w:sz w:val="28"/>
                <w:szCs w:val="28"/>
              </w:rPr>
              <w:pPrChange w:id="17" w:author="Adnan Sherif [2]" w:date="2024-08-26T19:20:00Z">
                <w:pPr>
                  <w:spacing w:after="160" w:line="360" w:lineRule="auto"/>
                  <w:jc w:val="center"/>
                  <w:cnfStyle w:val="000000100000" w:firstRow="0" w:lastRow="0" w:firstColumn="0" w:lastColumn="0" w:oddVBand="0" w:evenVBand="0" w:oddHBand="1" w:evenHBand="0" w:firstRowFirstColumn="0" w:firstRowLastColumn="0" w:lastRowFirstColumn="0" w:lastRowLastColumn="0"/>
                </w:pPr>
              </w:pPrChange>
            </w:pPr>
            <w:r w:rsidRPr="00CC6009">
              <w:rPr>
                <w:rFonts w:asciiTheme="majorBidi" w:hAnsiTheme="majorBidi" w:cstheme="majorBidi"/>
                <w:sz w:val="28"/>
                <w:szCs w:val="28"/>
                <w:rtl/>
              </w:rPr>
              <w:t xml:space="preserve"> </w:t>
            </w:r>
            <w:r w:rsidR="002C1220" w:rsidRPr="00CC6009">
              <w:rPr>
                <w:rFonts w:asciiTheme="majorBidi" w:hAnsiTheme="majorBidi" w:cs="Times New Roman"/>
                <w:sz w:val="28"/>
                <w:szCs w:val="28"/>
                <w:rtl/>
              </w:rPr>
              <w:t>تجنب</w:t>
            </w:r>
            <w:r w:rsidR="002C1220" w:rsidRPr="00CC6009">
              <w:rPr>
                <w:rFonts w:asciiTheme="majorBidi" w:hAnsiTheme="majorBidi" w:cstheme="majorBidi"/>
                <w:sz w:val="28"/>
                <w:szCs w:val="28"/>
              </w:rPr>
              <w:t xml:space="preserve"> </w:t>
            </w:r>
            <w:commentRangeStart w:id="18"/>
            <w:r w:rsidR="002C1220" w:rsidRPr="00CC6009">
              <w:rPr>
                <w:rFonts w:asciiTheme="majorBidi" w:hAnsiTheme="majorBidi" w:cs="Times New Roman"/>
                <w:sz w:val="28"/>
                <w:szCs w:val="28"/>
                <w:rtl/>
              </w:rPr>
              <w:t>استخدام</w:t>
            </w:r>
            <w:r w:rsidR="002C1220" w:rsidRPr="00CC6009">
              <w:rPr>
                <w:rFonts w:asciiTheme="majorBidi" w:hAnsiTheme="majorBidi" w:cstheme="majorBidi"/>
                <w:sz w:val="28"/>
                <w:szCs w:val="28"/>
              </w:rPr>
              <w:t xml:space="preserve"> </w:t>
            </w:r>
            <w:r w:rsidR="002C1220" w:rsidRPr="00CC6009">
              <w:rPr>
                <w:rFonts w:asciiTheme="majorBidi" w:hAnsiTheme="majorBidi" w:cs="Times New Roman"/>
                <w:sz w:val="28"/>
                <w:szCs w:val="28"/>
                <w:rtl/>
              </w:rPr>
              <w:t>معلومات</w:t>
            </w:r>
            <w:r w:rsidR="002C1220" w:rsidRPr="00CC6009">
              <w:rPr>
                <w:rFonts w:asciiTheme="majorBidi" w:hAnsiTheme="majorBidi" w:cstheme="majorBidi"/>
                <w:sz w:val="28"/>
                <w:szCs w:val="28"/>
              </w:rPr>
              <w:t xml:space="preserve"> </w:t>
            </w:r>
            <w:r w:rsidR="002C1220" w:rsidRPr="00CC6009">
              <w:rPr>
                <w:rFonts w:asciiTheme="majorBidi" w:hAnsiTheme="majorBidi" w:cs="Times New Roman"/>
                <w:sz w:val="28"/>
                <w:szCs w:val="28"/>
                <w:rtl/>
              </w:rPr>
              <w:t>شخصية</w:t>
            </w:r>
            <w:r w:rsidR="002C1220" w:rsidRPr="00CC6009">
              <w:rPr>
                <w:rFonts w:asciiTheme="majorBidi" w:hAnsiTheme="majorBidi" w:cstheme="majorBidi"/>
                <w:sz w:val="28"/>
                <w:szCs w:val="28"/>
              </w:rPr>
              <w:t xml:space="preserve"> </w:t>
            </w:r>
            <w:r w:rsidR="002C1220" w:rsidRPr="00CC6009">
              <w:rPr>
                <w:rFonts w:asciiTheme="majorBidi" w:hAnsiTheme="majorBidi" w:cs="Times New Roman"/>
                <w:sz w:val="28"/>
                <w:szCs w:val="28"/>
                <w:rtl/>
              </w:rPr>
              <w:t>سهلة</w:t>
            </w:r>
            <w:r w:rsidR="002C1220" w:rsidRPr="00CC6009">
              <w:rPr>
                <w:rFonts w:asciiTheme="majorBidi" w:hAnsiTheme="majorBidi" w:cstheme="majorBidi"/>
                <w:sz w:val="28"/>
                <w:szCs w:val="28"/>
              </w:rPr>
              <w:t xml:space="preserve"> </w:t>
            </w:r>
            <w:r w:rsidR="002C1220" w:rsidRPr="00CC6009">
              <w:rPr>
                <w:rFonts w:asciiTheme="majorBidi" w:hAnsiTheme="majorBidi" w:cs="Times New Roman"/>
                <w:sz w:val="28"/>
                <w:szCs w:val="28"/>
                <w:rtl/>
              </w:rPr>
              <w:t>الاستنتاج</w:t>
            </w:r>
            <w:r w:rsidR="002C1220" w:rsidRPr="00CC6009">
              <w:rPr>
                <w:rFonts w:asciiTheme="majorBidi" w:hAnsiTheme="majorBidi" w:cstheme="majorBidi"/>
                <w:sz w:val="28"/>
                <w:szCs w:val="28"/>
              </w:rPr>
              <w:t xml:space="preserve"> </w:t>
            </w:r>
            <w:r w:rsidR="002C1220" w:rsidRPr="00CC6009">
              <w:rPr>
                <w:rFonts w:asciiTheme="majorBidi" w:hAnsiTheme="majorBidi" w:cs="Times New Roman"/>
                <w:sz w:val="28"/>
                <w:szCs w:val="28"/>
                <w:rtl/>
              </w:rPr>
              <w:t>كجزء</w:t>
            </w:r>
            <w:r w:rsidR="002C1220" w:rsidRPr="00CC6009">
              <w:rPr>
                <w:rFonts w:asciiTheme="majorBidi" w:hAnsiTheme="majorBidi" w:cstheme="majorBidi"/>
                <w:sz w:val="28"/>
                <w:szCs w:val="28"/>
              </w:rPr>
              <w:t xml:space="preserve"> </w:t>
            </w:r>
            <w:r w:rsidR="002C1220" w:rsidRPr="00CC6009">
              <w:rPr>
                <w:rFonts w:asciiTheme="majorBidi" w:hAnsiTheme="majorBidi" w:cs="Times New Roman"/>
                <w:sz w:val="28"/>
                <w:szCs w:val="28"/>
                <w:rtl/>
              </w:rPr>
              <w:t>من</w:t>
            </w:r>
            <w:r w:rsidR="002C1220" w:rsidRPr="00CC6009">
              <w:rPr>
                <w:rFonts w:asciiTheme="majorBidi" w:hAnsiTheme="majorBidi" w:cstheme="majorBidi"/>
                <w:sz w:val="28"/>
                <w:szCs w:val="28"/>
              </w:rPr>
              <w:t xml:space="preserve"> </w:t>
            </w:r>
            <w:r w:rsidR="002C1220" w:rsidRPr="00CC6009">
              <w:rPr>
                <w:rFonts w:asciiTheme="majorBidi" w:hAnsiTheme="majorBidi" w:cs="Times New Roman"/>
                <w:sz w:val="28"/>
                <w:szCs w:val="28"/>
                <w:rtl/>
              </w:rPr>
              <w:t>كلمة</w:t>
            </w:r>
            <w:r w:rsidR="002C1220" w:rsidRPr="00CC6009">
              <w:rPr>
                <w:rFonts w:asciiTheme="majorBidi" w:hAnsiTheme="majorBidi" w:cstheme="majorBidi"/>
                <w:sz w:val="28"/>
                <w:szCs w:val="28"/>
              </w:rPr>
              <w:t xml:space="preserve"> </w:t>
            </w:r>
            <w:r w:rsidR="002C1220" w:rsidRPr="00CC6009">
              <w:rPr>
                <w:rFonts w:asciiTheme="majorBidi" w:hAnsiTheme="majorBidi" w:cs="Times New Roman"/>
                <w:sz w:val="28"/>
                <w:szCs w:val="28"/>
                <w:rtl/>
              </w:rPr>
              <w:t>المرور</w:t>
            </w:r>
            <w:r w:rsidR="00B1727B" w:rsidRPr="00CC6009">
              <w:rPr>
                <w:rFonts w:asciiTheme="majorBidi" w:hAnsiTheme="majorBidi" w:cstheme="majorBidi"/>
                <w:sz w:val="28"/>
                <w:szCs w:val="28"/>
                <w:rtl/>
              </w:rPr>
              <w:t>.</w:t>
            </w:r>
            <w:commentRangeEnd w:id="18"/>
            <w:r w:rsidR="00832863">
              <w:rPr>
                <w:rStyle w:val="CommentReference"/>
                <w:rFonts w:eastAsiaTheme="minorEastAsia"/>
                <w:color w:val="auto"/>
              </w:rPr>
              <w:commentReference w:id="18"/>
            </w:r>
          </w:p>
        </w:tc>
      </w:tr>
      <w:tr w:rsidR="0070130A" w:rsidRPr="00CC6009" w14:paraId="497BD85A" w14:textId="77777777" w:rsidTr="00703297">
        <w:trPr>
          <w:trHeight w:val="483"/>
        </w:trPr>
        <w:tc>
          <w:tcPr>
            <w:cnfStyle w:val="001000000000" w:firstRow="0" w:lastRow="0" w:firstColumn="1" w:lastColumn="0" w:oddVBand="0" w:evenVBand="0" w:oddHBand="0" w:evenHBand="0" w:firstRowFirstColumn="0" w:firstRowLastColumn="0" w:lastRowFirstColumn="0" w:lastRowLastColumn="0"/>
            <w:tcW w:w="3734" w:type="dxa"/>
            <w:vAlign w:val="center"/>
          </w:tcPr>
          <w:p w14:paraId="26ED9C90" w14:textId="41DEFAFB" w:rsidR="0070130A" w:rsidRPr="00CC6009" w:rsidRDefault="00CA1E7B">
            <w:pPr>
              <w:bidi/>
              <w:spacing w:line="360" w:lineRule="auto"/>
              <w:ind w:left="-90"/>
              <w:jc w:val="center"/>
              <w:rPr>
                <w:rFonts w:asciiTheme="majorBidi" w:eastAsiaTheme="minorEastAsia" w:hAnsiTheme="majorBidi" w:cstheme="majorBidi"/>
                <w:b w:val="0"/>
                <w:bCs w:val="0"/>
                <w:color w:val="auto"/>
                <w:sz w:val="28"/>
                <w:szCs w:val="28"/>
                <w:rtl/>
              </w:rPr>
              <w:pPrChange w:id="19" w:author="Adnan Sherif [2]" w:date="2024-08-26T19:21:00Z">
                <w:pPr>
                  <w:spacing w:after="160" w:line="360" w:lineRule="auto"/>
                  <w:ind w:left="-90"/>
                  <w:jc w:val="center"/>
                </w:pPr>
              </w:pPrChange>
            </w:pPr>
            <w:r w:rsidRPr="00CC6009">
              <w:rPr>
                <w:rFonts w:asciiTheme="majorBidi" w:hAnsiTheme="majorBidi" w:cs="Times New Roman"/>
                <w:sz w:val="28"/>
                <w:szCs w:val="28"/>
                <w:rtl/>
              </w:rPr>
              <w:t>تعطل</w:t>
            </w:r>
            <w:r w:rsidRPr="00CC6009">
              <w:rPr>
                <w:rFonts w:asciiTheme="majorBidi" w:hAnsiTheme="majorBidi" w:cstheme="majorBidi"/>
                <w:sz w:val="28"/>
                <w:szCs w:val="28"/>
              </w:rPr>
              <w:t xml:space="preserve"> </w:t>
            </w:r>
            <w:r w:rsidRPr="00CC6009">
              <w:rPr>
                <w:rFonts w:asciiTheme="majorBidi" w:hAnsiTheme="majorBidi" w:cs="Times New Roman"/>
                <w:sz w:val="28"/>
                <w:szCs w:val="28"/>
                <w:rtl/>
              </w:rPr>
              <w:t>موقع</w:t>
            </w:r>
            <w:r w:rsidRPr="00CC6009">
              <w:rPr>
                <w:rFonts w:asciiTheme="majorBidi" w:hAnsiTheme="majorBidi" w:cstheme="majorBidi"/>
                <w:sz w:val="28"/>
                <w:szCs w:val="28"/>
              </w:rPr>
              <w:t xml:space="preserve"> </w:t>
            </w:r>
            <w:r w:rsidRPr="00CC6009">
              <w:rPr>
                <w:rFonts w:asciiTheme="majorBidi" w:hAnsiTheme="majorBidi" w:cs="Times New Roman"/>
                <w:sz w:val="28"/>
                <w:szCs w:val="28"/>
                <w:rtl/>
              </w:rPr>
              <w:t>بسبب</w:t>
            </w:r>
            <w:r w:rsidRPr="00CC6009">
              <w:rPr>
                <w:rFonts w:asciiTheme="majorBidi" w:hAnsiTheme="majorBidi" w:cstheme="majorBidi"/>
                <w:sz w:val="28"/>
                <w:szCs w:val="28"/>
              </w:rPr>
              <w:t xml:space="preserve"> </w:t>
            </w:r>
            <w:r w:rsidRPr="00CC6009">
              <w:rPr>
                <w:rFonts w:asciiTheme="majorBidi" w:hAnsiTheme="majorBidi" w:cs="Times New Roman"/>
                <w:sz w:val="28"/>
                <w:szCs w:val="28"/>
                <w:rtl/>
              </w:rPr>
              <w:t>مشاكل</w:t>
            </w:r>
            <w:r w:rsidRPr="00CC6009">
              <w:rPr>
                <w:rFonts w:asciiTheme="majorBidi" w:hAnsiTheme="majorBidi" w:cstheme="majorBidi"/>
                <w:sz w:val="28"/>
                <w:szCs w:val="28"/>
              </w:rPr>
              <w:t xml:space="preserve"> </w:t>
            </w:r>
            <w:r w:rsidRPr="00CC6009">
              <w:rPr>
                <w:rFonts w:asciiTheme="majorBidi" w:hAnsiTheme="majorBidi" w:cs="Times New Roman"/>
                <w:sz w:val="28"/>
                <w:szCs w:val="28"/>
                <w:rtl/>
              </w:rPr>
              <w:t>في</w:t>
            </w:r>
            <w:r w:rsidRPr="00CC6009">
              <w:rPr>
                <w:rFonts w:asciiTheme="majorBidi" w:hAnsiTheme="majorBidi" w:cstheme="majorBidi"/>
                <w:sz w:val="28"/>
                <w:szCs w:val="28"/>
              </w:rPr>
              <w:t xml:space="preserve"> </w:t>
            </w:r>
            <w:r w:rsidRPr="00CC6009">
              <w:rPr>
                <w:rFonts w:asciiTheme="majorBidi" w:hAnsiTheme="majorBidi" w:cs="Times New Roman"/>
                <w:sz w:val="28"/>
                <w:szCs w:val="28"/>
                <w:rtl/>
              </w:rPr>
              <w:t>الخوادم</w:t>
            </w:r>
            <w:r w:rsidR="0070130A" w:rsidRPr="00CC6009">
              <w:rPr>
                <w:rFonts w:asciiTheme="majorBidi" w:hAnsiTheme="majorBidi" w:cstheme="majorBidi"/>
                <w:sz w:val="28"/>
                <w:szCs w:val="28"/>
                <w:rtl/>
              </w:rPr>
              <w:t xml:space="preserve"> </w:t>
            </w:r>
          </w:p>
        </w:tc>
        <w:tc>
          <w:tcPr>
            <w:tcW w:w="2610" w:type="dxa"/>
            <w:vAlign w:val="center"/>
          </w:tcPr>
          <w:p w14:paraId="049BF764" w14:textId="77777777" w:rsidR="0070130A" w:rsidRPr="00CC6009" w:rsidRDefault="0070130A" w:rsidP="00BE5F2D">
            <w:pPr>
              <w:bidi/>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tl/>
              </w:rPr>
              <w:t>متوسطة (</w:t>
            </w:r>
            <w:r w:rsidRPr="00CC6009">
              <w:rPr>
                <w:rFonts w:asciiTheme="majorBidi" w:hAnsiTheme="majorBidi" w:cstheme="majorBidi"/>
                <w:sz w:val="28"/>
                <w:szCs w:val="28"/>
              </w:rPr>
              <w:t>Medium</w:t>
            </w:r>
            <w:r w:rsidRPr="00CC6009">
              <w:rPr>
                <w:rFonts w:asciiTheme="majorBidi" w:hAnsiTheme="majorBidi" w:cstheme="majorBidi"/>
                <w:sz w:val="28"/>
                <w:szCs w:val="28"/>
                <w:rtl/>
              </w:rPr>
              <w:t>)</w:t>
            </w:r>
          </w:p>
          <w:p w14:paraId="6E6E57D8" w14:textId="23A030B1" w:rsidR="0070130A" w:rsidRPr="00CC6009" w:rsidRDefault="0070130A" w:rsidP="00BE5F2D">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Pr>
              <w:t>%</w:t>
            </w:r>
            <w:r w:rsidR="00CA1E7B" w:rsidRPr="00CC6009">
              <w:rPr>
                <w:rFonts w:asciiTheme="majorBidi" w:hAnsiTheme="majorBidi" w:cstheme="majorBidi"/>
                <w:sz w:val="28"/>
                <w:szCs w:val="28"/>
              </w:rPr>
              <w:t>50</w:t>
            </w:r>
          </w:p>
        </w:tc>
        <w:tc>
          <w:tcPr>
            <w:tcW w:w="2340" w:type="dxa"/>
            <w:vAlign w:val="center"/>
          </w:tcPr>
          <w:p w14:paraId="1A2CF33B" w14:textId="3C41C0F9" w:rsidR="0070130A" w:rsidRPr="00CC6009" w:rsidRDefault="00F72231">
            <w:pPr>
              <w:bidi/>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eastAsiaTheme="minorEastAsia" w:hAnsiTheme="majorBidi" w:cstheme="majorBidi"/>
                <w:color w:val="auto"/>
                <w:sz w:val="28"/>
                <w:szCs w:val="28"/>
                <w:rtl/>
              </w:rPr>
              <w:pPrChange w:id="20" w:author="Adnan Sherif [2]" w:date="2024-08-26T19:21:00Z">
                <w:pPr>
                  <w:spacing w:after="160" w:line="360" w:lineRule="auto"/>
                  <w:jc w:val="center"/>
                  <w:cnfStyle w:val="000000000000" w:firstRow="0" w:lastRow="0" w:firstColumn="0" w:lastColumn="0" w:oddVBand="0" w:evenVBand="0" w:oddHBand="0" w:evenHBand="0" w:firstRowFirstColumn="0" w:firstRowLastColumn="0" w:lastRowFirstColumn="0" w:lastRowLastColumn="0"/>
                </w:pPr>
              </w:pPrChange>
            </w:pPr>
            <w:r w:rsidRPr="00CC6009">
              <w:rPr>
                <w:rFonts w:asciiTheme="majorBidi" w:hAnsiTheme="majorBidi" w:cs="Times New Roman"/>
                <w:sz w:val="28"/>
                <w:szCs w:val="28"/>
                <w:rtl/>
              </w:rPr>
              <w:t>استخدام</w:t>
            </w:r>
            <w:r w:rsidRPr="00CC6009">
              <w:rPr>
                <w:rFonts w:asciiTheme="majorBidi" w:hAnsiTheme="majorBidi" w:cstheme="majorBidi"/>
                <w:sz w:val="28"/>
                <w:szCs w:val="28"/>
              </w:rPr>
              <w:t xml:space="preserve"> </w:t>
            </w:r>
            <w:r w:rsidRPr="00CC6009">
              <w:rPr>
                <w:rFonts w:asciiTheme="majorBidi" w:hAnsiTheme="majorBidi" w:cs="Times New Roman"/>
                <w:sz w:val="28"/>
                <w:szCs w:val="28"/>
                <w:rtl/>
              </w:rPr>
              <w:t>خوادم</w:t>
            </w:r>
            <w:r w:rsidRPr="00CC6009">
              <w:rPr>
                <w:rFonts w:asciiTheme="majorBidi" w:hAnsiTheme="majorBidi" w:cstheme="majorBidi"/>
                <w:sz w:val="28"/>
                <w:szCs w:val="28"/>
              </w:rPr>
              <w:t xml:space="preserve"> </w:t>
            </w:r>
            <w:r w:rsidRPr="00CC6009">
              <w:rPr>
                <w:rFonts w:asciiTheme="majorBidi" w:hAnsiTheme="majorBidi" w:cs="Times New Roman"/>
                <w:sz w:val="28"/>
                <w:szCs w:val="28"/>
                <w:rtl/>
              </w:rPr>
              <w:t>احتياطية</w:t>
            </w:r>
            <w:r w:rsidRPr="00CC6009">
              <w:rPr>
                <w:rFonts w:asciiTheme="majorBidi" w:hAnsiTheme="majorBidi" w:cstheme="majorBidi"/>
                <w:sz w:val="28"/>
                <w:szCs w:val="28"/>
              </w:rPr>
              <w:t xml:space="preserve"> </w:t>
            </w:r>
            <w:r w:rsidRPr="00CC6009">
              <w:rPr>
                <w:rFonts w:asciiTheme="majorBidi" w:hAnsiTheme="majorBidi" w:cs="Times New Roman"/>
                <w:sz w:val="28"/>
                <w:szCs w:val="28"/>
                <w:rtl/>
              </w:rPr>
              <w:t>أو</w:t>
            </w:r>
            <w:r w:rsidRPr="00CC6009">
              <w:rPr>
                <w:rFonts w:asciiTheme="majorBidi" w:hAnsiTheme="majorBidi" w:cstheme="majorBidi"/>
                <w:sz w:val="28"/>
                <w:szCs w:val="28"/>
              </w:rPr>
              <w:t xml:space="preserve"> </w:t>
            </w:r>
            <w:r w:rsidRPr="00CC6009">
              <w:rPr>
                <w:rFonts w:asciiTheme="majorBidi" w:hAnsiTheme="majorBidi" w:cs="Times New Roman"/>
                <w:sz w:val="28"/>
                <w:szCs w:val="28"/>
                <w:rtl/>
              </w:rPr>
              <w:t>خدمات</w:t>
            </w:r>
            <w:r w:rsidRPr="00CC6009">
              <w:rPr>
                <w:rFonts w:asciiTheme="majorBidi" w:hAnsiTheme="majorBidi" w:cstheme="majorBidi"/>
                <w:sz w:val="28"/>
                <w:szCs w:val="28"/>
              </w:rPr>
              <w:t xml:space="preserve"> </w:t>
            </w:r>
            <w:r w:rsidRPr="00CC6009">
              <w:rPr>
                <w:rFonts w:asciiTheme="majorBidi" w:hAnsiTheme="majorBidi" w:cs="Times New Roman"/>
                <w:sz w:val="28"/>
                <w:szCs w:val="28"/>
                <w:rtl/>
              </w:rPr>
              <w:t>سحابية</w:t>
            </w:r>
            <w:r w:rsidRPr="00CC6009">
              <w:rPr>
                <w:rFonts w:asciiTheme="majorBidi" w:hAnsiTheme="majorBidi" w:cstheme="majorBidi"/>
                <w:sz w:val="28"/>
                <w:szCs w:val="28"/>
              </w:rPr>
              <w:t xml:space="preserve"> </w:t>
            </w:r>
            <w:r w:rsidRPr="00CC6009">
              <w:rPr>
                <w:rFonts w:asciiTheme="majorBidi" w:hAnsiTheme="majorBidi" w:cs="Times New Roman"/>
                <w:sz w:val="28"/>
                <w:szCs w:val="28"/>
                <w:rtl/>
              </w:rPr>
              <w:t>لضمان</w:t>
            </w:r>
            <w:r w:rsidRPr="00CC6009">
              <w:rPr>
                <w:rFonts w:asciiTheme="majorBidi" w:hAnsiTheme="majorBidi" w:cstheme="majorBidi"/>
                <w:sz w:val="28"/>
                <w:szCs w:val="28"/>
              </w:rPr>
              <w:t xml:space="preserve"> </w:t>
            </w:r>
            <w:r w:rsidRPr="00CC6009">
              <w:rPr>
                <w:rFonts w:asciiTheme="majorBidi" w:hAnsiTheme="majorBidi" w:cs="Times New Roman"/>
                <w:sz w:val="28"/>
                <w:szCs w:val="28"/>
                <w:rtl/>
              </w:rPr>
              <w:t>استمرارية</w:t>
            </w:r>
            <w:r w:rsidRPr="00CC6009">
              <w:rPr>
                <w:rFonts w:asciiTheme="majorBidi" w:hAnsiTheme="majorBidi" w:cstheme="majorBidi"/>
                <w:sz w:val="28"/>
                <w:szCs w:val="28"/>
              </w:rPr>
              <w:t xml:space="preserve"> </w:t>
            </w:r>
            <w:r w:rsidRPr="00CC6009">
              <w:rPr>
                <w:rFonts w:asciiTheme="majorBidi" w:hAnsiTheme="majorBidi" w:cs="Times New Roman"/>
                <w:sz w:val="28"/>
                <w:szCs w:val="28"/>
                <w:rtl/>
              </w:rPr>
              <w:t>التشغيل</w:t>
            </w:r>
          </w:p>
        </w:tc>
      </w:tr>
    </w:tbl>
    <w:p w14:paraId="278508B2" w14:textId="31213BAB" w:rsidR="00014A9E" w:rsidRPr="00CC6009" w:rsidRDefault="00014A9E" w:rsidP="00BE5F2D">
      <w:pPr>
        <w:spacing w:line="360" w:lineRule="auto"/>
        <w:rPr>
          <w:rFonts w:asciiTheme="majorBidi" w:hAnsiTheme="majorBidi" w:cstheme="majorBidi"/>
          <w:b/>
          <w:bCs/>
          <w:color w:val="2E74B5" w:themeColor="accent5" w:themeShade="BF"/>
          <w:sz w:val="28"/>
          <w:szCs w:val="28"/>
        </w:rPr>
      </w:pPr>
    </w:p>
    <w:p w14:paraId="62778BF4" w14:textId="77777777" w:rsidR="00BC4152" w:rsidRPr="00CC6009" w:rsidRDefault="00BC4152" w:rsidP="00BE5F2D">
      <w:pPr>
        <w:spacing w:line="360" w:lineRule="auto"/>
        <w:jc w:val="right"/>
        <w:rPr>
          <w:rFonts w:asciiTheme="majorBidi" w:hAnsiTheme="majorBidi" w:cstheme="majorBidi"/>
          <w:b/>
          <w:bCs/>
          <w:color w:val="2E74B5" w:themeColor="accent5" w:themeShade="BF"/>
          <w:sz w:val="28"/>
          <w:szCs w:val="28"/>
          <w:rtl/>
        </w:rPr>
      </w:pPr>
      <w:r w:rsidRPr="00CC6009">
        <w:rPr>
          <w:rFonts w:asciiTheme="majorBidi" w:hAnsiTheme="majorBidi" w:cstheme="majorBidi"/>
          <w:b/>
          <w:bCs/>
          <w:color w:val="2E74B5" w:themeColor="accent5" w:themeShade="BF"/>
          <w:sz w:val="28"/>
          <w:szCs w:val="28"/>
          <w:rtl/>
        </w:rPr>
        <w:t>2.4 -  الادوات المستخدمة لإعداد المنظومة :</w:t>
      </w:r>
    </w:p>
    <w:p w14:paraId="1F40FF10" w14:textId="2A5DC0E8" w:rsidR="00BC4152" w:rsidRPr="00CC6009" w:rsidRDefault="00BC4152" w:rsidP="00BE5F2D">
      <w:pPr>
        <w:pStyle w:val="ListParagraph"/>
        <w:numPr>
          <w:ilvl w:val="0"/>
          <w:numId w:val="12"/>
        </w:numPr>
        <w:spacing w:line="360" w:lineRule="auto"/>
        <w:rPr>
          <w:rFonts w:asciiTheme="majorBidi" w:hAnsiTheme="majorBidi" w:cstheme="majorBidi"/>
          <w:b/>
          <w:bCs/>
          <w:sz w:val="28"/>
          <w:szCs w:val="28"/>
          <w:rtl/>
        </w:rPr>
      </w:pPr>
      <w:r w:rsidRPr="00CC6009">
        <w:rPr>
          <w:rFonts w:asciiTheme="majorBidi" w:hAnsiTheme="majorBidi" w:cstheme="majorBidi"/>
          <w:b/>
          <w:bCs/>
          <w:sz w:val="28"/>
          <w:szCs w:val="28"/>
          <w:rtl/>
        </w:rPr>
        <w:t xml:space="preserve">أدوات التحليل </w:t>
      </w:r>
      <w:r w:rsidR="00640318" w:rsidRPr="00CC6009">
        <w:rPr>
          <w:rFonts w:asciiTheme="majorBidi" w:hAnsiTheme="majorBidi" w:cstheme="majorBidi" w:hint="cs"/>
          <w:b/>
          <w:bCs/>
          <w:sz w:val="28"/>
          <w:szCs w:val="28"/>
          <w:rtl/>
        </w:rPr>
        <w:t xml:space="preserve">المستخدمة </w:t>
      </w:r>
      <w:r w:rsidR="00640318" w:rsidRPr="00CC6009">
        <w:rPr>
          <w:rFonts w:asciiTheme="majorBidi" w:hAnsiTheme="majorBidi" w:cstheme="majorBidi"/>
          <w:b/>
          <w:bCs/>
          <w:sz w:val="28"/>
          <w:szCs w:val="28"/>
        </w:rPr>
        <w:t>Analysis</w:t>
      </w:r>
      <w:r w:rsidRPr="00CC6009">
        <w:rPr>
          <w:rFonts w:asciiTheme="majorBidi" w:hAnsiTheme="majorBidi" w:cstheme="majorBidi"/>
          <w:b/>
          <w:bCs/>
          <w:sz w:val="28"/>
          <w:szCs w:val="28"/>
        </w:rPr>
        <w:t xml:space="preserve"> Tools </w:t>
      </w:r>
      <w:r w:rsidRPr="00CC6009">
        <w:rPr>
          <w:rFonts w:asciiTheme="majorBidi" w:hAnsiTheme="majorBidi" w:cstheme="majorBidi"/>
          <w:b/>
          <w:bCs/>
          <w:sz w:val="28"/>
          <w:szCs w:val="28"/>
          <w:rtl/>
        </w:rPr>
        <w:t xml:space="preserve"> :</w:t>
      </w:r>
    </w:p>
    <w:p w14:paraId="1B85C01D" w14:textId="77777777" w:rsidR="00BC4152" w:rsidRPr="00CC6009" w:rsidRDefault="00BC4152" w:rsidP="00BE5F2D">
      <w:pPr>
        <w:pStyle w:val="ListParagraph"/>
        <w:numPr>
          <w:ilvl w:val="0"/>
          <w:numId w:val="10"/>
        </w:numPr>
        <w:spacing w:line="360" w:lineRule="auto"/>
        <w:rPr>
          <w:rFonts w:asciiTheme="majorBidi" w:hAnsiTheme="majorBidi" w:cstheme="majorBidi"/>
          <w:sz w:val="28"/>
          <w:szCs w:val="28"/>
          <w:rtl/>
        </w:rPr>
      </w:pPr>
      <w:r w:rsidRPr="00CC6009">
        <w:rPr>
          <w:rFonts w:asciiTheme="majorBidi" w:hAnsiTheme="majorBidi" w:cstheme="majorBidi"/>
          <w:sz w:val="28"/>
          <w:szCs w:val="28"/>
          <w:rtl/>
        </w:rPr>
        <w:t xml:space="preserve">مخطط انسياب البيانات </w:t>
      </w:r>
      <w:r w:rsidRPr="00CC6009">
        <w:rPr>
          <w:rFonts w:asciiTheme="majorBidi" w:hAnsiTheme="majorBidi" w:cstheme="majorBidi"/>
          <w:sz w:val="28"/>
          <w:szCs w:val="28"/>
        </w:rPr>
        <w:t xml:space="preserve">Data Flow Diagram </w:t>
      </w:r>
      <w:r w:rsidRPr="00CC6009">
        <w:rPr>
          <w:rFonts w:asciiTheme="majorBidi" w:hAnsiTheme="majorBidi" w:cstheme="majorBidi"/>
          <w:sz w:val="28"/>
          <w:szCs w:val="28"/>
          <w:rtl/>
        </w:rPr>
        <w:t xml:space="preserve"> .</w:t>
      </w:r>
    </w:p>
    <w:p w14:paraId="7527CDF5" w14:textId="01C42A15" w:rsidR="00BC4152" w:rsidRPr="00CC6009" w:rsidRDefault="00BC4152" w:rsidP="00BE5F2D">
      <w:pPr>
        <w:pStyle w:val="ListParagraph"/>
        <w:numPr>
          <w:ilvl w:val="0"/>
          <w:numId w:val="12"/>
        </w:numPr>
        <w:spacing w:line="360" w:lineRule="auto"/>
        <w:rPr>
          <w:rFonts w:asciiTheme="majorBidi" w:hAnsiTheme="majorBidi" w:cstheme="majorBidi"/>
          <w:b/>
          <w:bCs/>
          <w:sz w:val="28"/>
          <w:szCs w:val="28"/>
          <w:rtl/>
        </w:rPr>
      </w:pPr>
      <w:commentRangeStart w:id="21"/>
      <w:r w:rsidRPr="00CC6009">
        <w:rPr>
          <w:rFonts w:asciiTheme="majorBidi" w:hAnsiTheme="majorBidi" w:cstheme="majorBidi"/>
          <w:b/>
          <w:bCs/>
          <w:sz w:val="28"/>
          <w:szCs w:val="28"/>
          <w:rtl/>
        </w:rPr>
        <w:t xml:space="preserve">أدوات التصميم المستخدمة </w:t>
      </w:r>
      <w:r w:rsidRPr="00CC6009">
        <w:rPr>
          <w:rFonts w:asciiTheme="majorBidi" w:hAnsiTheme="majorBidi" w:cstheme="majorBidi"/>
          <w:b/>
          <w:bCs/>
          <w:sz w:val="28"/>
          <w:szCs w:val="28"/>
        </w:rPr>
        <w:t xml:space="preserve">Design Tools </w:t>
      </w:r>
      <w:r w:rsidRPr="00CC6009">
        <w:rPr>
          <w:rFonts w:asciiTheme="majorBidi" w:hAnsiTheme="majorBidi" w:cstheme="majorBidi"/>
          <w:b/>
          <w:bCs/>
          <w:sz w:val="28"/>
          <w:szCs w:val="28"/>
          <w:rtl/>
        </w:rPr>
        <w:t xml:space="preserve"> :</w:t>
      </w:r>
    </w:p>
    <w:p w14:paraId="13151D67" w14:textId="77777777" w:rsidR="00BC4152" w:rsidRPr="00CC6009" w:rsidRDefault="00BC4152" w:rsidP="00BE5F2D">
      <w:pPr>
        <w:pStyle w:val="ListParagraph"/>
        <w:numPr>
          <w:ilvl w:val="0"/>
          <w:numId w:val="10"/>
        </w:numPr>
        <w:spacing w:line="360" w:lineRule="auto"/>
        <w:rPr>
          <w:rFonts w:asciiTheme="majorBidi" w:hAnsiTheme="majorBidi" w:cstheme="majorBidi"/>
          <w:sz w:val="28"/>
          <w:szCs w:val="28"/>
        </w:rPr>
      </w:pPr>
      <w:r w:rsidRPr="00CC6009">
        <w:rPr>
          <w:rFonts w:asciiTheme="majorBidi" w:hAnsiTheme="majorBidi" w:cstheme="majorBidi"/>
          <w:sz w:val="28"/>
          <w:szCs w:val="28"/>
          <w:rtl/>
        </w:rPr>
        <w:t xml:space="preserve">مخطط علاقات الكائنات </w:t>
      </w:r>
      <w:r w:rsidRPr="00CC6009">
        <w:rPr>
          <w:rFonts w:asciiTheme="majorBidi" w:hAnsiTheme="majorBidi" w:cstheme="majorBidi"/>
          <w:sz w:val="28"/>
          <w:szCs w:val="28"/>
        </w:rPr>
        <w:t xml:space="preserve">Entity Relationship Diagram </w:t>
      </w:r>
      <w:r w:rsidRPr="00CC6009">
        <w:rPr>
          <w:rFonts w:asciiTheme="majorBidi" w:hAnsiTheme="majorBidi" w:cstheme="majorBidi"/>
          <w:sz w:val="28"/>
          <w:szCs w:val="28"/>
          <w:rtl/>
        </w:rPr>
        <w:t xml:space="preserve"> .</w:t>
      </w:r>
    </w:p>
    <w:p w14:paraId="2C15B363" w14:textId="77777777" w:rsidR="00BC4152" w:rsidRPr="00CC6009" w:rsidRDefault="00BC4152" w:rsidP="00BE5F2D">
      <w:pPr>
        <w:pStyle w:val="ListParagraph"/>
        <w:numPr>
          <w:ilvl w:val="0"/>
          <w:numId w:val="10"/>
        </w:numPr>
        <w:spacing w:line="360" w:lineRule="auto"/>
        <w:rPr>
          <w:rFonts w:asciiTheme="majorBidi" w:hAnsiTheme="majorBidi" w:cstheme="majorBidi"/>
          <w:sz w:val="28"/>
          <w:szCs w:val="28"/>
        </w:rPr>
      </w:pPr>
      <w:r w:rsidRPr="00CC6009">
        <w:rPr>
          <w:rFonts w:asciiTheme="majorBidi" w:hAnsiTheme="majorBidi" w:cstheme="majorBidi"/>
          <w:sz w:val="28"/>
          <w:szCs w:val="28"/>
          <w:rtl/>
        </w:rPr>
        <w:t xml:space="preserve">قاموس البيانات </w:t>
      </w:r>
      <w:r w:rsidRPr="00CC6009">
        <w:rPr>
          <w:rFonts w:asciiTheme="majorBidi" w:hAnsiTheme="majorBidi" w:cstheme="majorBidi"/>
          <w:sz w:val="28"/>
          <w:szCs w:val="28"/>
        </w:rPr>
        <w:t xml:space="preserve">Data Dictionary </w:t>
      </w:r>
      <w:r w:rsidRPr="00CC6009">
        <w:rPr>
          <w:rFonts w:asciiTheme="majorBidi" w:hAnsiTheme="majorBidi" w:cstheme="majorBidi"/>
          <w:sz w:val="28"/>
          <w:szCs w:val="28"/>
          <w:rtl/>
        </w:rPr>
        <w:t xml:space="preserve"> .</w:t>
      </w:r>
    </w:p>
    <w:p w14:paraId="578FB4EE" w14:textId="77777777" w:rsidR="00BC4152" w:rsidRPr="00CC6009" w:rsidRDefault="00BC4152" w:rsidP="00BE5F2D">
      <w:pPr>
        <w:pStyle w:val="ListParagraph"/>
        <w:numPr>
          <w:ilvl w:val="0"/>
          <w:numId w:val="10"/>
        </w:numPr>
        <w:spacing w:line="360" w:lineRule="auto"/>
        <w:rPr>
          <w:rFonts w:asciiTheme="majorBidi" w:hAnsiTheme="majorBidi" w:cstheme="majorBidi"/>
          <w:sz w:val="28"/>
          <w:szCs w:val="28"/>
        </w:rPr>
      </w:pPr>
      <w:r w:rsidRPr="00CC6009">
        <w:rPr>
          <w:rFonts w:asciiTheme="majorBidi" w:hAnsiTheme="majorBidi" w:cstheme="majorBidi"/>
          <w:sz w:val="28"/>
          <w:szCs w:val="28"/>
          <w:rtl/>
        </w:rPr>
        <w:t xml:space="preserve">جداول قاعدة البيانات </w:t>
      </w:r>
      <w:r w:rsidRPr="00CC6009">
        <w:rPr>
          <w:rFonts w:asciiTheme="majorBidi" w:hAnsiTheme="majorBidi" w:cstheme="majorBidi"/>
          <w:sz w:val="28"/>
          <w:szCs w:val="28"/>
        </w:rPr>
        <w:t xml:space="preserve">Data Base Tables </w:t>
      </w:r>
      <w:r w:rsidRPr="00CC6009">
        <w:rPr>
          <w:rFonts w:asciiTheme="majorBidi" w:hAnsiTheme="majorBidi" w:cstheme="majorBidi"/>
          <w:sz w:val="28"/>
          <w:szCs w:val="28"/>
          <w:rtl/>
        </w:rPr>
        <w:t xml:space="preserve"> .</w:t>
      </w:r>
      <w:commentRangeEnd w:id="21"/>
      <w:r w:rsidR="00FA6BFF">
        <w:rPr>
          <w:rStyle w:val="CommentReference"/>
          <w:rFonts w:eastAsiaTheme="minorEastAsia"/>
          <w:rtl/>
        </w:rPr>
        <w:commentReference w:id="21"/>
      </w:r>
    </w:p>
    <w:p w14:paraId="3F1CF1BE" w14:textId="77777777" w:rsidR="00BC4152" w:rsidRPr="00CC6009" w:rsidRDefault="00BC4152" w:rsidP="00BE5F2D">
      <w:pPr>
        <w:pStyle w:val="ListParagraph"/>
        <w:spacing w:line="360" w:lineRule="auto"/>
        <w:rPr>
          <w:rFonts w:asciiTheme="majorBidi" w:hAnsiTheme="majorBidi" w:cstheme="majorBidi"/>
          <w:sz w:val="28"/>
          <w:szCs w:val="28"/>
          <w:rtl/>
        </w:rPr>
      </w:pPr>
    </w:p>
    <w:p w14:paraId="5472D359" w14:textId="5C67B829" w:rsidR="00BC4152" w:rsidRPr="00CC6009" w:rsidRDefault="00BC4152" w:rsidP="00BE5F2D">
      <w:pPr>
        <w:spacing w:line="360" w:lineRule="auto"/>
        <w:jc w:val="right"/>
        <w:rPr>
          <w:rFonts w:asciiTheme="majorBidi" w:hAnsiTheme="majorBidi" w:cstheme="majorBidi"/>
          <w:b/>
          <w:bCs/>
          <w:color w:val="2E74B5" w:themeColor="accent5" w:themeShade="BF"/>
          <w:sz w:val="28"/>
          <w:szCs w:val="28"/>
          <w:rtl/>
          <w:lang w:bidi="ar-LY"/>
        </w:rPr>
      </w:pPr>
      <w:r w:rsidRPr="00CC6009">
        <w:rPr>
          <w:rFonts w:asciiTheme="majorBidi" w:hAnsiTheme="majorBidi" w:cstheme="majorBidi"/>
          <w:b/>
          <w:bCs/>
          <w:color w:val="2E74B5" w:themeColor="accent5" w:themeShade="BF"/>
          <w:sz w:val="28"/>
          <w:szCs w:val="28"/>
          <w:rtl/>
          <w:lang w:bidi="ar-LY"/>
        </w:rPr>
        <w:t>2.5 -</w:t>
      </w:r>
      <w:r w:rsidR="00EE3217" w:rsidRPr="00CC6009">
        <w:rPr>
          <w:rFonts w:asciiTheme="majorBidi" w:hAnsiTheme="majorBidi" w:cstheme="majorBidi"/>
          <w:b/>
          <w:bCs/>
          <w:color w:val="2E74B5" w:themeColor="accent5" w:themeShade="BF"/>
          <w:sz w:val="28"/>
          <w:szCs w:val="28"/>
          <w:rtl/>
          <w:lang w:bidi="ar-LY"/>
        </w:rPr>
        <w:t xml:space="preserve"> </w:t>
      </w:r>
      <w:r w:rsidRPr="00CC6009">
        <w:rPr>
          <w:rFonts w:asciiTheme="majorBidi" w:hAnsiTheme="majorBidi" w:cstheme="majorBidi"/>
          <w:b/>
          <w:bCs/>
          <w:color w:val="2E74B5" w:themeColor="accent5" w:themeShade="BF"/>
          <w:sz w:val="28"/>
          <w:szCs w:val="28"/>
          <w:rtl/>
          <w:lang w:bidi="ar-LY"/>
        </w:rPr>
        <w:t>الاشياء التي يتم تسليمها للزبون:</w:t>
      </w:r>
    </w:p>
    <w:p w14:paraId="5422E88E" w14:textId="00B3A8DA" w:rsidR="00BC4152" w:rsidRPr="00CC6009" w:rsidRDefault="00BC4152" w:rsidP="00BE5F2D">
      <w:pPr>
        <w:pStyle w:val="ListParagraph"/>
        <w:numPr>
          <w:ilvl w:val="0"/>
          <w:numId w:val="11"/>
        </w:numPr>
        <w:spacing w:line="360" w:lineRule="auto"/>
        <w:jc w:val="both"/>
        <w:rPr>
          <w:rFonts w:asciiTheme="majorBidi" w:hAnsiTheme="majorBidi" w:cstheme="majorBidi"/>
          <w:color w:val="000000" w:themeColor="text1"/>
          <w:sz w:val="28"/>
          <w:szCs w:val="28"/>
          <w:rtl/>
          <w:lang w:bidi="ar-LY"/>
        </w:rPr>
      </w:pPr>
      <w:r w:rsidRPr="00CC6009">
        <w:rPr>
          <w:rFonts w:asciiTheme="majorBidi" w:hAnsiTheme="majorBidi" w:cstheme="majorBidi"/>
          <w:color w:val="000000" w:themeColor="text1"/>
          <w:sz w:val="28"/>
          <w:szCs w:val="28"/>
          <w:rtl/>
          <w:lang w:bidi="ar-LY"/>
        </w:rPr>
        <w:t>القرص المرن الذي يحوي المنظومة.</w:t>
      </w:r>
    </w:p>
    <w:p w14:paraId="02772DB5" w14:textId="6B402801" w:rsidR="00CA4CC6" w:rsidRPr="00CC6009" w:rsidRDefault="00BC4152" w:rsidP="000B63A8">
      <w:pPr>
        <w:pStyle w:val="ListParagraph"/>
        <w:numPr>
          <w:ilvl w:val="0"/>
          <w:numId w:val="11"/>
        </w:numPr>
        <w:spacing w:line="360" w:lineRule="auto"/>
        <w:jc w:val="both"/>
        <w:rPr>
          <w:rFonts w:asciiTheme="majorBidi" w:hAnsiTheme="majorBidi" w:cstheme="majorBidi"/>
          <w:color w:val="000000" w:themeColor="text1"/>
          <w:sz w:val="28"/>
          <w:szCs w:val="28"/>
          <w:lang w:bidi="ar-LY"/>
        </w:rPr>
      </w:pPr>
      <w:r w:rsidRPr="00CC6009">
        <w:rPr>
          <w:rFonts w:asciiTheme="majorBidi" w:hAnsiTheme="majorBidi" w:cstheme="majorBidi"/>
          <w:color w:val="000000" w:themeColor="text1"/>
          <w:sz w:val="28"/>
          <w:szCs w:val="28"/>
          <w:rtl/>
          <w:lang w:bidi="ar-LY"/>
        </w:rPr>
        <w:t xml:space="preserve">كتيب الاستخدام للتعرف على كيفية عمل المنظومة. </w:t>
      </w:r>
    </w:p>
    <w:p w14:paraId="125A6FCA" w14:textId="0570A8D3" w:rsidR="002570CA" w:rsidRPr="00CC6009" w:rsidRDefault="00CA4CC6" w:rsidP="00BE5F2D">
      <w:pPr>
        <w:bidi/>
        <w:spacing w:line="360" w:lineRule="auto"/>
        <w:rPr>
          <w:rFonts w:asciiTheme="majorBidi" w:hAnsiTheme="majorBidi" w:cstheme="majorBidi"/>
          <w:b/>
          <w:bCs/>
          <w:color w:val="2E74B5" w:themeColor="accent5" w:themeShade="BF"/>
          <w:sz w:val="28"/>
          <w:szCs w:val="28"/>
          <w:rtl/>
        </w:rPr>
      </w:pPr>
      <w:r w:rsidRPr="00CC6009">
        <w:br w:type="page"/>
      </w:r>
      <w:r w:rsidR="002570CA" w:rsidRPr="00CC6009">
        <w:rPr>
          <w:rFonts w:asciiTheme="majorBidi" w:hAnsiTheme="majorBidi" w:cstheme="majorBidi"/>
          <w:b/>
          <w:bCs/>
          <w:color w:val="2E74B5" w:themeColor="accent5" w:themeShade="BF"/>
          <w:sz w:val="28"/>
          <w:szCs w:val="28"/>
          <w:rtl/>
        </w:rPr>
        <w:lastRenderedPageBreak/>
        <w:t>2.6 -  خصائص الجودة</w:t>
      </w:r>
      <w:r w:rsidR="00302ADC" w:rsidRPr="00CC6009">
        <w:rPr>
          <w:rFonts w:asciiTheme="majorBidi" w:hAnsiTheme="majorBidi" w:cstheme="majorBidi"/>
          <w:b/>
          <w:bCs/>
          <w:color w:val="2E74B5" w:themeColor="accent5" w:themeShade="BF"/>
          <w:sz w:val="28"/>
          <w:szCs w:val="28"/>
          <w:rtl/>
        </w:rPr>
        <w:t xml:space="preserve"> </w:t>
      </w:r>
      <w:r w:rsidR="00302ADC" w:rsidRPr="00CC6009">
        <w:rPr>
          <w:rFonts w:asciiTheme="majorBidi" w:hAnsiTheme="majorBidi" w:cstheme="majorBidi"/>
          <w:b/>
          <w:bCs/>
          <w:color w:val="2E74B5" w:themeColor="accent5" w:themeShade="BF"/>
          <w:sz w:val="28"/>
          <w:szCs w:val="28"/>
        </w:rPr>
        <w:t xml:space="preserve">Quality Characteristics </w:t>
      </w:r>
      <w:r w:rsidR="00302ADC" w:rsidRPr="00CC6009">
        <w:rPr>
          <w:rFonts w:asciiTheme="majorBidi" w:hAnsiTheme="majorBidi" w:cstheme="majorBidi"/>
          <w:b/>
          <w:bCs/>
          <w:color w:val="2E74B5" w:themeColor="accent5" w:themeShade="BF"/>
          <w:sz w:val="28"/>
          <w:szCs w:val="28"/>
          <w:rtl/>
        </w:rPr>
        <w:t xml:space="preserve"> :</w:t>
      </w:r>
      <w:r w:rsidR="002570CA" w:rsidRPr="00CC6009">
        <w:rPr>
          <w:rFonts w:asciiTheme="majorBidi" w:hAnsiTheme="majorBidi" w:cstheme="majorBidi"/>
          <w:b/>
          <w:bCs/>
          <w:color w:val="2E74B5" w:themeColor="accent5" w:themeShade="BF"/>
          <w:sz w:val="28"/>
          <w:szCs w:val="28"/>
        </w:rPr>
        <w:t xml:space="preserve"> </w:t>
      </w:r>
    </w:p>
    <w:p w14:paraId="764FA5C3" w14:textId="57502961" w:rsidR="00EA2CCB" w:rsidRPr="00CC6009" w:rsidRDefault="002570CA" w:rsidP="00BE5F2D">
      <w:pPr>
        <w:bidi/>
        <w:spacing w:line="360" w:lineRule="auto"/>
        <w:rPr>
          <w:rFonts w:asciiTheme="majorBidi" w:hAnsiTheme="majorBidi" w:cstheme="majorBidi"/>
          <w:sz w:val="28"/>
          <w:szCs w:val="28"/>
          <w:rtl/>
        </w:rPr>
      </w:pPr>
      <w:r w:rsidRPr="00CC6009">
        <w:rPr>
          <w:rFonts w:asciiTheme="majorBidi" w:hAnsiTheme="majorBidi" w:cstheme="majorBidi"/>
          <w:sz w:val="28"/>
          <w:szCs w:val="28"/>
          <w:rtl/>
        </w:rPr>
        <w:t>يوجد العديد من خصائص الجودة التي من شأنها أن تجعل النظام المقترح (المنظومة) ذا جودة عالية و من أهمها</w:t>
      </w:r>
      <w:r w:rsidR="00726C40" w:rsidRPr="00CC6009">
        <w:rPr>
          <w:rFonts w:asciiTheme="majorBidi" w:hAnsiTheme="majorBidi" w:cstheme="majorBidi"/>
          <w:sz w:val="28"/>
          <w:szCs w:val="28"/>
          <w:rtl/>
        </w:rPr>
        <w:t xml:space="preserve">: </w:t>
      </w:r>
    </w:p>
    <w:p w14:paraId="39504D9F" w14:textId="77777777" w:rsidR="00726C40" w:rsidRPr="00CC6009" w:rsidRDefault="00726C40" w:rsidP="00BE5F2D">
      <w:pPr>
        <w:bidi/>
        <w:spacing w:line="360" w:lineRule="auto"/>
        <w:rPr>
          <w:rFonts w:asciiTheme="majorBidi" w:hAnsiTheme="majorBidi" w:cstheme="majorBidi"/>
          <w:sz w:val="28"/>
          <w:szCs w:val="28"/>
          <w:rtl/>
        </w:rPr>
      </w:pPr>
    </w:p>
    <w:p w14:paraId="5E90A891" w14:textId="7458A321" w:rsidR="00FD1ECD" w:rsidRPr="00CC6009" w:rsidRDefault="00C56112" w:rsidP="00BE5F2D">
      <w:pPr>
        <w:pStyle w:val="ListParagraph"/>
        <w:numPr>
          <w:ilvl w:val="0"/>
          <w:numId w:val="14"/>
        </w:numPr>
        <w:spacing w:line="360" w:lineRule="auto"/>
        <w:jc w:val="both"/>
        <w:rPr>
          <w:rFonts w:asciiTheme="majorBidi" w:hAnsiTheme="majorBidi" w:cstheme="majorBidi"/>
          <w:b/>
          <w:bCs/>
          <w:sz w:val="28"/>
          <w:szCs w:val="28"/>
        </w:rPr>
      </w:pPr>
      <w:r w:rsidRPr="00CC6009">
        <w:rPr>
          <w:rFonts w:asciiTheme="majorBidi" w:hAnsiTheme="majorBidi" w:cs="Times New Roman"/>
          <w:b/>
          <w:bCs/>
          <w:sz w:val="28"/>
          <w:szCs w:val="28"/>
          <w:rtl/>
        </w:rPr>
        <w:t>تصميم</w:t>
      </w:r>
      <w:r w:rsidRPr="00CC6009">
        <w:rPr>
          <w:rFonts w:asciiTheme="majorBidi" w:hAnsiTheme="majorBidi" w:cstheme="majorBidi"/>
          <w:b/>
          <w:bCs/>
          <w:sz w:val="28"/>
          <w:szCs w:val="28"/>
        </w:rPr>
        <w:t xml:space="preserve"> </w:t>
      </w:r>
      <w:r w:rsidRPr="00CC6009">
        <w:rPr>
          <w:rFonts w:asciiTheme="majorBidi" w:hAnsiTheme="majorBidi" w:cs="Times New Roman"/>
          <w:b/>
          <w:bCs/>
          <w:sz w:val="28"/>
          <w:szCs w:val="28"/>
          <w:rtl/>
        </w:rPr>
        <w:t>متجاوب</w:t>
      </w:r>
      <w:r w:rsidR="00D50AA7">
        <w:rPr>
          <w:rFonts w:asciiTheme="majorBidi" w:hAnsiTheme="majorBidi" w:cstheme="majorBidi" w:hint="cs"/>
          <w:b/>
          <w:bCs/>
          <w:sz w:val="28"/>
          <w:szCs w:val="28"/>
          <w:rtl/>
        </w:rPr>
        <w:t xml:space="preserve"> </w:t>
      </w:r>
      <w:r w:rsidR="00D50AA7" w:rsidRPr="00CC6009">
        <w:rPr>
          <w:rFonts w:asciiTheme="majorBidi" w:hAnsiTheme="majorBidi" w:cstheme="majorBidi"/>
          <w:b/>
          <w:bCs/>
          <w:sz w:val="28"/>
          <w:szCs w:val="28"/>
        </w:rPr>
        <w:t>: (Responsive Design)</w:t>
      </w:r>
    </w:p>
    <w:p w14:paraId="4FF96306" w14:textId="5E2656E7" w:rsidR="00EA2CCB" w:rsidRPr="00CC6009" w:rsidRDefault="00680B30">
      <w:pPr>
        <w:bidi/>
        <w:spacing w:line="360" w:lineRule="auto"/>
        <w:rPr>
          <w:rFonts w:asciiTheme="majorBidi" w:hAnsiTheme="majorBidi" w:cstheme="majorBidi"/>
          <w:sz w:val="28"/>
          <w:szCs w:val="28"/>
        </w:rPr>
        <w:pPrChange w:id="22" w:author="Adnan Sherif [2]" w:date="2024-08-26T19:23:00Z">
          <w:pPr>
            <w:spacing w:line="360" w:lineRule="auto"/>
            <w:jc w:val="right"/>
          </w:pPr>
        </w:pPrChange>
      </w:pPr>
      <w:r w:rsidRPr="00CC6009">
        <w:rPr>
          <w:rFonts w:asciiTheme="majorBidi" w:hAnsiTheme="majorBidi" w:cs="Times New Roman"/>
          <w:sz w:val="28"/>
          <w:szCs w:val="28"/>
          <w:rtl/>
        </w:rPr>
        <w:t>يجب</w:t>
      </w:r>
      <w:r w:rsidRPr="00CC6009">
        <w:rPr>
          <w:rFonts w:asciiTheme="majorBidi" w:hAnsiTheme="majorBidi" w:cstheme="majorBidi"/>
          <w:sz w:val="28"/>
          <w:szCs w:val="28"/>
        </w:rPr>
        <w:t xml:space="preserve"> </w:t>
      </w:r>
      <w:r w:rsidRPr="00CC6009">
        <w:rPr>
          <w:rFonts w:asciiTheme="majorBidi" w:hAnsiTheme="majorBidi" w:cs="Times New Roman"/>
          <w:sz w:val="28"/>
          <w:szCs w:val="28"/>
          <w:rtl/>
        </w:rPr>
        <w:t>أن</w:t>
      </w:r>
      <w:r w:rsidRPr="00CC6009">
        <w:rPr>
          <w:rFonts w:asciiTheme="majorBidi" w:hAnsiTheme="majorBidi" w:cstheme="majorBidi"/>
          <w:sz w:val="28"/>
          <w:szCs w:val="28"/>
        </w:rPr>
        <w:t xml:space="preserve"> </w:t>
      </w:r>
      <w:r w:rsidRPr="00CC6009">
        <w:rPr>
          <w:rFonts w:asciiTheme="majorBidi" w:hAnsiTheme="majorBidi" w:cs="Times New Roman"/>
          <w:sz w:val="28"/>
          <w:szCs w:val="28"/>
          <w:rtl/>
        </w:rPr>
        <w:t>يكون</w:t>
      </w:r>
      <w:r w:rsidRPr="00CC6009">
        <w:rPr>
          <w:rFonts w:asciiTheme="majorBidi" w:hAnsiTheme="majorBidi" w:cstheme="majorBidi"/>
          <w:sz w:val="28"/>
          <w:szCs w:val="28"/>
        </w:rPr>
        <w:t xml:space="preserve"> </w:t>
      </w:r>
      <w:r w:rsidRPr="00CC6009">
        <w:rPr>
          <w:rFonts w:asciiTheme="majorBidi" w:hAnsiTheme="majorBidi" w:cs="Times New Roman"/>
          <w:sz w:val="28"/>
          <w:szCs w:val="28"/>
          <w:rtl/>
        </w:rPr>
        <w:t>الموقع</w:t>
      </w:r>
      <w:r w:rsidRPr="00CC6009">
        <w:rPr>
          <w:rFonts w:asciiTheme="majorBidi" w:hAnsiTheme="majorBidi" w:cstheme="majorBidi"/>
          <w:sz w:val="28"/>
          <w:szCs w:val="28"/>
        </w:rPr>
        <w:t xml:space="preserve"> </w:t>
      </w:r>
      <w:r w:rsidRPr="00CC6009">
        <w:rPr>
          <w:rFonts w:asciiTheme="majorBidi" w:hAnsiTheme="majorBidi" w:cs="Times New Roman"/>
          <w:sz w:val="28"/>
          <w:szCs w:val="28"/>
          <w:rtl/>
        </w:rPr>
        <w:t>قادرًا</w:t>
      </w:r>
      <w:r w:rsidRPr="00CC6009">
        <w:rPr>
          <w:rFonts w:asciiTheme="majorBidi" w:hAnsiTheme="majorBidi" w:cstheme="majorBidi"/>
          <w:sz w:val="28"/>
          <w:szCs w:val="28"/>
        </w:rPr>
        <w:t xml:space="preserve"> </w:t>
      </w:r>
      <w:r w:rsidRPr="00CC6009">
        <w:rPr>
          <w:rFonts w:asciiTheme="majorBidi" w:hAnsiTheme="majorBidi" w:cs="Times New Roman"/>
          <w:sz w:val="28"/>
          <w:szCs w:val="28"/>
          <w:rtl/>
        </w:rPr>
        <w:t>على</w:t>
      </w:r>
      <w:r w:rsidRPr="00CC6009">
        <w:rPr>
          <w:rFonts w:asciiTheme="majorBidi" w:hAnsiTheme="majorBidi" w:cstheme="majorBidi"/>
          <w:sz w:val="28"/>
          <w:szCs w:val="28"/>
        </w:rPr>
        <w:t xml:space="preserve"> </w:t>
      </w:r>
      <w:r w:rsidRPr="00CC6009">
        <w:rPr>
          <w:rFonts w:asciiTheme="majorBidi" w:hAnsiTheme="majorBidi" w:cs="Times New Roman"/>
          <w:sz w:val="28"/>
          <w:szCs w:val="28"/>
          <w:rtl/>
        </w:rPr>
        <w:t>التكيف</w:t>
      </w:r>
      <w:r w:rsidRPr="00CC6009">
        <w:rPr>
          <w:rFonts w:asciiTheme="majorBidi" w:hAnsiTheme="majorBidi" w:cstheme="majorBidi"/>
          <w:sz w:val="28"/>
          <w:szCs w:val="28"/>
        </w:rPr>
        <w:t xml:space="preserve"> </w:t>
      </w:r>
      <w:r w:rsidRPr="00CC6009">
        <w:rPr>
          <w:rFonts w:asciiTheme="majorBidi" w:hAnsiTheme="majorBidi" w:cs="Times New Roman"/>
          <w:sz w:val="28"/>
          <w:szCs w:val="28"/>
          <w:rtl/>
        </w:rPr>
        <w:t>مع</w:t>
      </w:r>
      <w:r w:rsidRPr="00CC6009">
        <w:rPr>
          <w:rFonts w:asciiTheme="majorBidi" w:hAnsiTheme="majorBidi" w:cstheme="majorBidi"/>
          <w:sz w:val="28"/>
          <w:szCs w:val="28"/>
        </w:rPr>
        <w:t xml:space="preserve"> </w:t>
      </w:r>
      <w:r w:rsidRPr="00CC6009">
        <w:rPr>
          <w:rFonts w:asciiTheme="majorBidi" w:hAnsiTheme="majorBidi" w:cs="Times New Roman"/>
          <w:sz w:val="28"/>
          <w:szCs w:val="28"/>
          <w:rtl/>
        </w:rPr>
        <w:t>مختلف</w:t>
      </w:r>
      <w:r w:rsidRPr="00CC6009">
        <w:rPr>
          <w:rFonts w:asciiTheme="majorBidi" w:hAnsiTheme="majorBidi" w:cstheme="majorBidi"/>
          <w:sz w:val="28"/>
          <w:szCs w:val="28"/>
        </w:rPr>
        <w:t xml:space="preserve"> </w:t>
      </w:r>
      <w:r w:rsidRPr="00CC6009">
        <w:rPr>
          <w:rFonts w:asciiTheme="majorBidi" w:hAnsiTheme="majorBidi" w:cs="Times New Roman"/>
          <w:sz w:val="28"/>
          <w:szCs w:val="28"/>
          <w:rtl/>
        </w:rPr>
        <w:t>أحجام</w:t>
      </w:r>
      <w:r w:rsidRPr="00CC6009">
        <w:rPr>
          <w:rFonts w:asciiTheme="majorBidi" w:hAnsiTheme="majorBidi" w:cstheme="majorBidi"/>
          <w:sz w:val="28"/>
          <w:szCs w:val="28"/>
        </w:rPr>
        <w:t xml:space="preserve"> </w:t>
      </w:r>
      <w:r w:rsidRPr="00CC6009">
        <w:rPr>
          <w:rFonts w:asciiTheme="majorBidi" w:hAnsiTheme="majorBidi" w:cs="Times New Roman"/>
          <w:sz w:val="28"/>
          <w:szCs w:val="28"/>
          <w:rtl/>
        </w:rPr>
        <w:t>الشاشة</w:t>
      </w:r>
      <w:r w:rsidRPr="00CC6009">
        <w:rPr>
          <w:rFonts w:asciiTheme="majorBidi" w:hAnsiTheme="majorBidi" w:cstheme="majorBidi"/>
          <w:sz w:val="28"/>
          <w:szCs w:val="28"/>
        </w:rPr>
        <w:t xml:space="preserve"> </w:t>
      </w:r>
      <w:r w:rsidRPr="00CC6009">
        <w:rPr>
          <w:rFonts w:asciiTheme="majorBidi" w:hAnsiTheme="majorBidi" w:cs="Times New Roman"/>
          <w:sz w:val="28"/>
          <w:szCs w:val="28"/>
          <w:rtl/>
        </w:rPr>
        <w:t>وأجهزة</w:t>
      </w:r>
      <w:r w:rsidRPr="00CC6009">
        <w:rPr>
          <w:rFonts w:asciiTheme="majorBidi" w:hAnsiTheme="majorBidi" w:cstheme="majorBidi"/>
          <w:sz w:val="28"/>
          <w:szCs w:val="28"/>
        </w:rPr>
        <w:t xml:space="preserve"> </w:t>
      </w:r>
      <w:r w:rsidRPr="00CC6009">
        <w:rPr>
          <w:rFonts w:asciiTheme="majorBidi" w:hAnsiTheme="majorBidi" w:cs="Times New Roman"/>
          <w:sz w:val="28"/>
          <w:szCs w:val="28"/>
          <w:rtl/>
        </w:rPr>
        <w:t>الوصول،</w:t>
      </w:r>
      <w:r w:rsidRPr="00CC6009">
        <w:rPr>
          <w:rFonts w:asciiTheme="majorBidi" w:hAnsiTheme="majorBidi" w:cstheme="majorBidi"/>
          <w:sz w:val="28"/>
          <w:szCs w:val="28"/>
        </w:rPr>
        <w:t xml:space="preserve"> </w:t>
      </w:r>
      <w:r w:rsidRPr="00CC6009">
        <w:rPr>
          <w:rFonts w:asciiTheme="majorBidi" w:hAnsiTheme="majorBidi" w:cs="Times New Roman"/>
          <w:sz w:val="28"/>
          <w:szCs w:val="28"/>
          <w:rtl/>
        </w:rPr>
        <w:t>بما</w:t>
      </w:r>
      <w:r w:rsidRPr="00CC6009">
        <w:rPr>
          <w:rFonts w:asciiTheme="majorBidi" w:hAnsiTheme="majorBidi" w:cstheme="majorBidi"/>
          <w:sz w:val="28"/>
          <w:szCs w:val="28"/>
        </w:rPr>
        <w:t xml:space="preserve"> </w:t>
      </w:r>
      <w:r w:rsidRPr="00CC6009">
        <w:rPr>
          <w:rFonts w:asciiTheme="majorBidi" w:hAnsiTheme="majorBidi" w:cs="Times New Roman"/>
          <w:sz w:val="28"/>
          <w:szCs w:val="28"/>
          <w:rtl/>
        </w:rPr>
        <w:t>في</w:t>
      </w:r>
      <w:r w:rsidRPr="00CC6009">
        <w:rPr>
          <w:rFonts w:asciiTheme="majorBidi" w:hAnsiTheme="majorBidi" w:cstheme="majorBidi"/>
          <w:sz w:val="28"/>
          <w:szCs w:val="28"/>
        </w:rPr>
        <w:t xml:space="preserve"> </w:t>
      </w:r>
      <w:r w:rsidRPr="00CC6009">
        <w:rPr>
          <w:rFonts w:asciiTheme="majorBidi" w:hAnsiTheme="majorBidi" w:cs="Times New Roman"/>
          <w:sz w:val="28"/>
          <w:szCs w:val="28"/>
          <w:rtl/>
        </w:rPr>
        <w:t>ذلك</w:t>
      </w:r>
      <w:r w:rsidRPr="00CC6009">
        <w:rPr>
          <w:rFonts w:asciiTheme="majorBidi" w:hAnsiTheme="majorBidi" w:cstheme="majorBidi"/>
          <w:sz w:val="28"/>
          <w:szCs w:val="28"/>
        </w:rPr>
        <w:t xml:space="preserve"> </w:t>
      </w:r>
      <w:r w:rsidRPr="00CC6009">
        <w:rPr>
          <w:rFonts w:asciiTheme="majorBidi" w:hAnsiTheme="majorBidi" w:cs="Times New Roman"/>
          <w:sz w:val="28"/>
          <w:szCs w:val="28"/>
          <w:rtl/>
        </w:rPr>
        <w:t>الكمبيوترات</w:t>
      </w:r>
      <w:r w:rsidRPr="00CC6009">
        <w:rPr>
          <w:rFonts w:asciiTheme="majorBidi" w:hAnsiTheme="majorBidi" w:cstheme="majorBidi"/>
          <w:sz w:val="28"/>
          <w:szCs w:val="28"/>
        </w:rPr>
        <w:t xml:space="preserve"> </w:t>
      </w:r>
      <w:r w:rsidRPr="00CC6009">
        <w:rPr>
          <w:rFonts w:asciiTheme="majorBidi" w:hAnsiTheme="majorBidi" w:cs="Times New Roman"/>
          <w:sz w:val="28"/>
          <w:szCs w:val="28"/>
          <w:rtl/>
        </w:rPr>
        <w:t>المكتبية</w:t>
      </w:r>
      <w:r w:rsidRPr="00CC6009">
        <w:rPr>
          <w:rFonts w:asciiTheme="majorBidi" w:hAnsiTheme="majorBidi" w:cstheme="majorBidi"/>
          <w:sz w:val="28"/>
          <w:szCs w:val="28"/>
        </w:rPr>
        <w:t xml:space="preserve"> </w:t>
      </w:r>
      <w:r w:rsidRPr="00CC6009">
        <w:rPr>
          <w:rFonts w:asciiTheme="majorBidi" w:hAnsiTheme="majorBidi" w:cs="Times New Roman"/>
          <w:sz w:val="28"/>
          <w:szCs w:val="28"/>
          <w:rtl/>
        </w:rPr>
        <w:t>والأجهزة</w:t>
      </w:r>
      <w:r w:rsidRPr="00CC6009">
        <w:rPr>
          <w:rFonts w:asciiTheme="majorBidi" w:hAnsiTheme="majorBidi" w:cstheme="majorBidi"/>
          <w:sz w:val="28"/>
          <w:szCs w:val="28"/>
        </w:rPr>
        <w:t xml:space="preserve"> </w:t>
      </w:r>
      <w:r w:rsidRPr="00CC6009">
        <w:rPr>
          <w:rFonts w:asciiTheme="majorBidi" w:hAnsiTheme="majorBidi" w:cs="Times New Roman"/>
          <w:sz w:val="28"/>
          <w:szCs w:val="28"/>
          <w:rtl/>
        </w:rPr>
        <w:t>اللوحية</w:t>
      </w:r>
      <w:r w:rsidRPr="00CC6009">
        <w:rPr>
          <w:rFonts w:asciiTheme="majorBidi" w:hAnsiTheme="majorBidi" w:cstheme="majorBidi"/>
          <w:sz w:val="28"/>
          <w:szCs w:val="28"/>
        </w:rPr>
        <w:t xml:space="preserve"> </w:t>
      </w:r>
      <w:r w:rsidRPr="00CC6009">
        <w:rPr>
          <w:rFonts w:asciiTheme="majorBidi" w:hAnsiTheme="majorBidi" w:cs="Times New Roman"/>
          <w:sz w:val="28"/>
          <w:szCs w:val="28"/>
          <w:rtl/>
        </w:rPr>
        <w:t>والهواتف</w:t>
      </w:r>
      <w:r w:rsidRPr="00CC6009">
        <w:rPr>
          <w:rFonts w:asciiTheme="majorBidi" w:hAnsiTheme="majorBidi" w:cstheme="majorBidi"/>
          <w:sz w:val="28"/>
          <w:szCs w:val="28"/>
        </w:rPr>
        <w:t xml:space="preserve"> </w:t>
      </w:r>
      <w:r w:rsidRPr="00CC6009">
        <w:rPr>
          <w:rFonts w:asciiTheme="majorBidi" w:hAnsiTheme="majorBidi" w:cs="Times New Roman"/>
          <w:sz w:val="28"/>
          <w:szCs w:val="28"/>
          <w:rtl/>
        </w:rPr>
        <w:t>الذكية</w:t>
      </w:r>
      <w:r w:rsidRPr="00CC6009">
        <w:rPr>
          <w:rFonts w:asciiTheme="majorBidi" w:hAnsiTheme="majorBidi" w:cstheme="majorBidi"/>
          <w:sz w:val="28"/>
          <w:szCs w:val="28"/>
        </w:rPr>
        <w:t xml:space="preserve">. </w:t>
      </w:r>
      <w:r w:rsidRPr="00CC6009">
        <w:rPr>
          <w:rFonts w:asciiTheme="majorBidi" w:hAnsiTheme="majorBidi" w:cs="Times New Roman"/>
          <w:sz w:val="28"/>
          <w:szCs w:val="28"/>
          <w:rtl/>
        </w:rPr>
        <w:t>هذا</w:t>
      </w:r>
      <w:r w:rsidRPr="00CC6009">
        <w:rPr>
          <w:rFonts w:asciiTheme="majorBidi" w:hAnsiTheme="majorBidi" w:cstheme="majorBidi"/>
          <w:sz w:val="28"/>
          <w:szCs w:val="28"/>
        </w:rPr>
        <w:t xml:space="preserve"> </w:t>
      </w:r>
      <w:r w:rsidRPr="00CC6009">
        <w:rPr>
          <w:rFonts w:asciiTheme="majorBidi" w:hAnsiTheme="majorBidi" w:cs="Times New Roman"/>
          <w:sz w:val="28"/>
          <w:szCs w:val="28"/>
          <w:rtl/>
        </w:rPr>
        <w:t>يضمن</w:t>
      </w:r>
      <w:r w:rsidRPr="00CC6009">
        <w:rPr>
          <w:rFonts w:asciiTheme="majorBidi" w:hAnsiTheme="majorBidi" w:cstheme="majorBidi"/>
          <w:sz w:val="28"/>
          <w:szCs w:val="28"/>
        </w:rPr>
        <w:t xml:space="preserve"> </w:t>
      </w:r>
      <w:r w:rsidRPr="00CC6009">
        <w:rPr>
          <w:rFonts w:asciiTheme="majorBidi" w:hAnsiTheme="majorBidi" w:cs="Times New Roman"/>
          <w:sz w:val="28"/>
          <w:szCs w:val="28"/>
          <w:rtl/>
        </w:rPr>
        <w:t>تجربة</w:t>
      </w:r>
      <w:r w:rsidRPr="00CC6009">
        <w:rPr>
          <w:rFonts w:asciiTheme="majorBidi" w:hAnsiTheme="majorBidi" w:cstheme="majorBidi"/>
          <w:sz w:val="28"/>
          <w:szCs w:val="28"/>
        </w:rPr>
        <w:t xml:space="preserve"> </w:t>
      </w:r>
      <w:r w:rsidRPr="00CC6009">
        <w:rPr>
          <w:rFonts w:asciiTheme="majorBidi" w:hAnsiTheme="majorBidi" w:cs="Times New Roman"/>
          <w:sz w:val="28"/>
          <w:szCs w:val="28"/>
          <w:rtl/>
        </w:rPr>
        <w:t>مستخدم</w:t>
      </w:r>
      <w:r w:rsidRPr="00CC6009">
        <w:rPr>
          <w:rFonts w:asciiTheme="majorBidi" w:hAnsiTheme="majorBidi" w:cstheme="majorBidi"/>
          <w:sz w:val="28"/>
          <w:szCs w:val="28"/>
        </w:rPr>
        <w:t xml:space="preserve"> </w:t>
      </w:r>
      <w:r w:rsidRPr="00CC6009">
        <w:rPr>
          <w:rFonts w:asciiTheme="majorBidi" w:hAnsiTheme="majorBidi" w:cs="Times New Roman"/>
          <w:sz w:val="28"/>
          <w:szCs w:val="28"/>
          <w:rtl/>
        </w:rPr>
        <w:t>سلسة</w:t>
      </w:r>
      <w:r w:rsidRPr="00CC6009">
        <w:rPr>
          <w:rFonts w:asciiTheme="majorBidi" w:hAnsiTheme="majorBidi" w:cstheme="majorBidi"/>
          <w:sz w:val="28"/>
          <w:szCs w:val="28"/>
        </w:rPr>
        <w:t xml:space="preserve"> </w:t>
      </w:r>
      <w:r w:rsidRPr="00CC6009">
        <w:rPr>
          <w:rFonts w:asciiTheme="majorBidi" w:hAnsiTheme="majorBidi" w:cs="Times New Roman"/>
          <w:sz w:val="28"/>
          <w:szCs w:val="28"/>
          <w:rtl/>
        </w:rPr>
        <w:t>ومريحة</w:t>
      </w:r>
      <w:r w:rsidRPr="00CC6009">
        <w:rPr>
          <w:rFonts w:asciiTheme="majorBidi" w:hAnsiTheme="majorBidi" w:cstheme="majorBidi"/>
          <w:sz w:val="28"/>
          <w:szCs w:val="28"/>
        </w:rPr>
        <w:t xml:space="preserve"> </w:t>
      </w:r>
      <w:r w:rsidRPr="00CC6009">
        <w:rPr>
          <w:rFonts w:asciiTheme="majorBidi" w:hAnsiTheme="majorBidi" w:cs="Times New Roman"/>
          <w:sz w:val="28"/>
          <w:szCs w:val="28"/>
          <w:rtl/>
        </w:rPr>
        <w:t>على</w:t>
      </w:r>
      <w:r w:rsidRPr="00CC6009">
        <w:rPr>
          <w:rFonts w:asciiTheme="majorBidi" w:hAnsiTheme="majorBidi" w:cstheme="majorBidi"/>
          <w:sz w:val="28"/>
          <w:szCs w:val="28"/>
        </w:rPr>
        <w:t xml:space="preserve"> </w:t>
      </w:r>
      <w:r w:rsidRPr="00CC6009">
        <w:rPr>
          <w:rFonts w:asciiTheme="majorBidi" w:hAnsiTheme="majorBidi" w:cs="Times New Roman"/>
          <w:sz w:val="28"/>
          <w:szCs w:val="28"/>
          <w:rtl/>
        </w:rPr>
        <w:t>جميع</w:t>
      </w:r>
      <w:r w:rsidRPr="00CC6009">
        <w:rPr>
          <w:rFonts w:asciiTheme="majorBidi" w:hAnsiTheme="majorBidi" w:cstheme="majorBidi"/>
          <w:sz w:val="28"/>
          <w:szCs w:val="28"/>
        </w:rPr>
        <w:t xml:space="preserve"> </w:t>
      </w:r>
      <w:r w:rsidRPr="00CC6009">
        <w:rPr>
          <w:rFonts w:asciiTheme="majorBidi" w:hAnsiTheme="majorBidi" w:cs="Times New Roman"/>
          <w:sz w:val="28"/>
          <w:szCs w:val="28"/>
          <w:rtl/>
        </w:rPr>
        <w:t>الأجهزة</w:t>
      </w:r>
    </w:p>
    <w:p w14:paraId="2D58B825" w14:textId="77777777" w:rsidR="00EA2CCB" w:rsidRPr="00CC6009" w:rsidRDefault="00EA2CCB" w:rsidP="00BE5F2D">
      <w:pPr>
        <w:spacing w:line="360" w:lineRule="auto"/>
        <w:jc w:val="right"/>
        <w:rPr>
          <w:rFonts w:asciiTheme="majorBidi" w:hAnsiTheme="majorBidi" w:cstheme="majorBidi"/>
          <w:b/>
          <w:bCs/>
          <w:sz w:val="28"/>
          <w:szCs w:val="28"/>
        </w:rPr>
      </w:pPr>
    </w:p>
    <w:p w14:paraId="20EDF232" w14:textId="0766C048" w:rsidR="00A73420" w:rsidRPr="00CC6009" w:rsidRDefault="00710727" w:rsidP="00BE5F2D">
      <w:pPr>
        <w:pStyle w:val="ListParagraph"/>
        <w:numPr>
          <w:ilvl w:val="0"/>
          <w:numId w:val="15"/>
        </w:numPr>
        <w:spacing w:line="360" w:lineRule="auto"/>
        <w:jc w:val="both"/>
        <w:rPr>
          <w:rFonts w:asciiTheme="majorBidi" w:hAnsiTheme="majorBidi" w:cstheme="majorBidi"/>
          <w:b/>
          <w:bCs/>
          <w:sz w:val="28"/>
          <w:szCs w:val="28"/>
        </w:rPr>
      </w:pPr>
      <w:r w:rsidRPr="00CC6009">
        <w:rPr>
          <w:rFonts w:asciiTheme="majorBidi" w:hAnsiTheme="majorBidi" w:cs="Times New Roman"/>
          <w:b/>
          <w:bCs/>
          <w:sz w:val="28"/>
          <w:szCs w:val="28"/>
          <w:rtl/>
        </w:rPr>
        <w:t>تجربة</w:t>
      </w:r>
      <w:r w:rsidRPr="00CC6009">
        <w:rPr>
          <w:rFonts w:asciiTheme="majorBidi" w:hAnsiTheme="majorBidi" w:cstheme="majorBidi"/>
          <w:b/>
          <w:bCs/>
          <w:sz w:val="28"/>
          <w:szCs w:val="28"/>
        </w:rPr>
        <w:t xml:space="preserve"> </w:t>
      </w:r>
      <w:r w:rsidRPr="00CC6009">
        <w:rPr>
          <w:rFonts w:asciiTheme="majorBidi" w:hAnsiTheme="majorBidi" w:cs="Times New Roman"/>
          <w:b/>
          <w:bCs/>
          <w:sz w:val="28"/>
          <w:szCs w:val="28"/>
          <w:rtl/>
        </w:rPr>
        <w:t>مستخدم</w:t>
      </w:r>
      <w:r w:rsidRPr="00CC6009">
        <w:rPr>
          <w:rFonts w:asciiTheme="majorBidi" w:hAnsiTheme="majorBidi" w:cstheme="majorBidi"/>
          <w:b/>
          <w:bCs/>
          <w:sz w:val="28"/>
          <w:szCs w:val="28"/>
        </w:rPr>
        <w:t xml:space="preserve"> </w:t>
      </w:r>
      <w:r w:rsidRPr="00CC6009">
        <w:rPr>
          <w:rFonts w:asciiTheme="majorBidi" w:hAnsiTheme="majorBidi" w:cs="Times New Roman"/>
          <w:b/>
          <w:bCs/>
          <w:sz w:val="28"/>
          <w:szCs w:val="28"/>
          <w:rtl/>
        </w:rPr>
        <w:t>مريحة</w:t>
      </w:r>
      <w:r w:rsidR="00EA2CCB" w:rsidRPr="00CC6009">
        <w:rPr>
          <w:rFonts w:asciiTheme="majorBidi" w:hAnsiTheme="majorBidi" w:cstheme="majorBidi"/>
          <w:b/>
          <w:bCs/>
          <w:sz w:val="28"/>
          <w:szCs w:val="28"/>
        </w:rPr>
        <w:t xml:space="preserve">  </w:t>
      </w:r>
      <w:r w:rsidR="00D50AA7" w:rsidRPr="00CC6009">
        <w:rPr>
          <w:rFonts w:asciiTheme="majorBidi" w:hAnsiTheme="majorBidi" w:cstheme="majorBidi"/>
          <w:b/>
          <w:bCs/>
          <w:sz w:val="28"/>
          <w:szCs w:val="28"/>
        </w:rPr>
        <w:t xml:space="preserve">: (User-friendly Experience) </w:t>
      </w:r>
      <w:r w:rsidR="00EA2CCB" w:rsidRPr="00CC6009">
        <w:rPr>
          <w:rFonts w:asciiTheme="majorBidi" w:hAnsiTheme="majorBidi" w:cstheme="majorBidi"/>
          <w:b/>
          <w:bCs/>
          <w:sz w:val="28"/>
          <w:szCs w:val="28"/>
        </w:rPr>
        <w:t xml:space="preserve"> </w:t>
      </w:r>
    </w:p>
    <w:p w14:paraId="0B76252A" w14:textId="1C6D1C93" w:rsidR="00EA2CCB" w:rsidRPr="00CC6009" w:rsidRDefault="00EA2CCB">
      <w:pPr>
        <w:bidi/>
        <w:spacing w:line="360" w:lineRule="auto"/>
        <w:rPr>
          <w:rFonts w:asciiTheme="majorBidi" w:hAnsiTheme="majorBidi" w:cstheme="majorBidi"/>
          <w:b/>
          <w:bCs/>
          <w:sz w:val="28"/>
          <w:szCs w:val="28"/>
        </w:rPr>
        <w:pPrChange w:id="23" w:author="Adnan Sherif [2]" w:date="2024-08-26T19:24:00Z">
          <w:pPr>
            <w:spacing w:line="360" w:lineRule="auto"/>
            <w:jc w:val="right"/>
          </w:pPr>
        </w:pPrChange>
      </w:pPr>
      <w:r w:rsidRPr="00CC6009">
        <w:rPr>
          <w:rFonts w:asciiTheme="majorBidi" w:hAnsiTheme="majorBidi" w:cs="Times New Roman"/>
          <w:sz w:val="28"/>
          <w:szCs w:val="28"/>
          <w:rtl/>
        </w:rPr>
        <w:t>يجب</w:t>
      </w:r>
      <w:r w:rsidRPr="00CC6009">
        <w:rPr>
          <w:rFonts w:asciiTheme="majorBidi" w:hAnsiTheme="majorBidi" w:cstheme="majorBidi"/>
          <w:sz w:val="28"/>
          <w:szCs w:val="28"/>
        </w:rPr>
        <w:t xml:space="preserve"> </w:t>
      </w:r>
      <w:r w:rsidRPr="00CC6009">
        <w:rPr>
          <w:rFonts w:asciiTheme="majorBidi" w:hAnsiTheme="majorBidi" w:cs="Times New Roman"/>
          <w:sz w:val="28"/>
          <w:szCs w:val="28"/>
          <w:rtl/>
        </w:rPr>
        <w:t>أن</w:t>
      </w:r>
      <w:r w:rsidRPr="00CC6009">
        <w:rPr>
          <w:rFonts w:asciiTheme="majorBidi" w:hAnsiTheme="majorBidi" w:cstheme="majorBidi"/>
          <w:sz w:val="28"/>
          <w:szCs w:val="28"/>
        </w:rPr>
        <w:t xml:space="preserve"> </w:t>
      </w:r>
      <w:r w:rsidRPr="00CC6009">
        <w:rPr>
          <w:rFonts w:asciiTheme="majorBidi" w:hAnsiTheme="majorBidi" w:cs="Times New Roman"/>
          <w:sz w:val="28"/>
          <w:szCs w:val="28"/>
          <w:rtl/>
        </w:rPr>
        <w:t>يكون</w:t>
      </w:r>
      <w:r w:rsidRPr="00CC6009">
        <w:rPr>
          <w:rFonts w:asciiTheme="majorBidi" w:hAnsiTheme="majorBidi" w:cstheme="majorBidi"/>
          <w:sz w:val="28"/>
          <w:szCs w:val="28"/>
        </w:rPr>
        <w:t xml:space="preserve"> </w:t>
      </w:r>
      <w:r w:rsidRPr="00CC6009">
        <w:rPr>
          <w:rFonts w:asciiTheme="majorBidi" w:hAnsiTheme="majorBidi" w:cs="Times New Roman"/>
          <w:sz w:val="28"/>
          <w:szCs w:val="28"/>
          <w:rtl/>
        </w:rPr>
        <w:t>الموقع</w:t>
      </w:r>
      <w:r w:rsidRPr="00CC6009">
        <w:rPr>
          <w:rFonts w:asciiTheme="majorBidi" w:hAnsiTheme="majorBidi" w:cstheme="majorBidi"/>
          <w:sz w:val="28"/>
          <w:szCs w:val="28"/>
        </w:rPr>
        <w:t xml:space="preserve"> </w:t>
      </w:r>
      <w:r w:rsidRPr="00CC6009">
        <w:rPr>
          <w:rFonts w:asciiTheme="majorBidi" w:hAnsiTheme="majorBidi" w:cs="Times New Roman"/>
          <w:sz w:val="28"/>
          <w:szCs w:val="28"/>
          <w:rtl/>
        </w:rPr>
        <w:t>سهل</w:t>
      </w:r>
      <w:r w:rsidRPr="00CC6009">
        <w:rPr>
          <w:rFonts w:asciiTheme="majorBidi" w:hAnsiTheme="majorBidi" w:cstheme="majorBidi"/>
          <w:sz w:val="28"/>
          <w:szCs w:val="28"/>
        </w:rPr>
        <w:t xml:space="preserve"> </w:t>
      </w:r>
      <w:r w:rsidRPr="00CC6009">
        <w:rPr>
          <w:rFonts w:asciiTheme="majorBidi" w:hAnsiTheme="majorBidi" w:cs="Times New Roman"/>
          <w:sz w:val="28"/>
          <w:szCs w:val="28"/>
          <w:rtl/>
        </w:rPr>
        <w:t>الاستخدام</w:t>
      </w:r>
      <w:r w:rsidRPr="00CC6009">
        <w:rPr>
          <w:rFonts w:asciiTheme="majorBidi" w:hAnsiTheme="majorBidi" w:cstheme="majorBidi"/>
          <w:sz w:val="28"/>
          <w:szCs w:val="28"/>
        </w:rPr>
        <w:t xml:space="preserve"> </w:t>
      </w:r>
      <w:r w:rsidRPr="00CC6009">
        <w:rPr>
          <w:rFonts w:asciiTheme="majorBidi" w:hAnsiTheme="majorBidi" w:cs="Times New Roman"/>
          <w:sz w:val="28"/>
          <w:szCs w:val="28"/>
          <w:rtl/>
        </w:rPr>
        <w:t>ويوفر</w:t>
      </w:r>
      <w:r w:rsidRPr="00CC6009">
        <w:rPr>
          <w:rFonts w:asciiTheme="majorBidi" w:hAnsiTheme="majorBidi" w:cstheme="majorBidi"/>
          <w:sz w:val="28"/>
          <w:szCs w:val="28"/>
        </w:rPr>
        <w:t xml:space="preserve"> </w:t>
      </w:r>
      <w:r w:rsidRPr="00CC6009">
        <w:rPr>
          <w:rFonts w:asciiTheme="majorBidi" w:hAnsiTheme="majorBidi" w:cs="Times New Roman"/>
          <w:sz w:val="28"/>
          <w:szCs w:val="28"/>
          <w:rtl/>
        </w:rPr>
        <w:t>تجربة</w:t>
      </w:r>
      <w:r w:rsidRPr="00CC6009">
        <w:rPr>
          <w:rFonts w:asciiTheme="majorBidi" w:hAnsiTheme="majorBidi" w:cstheme="majorBidi"/>
          <w:sz w:val="28"/>
          <w:szCs w:val="28"/>
        </w:rPr>
        <w:t xml:space="preserve"> </w:t>
      </w:r>
      <w:r w:rsidRPr="00CC6009">
        <w:rPr>
          <w:rFonts w:asciiTheme="majorBidi" w:hAnsiTheme="majorBidi" w:cs="Times New Roman"/>
          <w:sz w:val="28"/>
          <w:szCs w:val="28"/>
          <w:rtl/>
        </w:rPr>
        <w:t>مريحة</w:t>
      </w:r>
      <w:r w:rsidRPr="00CC6009">
        <w:rPr>
          <w:rFonts w:asciiTheme="majorBidi" w:hAnsiTheme="majorBidi" w:cstheme="majorBidi"/>
          <w:sz w:val="28"/>
          <w:szCs w:val="28"/>
        </w:rPr>
        <w:t xml:space="preserve"> </w:t>
      </w:r>
      <w:r w:rsidRPr="00CC6009">
        <w:rPr>
          <w:rFonts w:asciiTheme="majorBidi" w:hAnsiTheme="majorBidi" w:cs="Times New Roman"/>
          <w:sz w:val="28"/>
          <w:szCs w:val="28"/>
          <w:rtl/>
        </w:rPr>
        <w:t>للمستخدمين</w:t>
      </w:r>
      <w:r w:rsidRPr="00CC6009">
        <w:rPr>
          <w:rFonts w:asciiTheme="majorBidi" w:hAnsiTheme="majorBidi" w:cstheme="majorBidi"/>
          <w:sz w:val="28"/>
          <w:szCs w:val="28"/>
        </w:rPr>
        <w:t xml:space="preserve">. </w:t>
      </w:r>
      <w:r w:rsidRPr="00CC6009">
        <w:rPr>
          <w:rFonts w:asciiTheme="majorBidi" w:hAnsiTheme="majorBidi" w:cs="Times New Roman"/>
          <w:sz w:val="28"/>
          <w:szCs w:val="28"/>
          <w:rtl/>
        </w:rPr>
        <w:t>يجب</w:t>
      </w:r>
      <w:r w:rsidRPr="00CC6009">
        <w:rPr>
          <w:rFonts w:asciiTheme="majorBidi" w:hAnsiTheme="majorBidi" w:cstheme="majorBidi"/>
          <w:sz w:val="28"/>
          <w:szCs w:val="28"/>
        </w:rPr>
        <w:t xml:space="preserve"> </w:t>
      </w:r>
      <w:r w:rsidRPr="00CC6009">
        <w:rPr>
          <w:rFonts w:asciiTheme="majorBidi" w:hAnsiTheme="majorBidi" w:cs="Times New Roman"/>
          <w:sz w:val="28"/>
          <w:szCs w:val="28"/>
          <w:rtl/>
        </w:rPr>
        <w:t>أن</w:t>
      </w:r>
      <w:r w:rsidRPr="00CC6009">
        <w:rPr>
          <w:rFonts w:asciiTheme="majorBidi" w:hAnsiTheme="majorBidi" w:cstheme="majorBidi"/>
          <w:sz w:val="28"/>
          <w:szCs w:val="28"/>
        </w:rPr>
        <w:t xml:space="preserve"> </w:t>
      </w:r>
      <w:r w:rsidRPr="00CC6009">
        <w:rPr>
          <w:rFonts w:asciiTheme="majorBidi" w:hAnsiTheme="majorBidi" w:cs="Times New Roman"/>
          <w:sz w:val="28"/>
          <w:szCs w:val="28"/>
          <w:rtl/>
        </w:rPr>
        <w:t>يكون</w:t>
      </w:r>
      <w:r w:rsidRPr="00CC6009">
        <w:rPr>
          <w:rFonts w:asciiTheme="majorBidi" w:hAnsiTheme="majorBidi" w:cstheme="majorBidi"/>
          <w:sz w:val="28"/>
          <w:szCs w:val="28"/>
        </w:rPr>
        <w:t xml:space="preserve"> </w:t>
      </w:r>
      <w:r w:rsidRPr="00CC6009">
        <w:rPr>
          <w:rFonts w:asciiTheme="majorBidi" w:hAnsiTheme="majorBidi" w:cs="Times New Roman"/>
          <w:sz w:val="28"/>
          <w:szCs w:val="28"/>
          <w:rtl/>
        </w:rPr>
        <w:t>التنقل</w:t>
      </w:r>
      <w:r w:rsidRPr="00CC6009">
        <w:rPr>
          <w:rFonts w:asciiTheme="majorBidi" w:hAnsiTheme="majorBidi" w:cstheme="majorBidi"/>
          <w:sz w:val="28"/>
          <w:szCs w:val="28"/>
        </w:rPr>
        <w:t xml:space="preserve"> </w:t>
      </w:r>
      <w:r w:rsidRPr="00CC6009">
        <w:rPr>
          <w:rFonts w:asciiTheme="majorBidi" w:hAnsiTheme="majorBidi" w:cs="Times New Roman"/>
          <w:sz w:val="28"/>
          <w:szCs w:val="28"/>
          <w:rtl/>
        </w:rPr>
        <w:t>سهلاً</w:t>
      </w:r>
      <w:r w:rsidRPr="00CC6009">
        <w:rPr>
          <w:rFonts w:asciiTheme="majorBidi" w:hAnsiTheme="majorBidi" w:cstheme="majorBidi"/>
          <w:sz w:val="28"/>
          <w:szCs w:val="28"/>
        </w:rPr>
        <w:t xml:space="preserve"> </w:t>
      </w:r>
      <w:r w:rsidRPr="00CC6009">
        <w:rPr>
          <w:rFonts w:asciiTheme="majorBidi" w:hAnsiTheme="majorBidi" w:cs="Times New Roman"/>
          <w:sz w:val="28"/>
          <w:szCs w:val="28"/>
          <w:rtl/>
        </w:rPr>
        <w:t>وواضحًا،</w:t>
      </w:r>
      <w:r w:rsidRPr="00CC6009">
        <w:rPr>
          <w:rFonts w:asciiTheme="majorBidi" w:hAnsiTheme="majorBidi" w:cstheme="majorBidi"/>
          <w:sz w:val="28"/>
          <w:szCs w:val="28"/>
        </w:rPr>
        <w:t xml:space="preserve"> </w:t>
      </w:r>
      <w:r w:rsidRPr="00CC6009">
        <w:rPr>
          <w:rFonts w:asciiTheme="majorBidi" w:hAnsiTheme="majorBidi" w:cs="Times New Roman"/>
          <w:sz w:val="28"/>
          <w:szCs w:val="28"/>
          <w:rtl/>
        </w:rPr>
        <w:t>وأن</w:t>
      </w:r>
      <w:r w:rsidRPr="00CC6009">
        <w:rPr>
          <w:rFonts w:asciiTheme="majorBidi" w:hAnsiTheme="majorBidi" w:cstheme="majorBidi"/>
          <w:sz w:val="28"/>
          <w:szCs w:val="28"/>
        </w:rPr>
        <w:t xml:space="preserve"> </w:t>
      </w:r>
      <w:r w:rsidRPr="00CC6009">
        <w:rPr>
          <w:rFonts w:asciiTheme="majorBidi" w:hAnsiTheme="majorBidi" w:cs="Times New Roman"/>
          <w:sz w:val="28"/>
          <w:szCs w:val="28"/>
          <w:rtl/>
        </w:rPr>
        <w:t>تكون</w:t>
      </w:r>
      <w:r w:rsidRPr="00CC6009">
        <w:rPr>
          <w:rFonts w:asciiTheme="majorBidi" w:hAnsiTheme="majorBidi" w:cstheme="majorBidi"/>
          <w:sz w:val="28"/>
          <w:szCs w:val="28"/>
        </w:rPr>
        <w:t xml:space="preserve"> </w:t>
      </w:r>
      <w:r w:rsidRPr="00CC6009">
        <w:rPr>
          <w:rFonts w:asciiTheme="majorBidi" w:hAnsiTheme="majorBidi" w:cs="Times New Roman"/>
          <w:sz w:val="28"/>
          <w:szCs w:val="28"/>
          <w:rtl/>
        </w:rPr>
        <w:t>المعلومات</w:t>
      </w:r>
      <w:r w:rsidRPr="00CC6009">
        <w:rPr>
          <w:rFonts w:asciiTheme="majorBidi" w:hAnsiTheme="majorBidi" w:cstheme="majorBidi"/>
          <w:sz w:val="28"/>
          <w:szCs w:val="28"/>
        </w:rPr>
        <w:t xml:space="preserve"> </w:t>
      </w:r>
      <w:r w:rsidRPr="00CC6009">
        <w:rPr>
          <w:rFonts w:asciiTheme="majorBidi" w:hAnsiTheme="majorBidi" w:cs="Times New Roman"/>
          <w:sz w:val="28"/>
          <w:szCs w:val="28"/>
          <w:rtl/>
        </w:rPr>
        <w:t>المتعلقة</w:t>
      </w:r>
      <w:r w:rsidRPr="00CC6009">
        <w:rPr>
          <w:rFonts w:asciiTheme="majorBidi" w:hAnsiTheme="majorBidi" w:cstheme="majorBidi"/>
          <w:sz w:val="28"/>
          <w:szCs w:val="28"/>
        </w:rPr>
        <w:t xml:space="preserve"> </w:t>
      </w:r>
      <w:r w:rsidRPr="00CC6009">
        <w:rPr>
          <w:rFonts w:asciiTheme="majorBidi" w:hAnsiTheme="majorBidi" w:cs="Times New Roman"/>
          <w:sz w:val="28"/>
          <w:szCs w:val="28"/>
          <w:rtl/>
        </w:rPr>
        <w:t>بالمنتجات</w:t>
      </w:r>
      <w:r w:rsidRPr="00CC6009">
        <w:rPr>
          <w:rFonts w:asciiTheme="majorBidi" w:hAnsiTheme="majorBidi" w:cstheme="majorBidi"/>
          <w:sz w:val="28"/>
          <w:szCs w:val="28"/>
        </w:rPr>
        <w:t xml:space="preserve"> </w:t>
      </w:r>
      <w:r w:rsidRPr="00CC6009">
        <w:rPr>
          <w:rFonts w:asciiTheme="majorBidi" w:hAnsiTheme="majorBidi" w:cs="Times New Roman"/>
          <w:sz w:val="28"/>
          <w:szCs w:val="28"/>
          <w:rtl/>
        </w:rPr>
        <w:t>والأسعار</w:t>
      </w:r>
      <w:r w:rsidRPr="00CC6009">
        <w:rPr>
          <w:rFonts w:asciiTheme="majorBidi" w:hAnsiTheme="majorBidi" w:cstheme="majorBidi"/>
          <w:sz w:val="28"/>
          <w:szCs w:val="28"/>
        </w:rPr>
        <w:t xml:space="preserve"> </w:t>
      </w:r>
      <w:r w:rsidRPr="00CC6009">
        <w:rPr>
          <w:rFonts w:asciiTheme="majorBidi" w:hAnsiTheme="majorBidi" w:cs="Times New Roman"/>
          <w:sz w:val="28"/>
          <w:szCs w:val="28"/>
          <w:rtl/>
        </w:rPr>
        <w:t>والتوافر</w:t>
      </w:r>
      <w:r w:rsidRPr="00CC6009">
        <w:rPr>
          <w:rFonts w:asciiTheme="majorBidi" w:hAnsiTheme="majorBidi" w:cstheme="majorBidi"/>
          <w:sz w:val="28"/>
          <w:szCs w:val="28"/>
        </w:rPr>
        <w:t xml:space="preserve"> </w:t>
      </w:r>
      <w:r w:rsidRPr="00CC6009">
        <w:rPr>
          <w:rFonts w:asciiTheme="majorBidi" w:hAnsiTheme="majorBidi" w:cs="Times New Roman"/>
          <w:sz w:val="28"/>
          <w:szCs w:val="28"/>
          <w:rtl/>
        </w:rPr>
        <w:t>واضحة</w:t>
      </w:r>
      <w:r w:rsidRPr="00CC6009">
        <w:rPr>
          <w:rFonts w:asciiTheme="majorBidi" w:hAnsiTheme="majorBidi" w:cstheme="majorBidi"/>
          <w:sz w:val="28"/>
          <w:szCs w:val="28"/>
        </w:rPr>
        <w:t xml:space="preserve"> </w:t>
      </w:r>
      <w:r w:rsidRPr="00CC6009">
        <w:rPr>
          <w:rFonts w:asciiTheme="majorBidi" w:hAnsiTheme="majorBidi" w:cs="Times New Roman"/>
          <w:sz w:val="28"/>
          <w:szCs w:val="28"/>
          <w:rtl/>
        </w:rPr>
        <w:t>وسهلة</w:t>
      </w:r>
      <w:r w:rsidRPr="00CC6009">
        <w:rPr>
          <w:rFonts w:asciiTheme="majorBidi" w:hAnsiTheme="majorBidi" w:cstheme="majorBidi"/>
          <w:sz w:val="28"/>
          <w:szCs w:val="28"/>
        </w:rPr>
        <w:t xml:space="preserve"> </w:t>
      </w:r>
      <w:r w:rsidRPr="00CC6009">
        <w:rPr>
          <w:rFonts w:asciiTheme="majorBidi" w:hAnsiTheme="majorBidi" w:cs="Times New Roman"/>
          <w:sz w:val="28"/>
          <w:szCs w:val="28"/>
          <w:rtl/>
        </w:rPr>
        <w:t>الوصول</w:t>
      </w:r>
      <w:r w:rsidRPr="00CC6009">
        <w:rPr>
          <w:rFonts w:asciiTheme="majorBidi" w:hAnsiTheme="majorBidi" w:cstheme="majorBidi"/>
          <w:b/>
          <w:bCs/>
          <w:sz w:val="28"/>
          <w:szCs w:val="28"/>
        </w:rPr>
        <w:t>.</w:t>
      </w:r>
    </w:p>
    <w:p w14:paraId="4E7C69BD" w14:textId="77777777" w:rsidR="00EA2CCB" w:rsidRPr="00CC6009" w:rsidRDefault="00EA2CCB" w:rsidP="00BE5F2D">
      <w:pPr>
        <w:spacing w:line="360" w:lineRule="auto"/>
        <w:jc w:val="right"/>
        <w:rPr>
          <w:rFonts w:asciiTheme="majorBidi" w:hAnsiTheme="majorBidi" w:cstheme="majorBidi"/>
          <w:b/>
          <w:bCs/>
          <w:sz w:val="28"/>
          <w:szCs w:val="28"/>
        </w:rPr>
      </w:pPr>
    </w:p>
    <w:p w14:paraId="15F15B51" w14:textId="2E7D82DF" w:rsidR="00EA2CCB" w:rsidRPr="00CC6009" w:rsidRDefault="00AC420C" w:rsidP="00BE5F2D">
      <w:pPr>
        <w:pStyle w:val="ListParagraph"/>
        <w:numPr>
          <w:ilvl w:val="0"/>
          <w:numId w:val="15"/>
        </w:numPr>
        <w:spacing w:line="360" w:lineRule="auto"/>
        <w:jc w:val="both"/>
        <w:rPr>
          <w:rFonts w:asciiTheme="majorBidi" w:hAnsiTheme="majorBidi" w:cstheme="majorBidi"/>
          <w:b/>
          <w:bCs/>
          <w:sz w:val="28"/>
          <w:szCs w:val="28"/>
        </w:rPr>
      </w:pPr>
      <w:r w:rsidRPr="00CC6009">
        <w:rPr>
          <w:rFonts w:asciiTheme="majorBidi" w:hAnsiTheme="majorBidi" w:cs="Times New Roman"/>
          <w:b/>
          <w:bCs/>
          <w:sz w:val="28"/>
          <w:szCs w:val="28"/>
          <w:rtl/>
        </w:rPr>
        <w:t>صفحات</w:t>
      </w:r>
      <w:r w:rsidRPr="00CC6009">
        <w:rPr>
          <w:rFonts w:asciiTheme="majorBidi" w:hAnsiTheme="majorBidi" w:cstheme="majorBidi"/>
          <w:b/>
          <w:bCs/>
          <w:sz w:val="28"/>
          <w:szCs w:val="28"/>
        </w:rPr>
        <w:t xml:space="preserve"> </w:t>
      </w:r>
      <w:r w:rsidRPr="00CC6009">
        <w:rPr>
          <w:rFonts w:asciiTheme="majorBidi" w:hAnsiTheme="majorBidi" w:cs="Times New Roman"/>
          <w:b/>
          <w:bCs/>
          <w:sz w:val="28"/>
          <w:szCs w:val="28"/>
          <w:rtl/>
        </w:rPr>
        <w:t>منتج</w:t>
      </w:r>
      <w:r w:rsidRPr="00CC6009">
        <w:rPr>
          <w:rFonts w:asciiTheme="majorBidi" w:hAnsiTheme="majorBidi" w:cstheme="majorBidi"/>
          <w:b/>
          <w:bCs/>
          <w:sz w:val="28"/>
          <w:szCs w:val="28"/>
        </w:rPr>
        <w:t xml:space="preserve"> </w:t>
      </w:r>
      <w:r w:rsidRPr="00CC6009">
        <w:rPr>
          <w:rFonts w:asciiTheme="majorBidi" w:hAnsiTheme="majorBidi" w:cs="Times New Roman"/>
          <w:b/>
          <w:bCs/>
          <w:sz w:val="28"/>
          <w:szCs w:val="28"/>
          <w:rtl/>
        </w:rPr>
        <w:t>شاملة</w:t>
      </w:r>
      <w:r w:rsidR="00D50AA7">
        <w:rPr>
          <w:rFonts w:asciiTheme="majorBidi" w:hAnsiTheme="majorBidi" w:cstheme="majorBidi" w:hint="cs"/>
          <w:b/>
          <w:bCs/>
          <w:sz w:val="28"/>
          <w:szCs w:val="28"/>
          <w:rtl/>
        </w:rPr>
        <w:t xml:space="preserve"> </w:t>
      </w:r>
      <w:r w:rsidR="00D50AA7" w:rsidRPr="00CC6009">
        <w:rPr>
          <w:rFonts w:asciiTheme="majorBidi" w:hAnsiTheme="majorBidi" w:cstheme="majorBidi"/>
          <w:b/>
          <w:bCs/>
          <w:sz w:val="28"/>
          <w:szCs w:val="28"/>
        </w:rPr>
        <w:t>: (Comprehensive Product Pages)</w:t>
      </w:r>
    </w:p>
    <w:p w14:paraId="62D91894" w14:textId="77777777" w:rsidR="00154171" w:rsidRPr="00CC6009" w:rsidRDefault="00EA2CCB">
      <w:pPr>
        <w:bidi/>
        <w:spacing w:line="360" w:lineRule="auto"/>
        <w:rPr>
          <w:rFonts w:asciiTheme="majorBidi" w:hAnsiTheme="majorBidi" w:cstheme="majorBidi"/>
          <w:sz w:val="28"/>
          <w:szCs w:val="28"/>
        </w:rPr>
        <w:pPrChange w:id="24" w:author="Adnan Sherif [2]" w:date="2024-08-26T19:24:00Z">
          <w:pPr>
            <w:spacing w:line="360" w:lineRule="auto"/>
            <w:jc w:val="right"/>
          </w:pPr>
        </w:pPrChange>
      </w:pPr>
      <w:r w:rsidRPr="00CC6009">
        <w:rPr>
          <w:rFonts w:asciiTheme="majorBidi" w:hAnsiTheme="majorBidi" w:cstheme="majorBidi"/>
          <w:b/>
          <w:bCs/>
          <w:sz w:val="28"/>
          <w:szCs w:val="28"/>
        </w:rPr>
        <w:t xml:space="preserve">   </w:t>
      </w:r>
      <w:r w:rsidR="00A8231D" w:rsidRPr="00CC6009">
        <w:rPr>
          <w:rFonts w:asciiTheme="majorBidi" w:hAnsiTheme="majorBidi" w:cs="Times New Roman"/>
          <w:sz w:val="28"/>
          <w:szCs w:val="28"/>
          <w:rtl/>
        </w:rPr>
        <w:t>يجب</w:t>
      </w:r>
      <w:r w:rsidR="00A8231D" w:rsidRPr="00CC6009">
        <w:rPr>
          <w:rFonts w:asciiTheme="majorBidi" w:hAnsiTheme="majorBidi" w:cstheme="majorBidi"/>
          <w:sz w:val="28"/>
          <w:szCs w:val="28"/>
        </w:rPr>
        <w:t xml:space="preserve"> </w:t>
      </w:r>
      <w:r w:rsidR="00A8231D" w:rsidRPr="00CC6009">
        <w:rPr>
          <w:rFonts w:asciiTheme="majorBidi" w:hAnsiTheme="majorBidi" w:cs="Times New Roman"/>
          <w:sz w:val="28"/>
          <w:szCs w:val="28"/>
          <w:rtl/>
        </w:rPr>
        <w:t>أن</w:t>
      </w:r>
      <w:r w:rsidR="00A8231D" w:rsidRPr="00CC6009">
        <w:rPr>
          <w:rFonts w:asciiTheme="majorBidi" w:hAnsiTheme="majorBidi" w:cstheme="majorBidi"/>
          <w:sz w:val="28"/>
          <w:szCs w:val="28"/>
        </w:rPr>
        <w:t xml:space="preserve"> </w:t>
      </w:r>
      <w:r w:rsidR="00A8231D" w:rsidRPr="00CC6009">
        <w:rPr>
          <w:rFonts w:asciiTheme="majorBidi" w:hAnsiTheme="majorBidi" w:cs="Times New Roman"/>
          <w:sz w:val="28"/>
          <w:szCs w:val="28"/>
          <w:rtl/>
        </w:rPr>
        <w:t>توفر</w:t>
      </w:r>
      <w:r w:rsidR="00A8231D" w:rsidRPr="00CC6009">
        <w:rPr>
          <w:rFonts w:asciiTheme="majorBidi" w:hAnsiTheme="majorBidi" w:cstheme="majorBidi"/>
          <w:sz w:val="28"/>
          <w:szCs w:val="28"/>
        </w:rPr>
        <w:t xml:space="preserve"> </w:t>
      </w:r>
      <w:r w:rsidR="00A8231D" w:rsidRPr="00CC6009">
        <w:rPr>
          <w:rFonts w:asciiTheme="majorBidi" w:hAnsiTheme="majorBidi" w:cs="Times New Roman"/>
          <w:sz w:val="28"/>
          <w:szCs w:val="28"/>
          <w:rtl/>
        </w:rPr>
        <w:t>صفحات</w:t>
      </w:r>
      <w:r w:rsidR="00A8231D" w:rsidRPr="00CC6009">
        <w:rPr>
          <w:rFonts w:asciiTheme="majorBidi" w:hAnsiTheme="majorBidi" w:cstheme="majorBidi"/>
          <w:sz w:val="28"/>
          <w:szCs w:val="28"/>
        </w:rPr>
        <w:t xml:space="preserve"> </w:t>
      </w:r>
      <w:r w:rsidR="00A8231D" w:rsidRPr="00CC6009">
        <w:rPr>
          <w:rFonts w:asciiTheme="majorBidi" w:hAnsiTheme="majorBidi" w:cs="Times New Roman"/>
          <w:sz w:val="28"/>
          <w:szCs w:val="28"/>
          <w:rtl/>
        </w:rPr>
        <w:t>المنتجات</w:t>
      </w:r>
      <w:r w:rsidR="00A8231D" w:rsidRPr="00CC6009">
        <w:rPr>
          <w:rFonts w:asciiTheme="majorBidi" w:hAnsiTheme="majorBidi" w:cstheme="majorBidi"/>
          <w:sz w:val="28"/>
          <w:szCs w:val="28"/>
        </w:rPr>
        <w:t xml:space="preserve"> </w:t>
      </w:r>
      <w:r w:rsidR="00A8231D" w:rsidRPr="00CC6009">
        <w:rPr>
          <w:rFonts w:asciiTheme="majorBidi" w:hAnsiTheme="majorBidi" w:cs="Times New Roman"/>
          <w:sz w:val="28"/>
          <w:szCs w:val="28"/>
          <w:rtl/>
        </w:rPr>
        <w:t>معلومات</w:t>
      </w:r>
      <w:r w:rsidR="00A8231D" w:rsidRPr="00CC6009">
        <w:rPr>
          <w:rFonts w:asciiTheme="majorBidi" w:hAnsiTheme="majorBidi" w:cstheme="majorBidi"/>
          <w:sz w:val="28"/>
          <w:szCs w:val="28"/>
        </w:rPr>
        <w:t xml:space="preserve"> </w:t>
      </w:r>
      <w:r w:rsidR="00A8231D" w:rsidRPr="00CC6009">
        <w:rPr>
          <w:rFonts w:asciiTheme="majorBidi" w:hAnsiTheme="majorBidi" w:cs="Times New Roman"/>
          <w:sz w:val="28"/>
          <w:szCs w:val="28"/>
          <w:rtl/>
        </w:rPr>
        <w:t>مفصلة</w:t>
      </w:r>
      <w:r w:rsidR="00A8231D" w:rsidRPr="00CC6009">
        <w:rPr>
          <w:rFonts w:asciiTheme="majorBidi" w:hAnsiTheme="majorBidi" w:cstheme="majorBidi"/>
          <w:sz w:val="28"/>
          <w:szCs w:val="28"/>
        </w:rPr>
        <w:t xml:space="preserve"> </w:t>
      </w:r>
      <w:r w:rsidR="00A8231D" w:rsidRPr="00CC6009">
        <w:rPr>
          <w:rFonts w:asciiTheme="majorBidi" w:hAnsiTheme="majorBidi" w:cs="Times New Roman"/>
          <w:sz w:val="28"/>
          <w:szCs w:val="28"/>
          <w:rtl/>
        </w:rPr>
        <w:t>وشاملة</w:t>
      </w:r>
      <w:r w:rsidR="00A8231D" w:rsidRPr="00CC6009">
        <w:rPr>
          <w:rFonts w:asciiTheme="majorBidi" w:hAnsiTheme="majorBidi" w:cstheme="majorBidi"/>
          <w:sz w:val="28"/>
          <w:szCs w:val="28"/>
        </w:rPr>
        <w:t xml:space="preserve"> </w:t>
      </w:r>
      <w:r w:rsidR="00A8231D" w:rsidRPr="00CC6009">
        <w:rPr>
          <w:rFonts w:asciiTheme="majorBidi" w:hAnsiTheme="majorBidi" w:cs="Times New Roman"/>
          <w:sz w:val="28"/>
          <w:szCs w:val="28"/>
          <w:rtl/>
        </w:rPr>
        <w:t>عن</w:t>
      </w:r>
      <w:r w:rsidR="00A8231D" w:rsidRPr="00CC6009">
        <w:rPr>
          <w:rFonts w:asciiTheme="majorBidi" w:hAnsiTheme="majorBidi" w:cstheme="majorBidi"/>
          <w:sz w:val="28"/>
          <w:szCs w:val="28"/>
        </w:rPr>
        <w:t xml:space="preserve"> </w:t>
      </w:r>
      <w:r w:rsidR="00A8231D" w:rsidRPr="00CC6009">
        <w:rPr>
          <w:rFonts w:asciiTheme="majorBidi" w:hAnsiTheme="majorBidi" w:cs="Times New Roman"/>
          <w:sz w:val="28"/>
          <w:szCs w:val="28"/>
          <w:rtl/>
        </w:rPr>
        <w:t>المنتجات،</w:t>
      </w:r>
      <w:r w:rsidR="00A8231D" w:rsidRPr="00CC6009">
        <w:rPr>
          <w:rFonts w:asciiTheme="majorBidi" w:hAnsiTheme="majorBidi" w:cstheme="majorBidi"/>
          <w:sz w:val="28"/>
          <w:szCs w:val="28"/>
        </w:rPr>
        <w:t xml:space="preserve"> </w:t>
      </w:r>
      <w:r w:rsidR="00A8231D" w:rsidRPr="00CC6009">
        <w:rPr>
          <w:rFonts w:asciiTheme="majorBidi" w:hAnsiTheme="majorBidi" w:cs="Times New Roman"/>
          <w:sz w:val="28"/>
          <w:szCs w:val="28"/>
          <w:rtl/>
        </w:rPr>
        <w:t>مثل</w:t>
      </w:r>
      <w:r w:rsidR="00A8231D" w:rsidRPr="00CC6009">
        <w:rPr>
          <w:rFonts w:asciiTheme="majorBidi" w:hAnsiTheme="majorBidi" w:cstheme="majorBidi"/>
          <w:sz w:val="28"/>
          <w:szCs w:val="28"/>
        </w:rPr>
        <w:t xml:space="preserve"> </w:t>
      </w:r>
      <w:r w:rsidR="00A8231D" w:rsidRPr="00CC6009">
        <w:rPr>
          <w:rFonts w:asciiTheme="majorBidi" w:hAnsiTheme="majorBidi" w:cs="Times New Roman"/>
          <w:sz w:val="28"/>
          <w:szCs w:val="28"/>
          <w:rtl/>
        </w:rPr>
        <w:t>الوصف</w:t>
      </w:r>
      <w:r w:rsidR="00A8231D" w:rsidRPr="00CC6009">
        <w:rPr>
          <w:rFonts w:asciiTheme="majorBidi" w:hAnsiTheme="majorBidi" w:cstheme="majorBidi"/>
          <w:sz w:val="28"/>
          <w:szCs w:val="28"/>
        </w:rPr>
        <w:t xml:space="preserve"> </w:t>
      </w:r>
      <w:r w:rsidR="00A8231D" w:rsidRPr="00CC6009">
        <w:rPr>
          <w:rFonts w:asciiTheme="majorBidi" w:hAnsiTheme="majorBidi" w:cs="Times New Roman"/>
          <w:sz w:val="28"/>
          <w:szCs w:val="28"/>
          <w:rtl/>
        </w:rPr>
        <w:t>والمواصفات</w:t>
      </w:r>
      <w:r w:rsidR="00A8231D" w:rsidRPr="00CC6009">
        <w:rPr>
          <w:rFonts w:asciiTheme="majorBidi" w:hAnsiTheme="majorBidi" w:cstheme="majorBidi"/>
          <w:sz w:val="28"/>
          <w:szCs w:val="28"/>
        </w:rPr>
        <w:t xml:space="preserve"> </w:t>
      </w:r>
      <w:r w:rsidR="00A8231D" w:rsidRPr="00CC6009">
        <w:rPr>
          <w:rFonts w:asciiTheme="majorBidi" w:hAnsiTheme="majorBidi" w:cs="Times New Roman"/>
          <w:sz w:val="28"/>
          <w:szCs w:val="28"/>
          <w:rtl/>
        </w:rPr>
        <w:t>والصور</w:t>
      </w:r>
      <w:r w:rsidR="00A8231D" w:rsidRPr="00CC6009">
        <w:rPr>
          <w:rFonts w:asciiTheme="majorBidi" w:hAnsiTheme="majorBidi" w:cstheme="majorBidi"/>
          <w:sz w:val="28"/>
          <w:szCs w:val="28"/>
        </w:rPr>
        <w:t xml:space="preserve"> </w:t>
      </w:r>
      <w:r w:rsidR="00A8231D" w:rsidRPr="00CC6009">
        <w:rPr>
          <w:rFonts w:asciiTheme="majorBidi" w:hAnsiTheme="majorBidi" w:cs="Times New Roman"/>
          <w:sz w:val="28"/>
          <w:szCs w:val="28"/>
          <w:rtl/>
        </w:rPr>
        <w:t>العالية</w:t>
      </w:r>
      <w:r w:rsidR="00A8231D" w:rsidRPr="00CC6009">
        <w:rPr>
          <w:rFonts w:asciiTheme="majorBidi" w:hAnsiTheme="majorBidi" w:cstheme="majorBidi"/>
          <w:sz w:val="28"/>
          <w:szCs w:val="28"/>
        </w:rPr>
        <w:t xml:space="preserve"> </w:t>
      </w:r>
      <w:r w:rsidR="00A8231D" w:rsidRPr="00CC6009">
        <w:rPr>
          <w:rFonts w:asciiTheme="majorBidi" w:hAnsiTheme="majorBidi" w:cs="Times New Roman"/>
          <w:sz w:val="28"/>
          <w:szCs w:val="28"/>
          <w:rtl/>
        </w:rPr>
        <w:t>الجودة</w:t>
      </w:r>
    </w:p>
    <w:p w14:paraId="096E6391" w14:textId="77777777" w:rsidR="00154171" w:rsidRPr="00CC6009" w:rsidRDefault="00154171" w:rsidP="00154171">
      <w:pPr>
        <w:spacing w:line="360" w:lineRule="auto"/>
        <w:jc w:val="right"/>
        <w:rPr>
          <w:rFonts w:asciiTheme="majorBidi" w:hAnsiTheme="majorBidi" w:cstheme="majorBidi"/>
          <w:sz w:val="28"/>
          <w:szCs w:val="28"/>
        </w:rPr>
      </w:pPr>
    </w:p>
    <w:p w14:paraId="585D674F" w14:textId="77777777" w:rsidR="00154171" w:rsidRPr="00CC6009" w:rsidRDefault="00154171" w:rsidP="00154171">
      <w:pPr>
        <w:spacing w:line="360" w:lineRule="auto"/>
        <w:jc w:val="right"/>
        <w:rPr>
          <w:rFonts w:asciiTheme="majorBidi" w:hAnsiTheme="majorBidi" w:cstheme="majorBidi"/>
          <w:sz w:val="28"/>
          <w:szCs w:val="28"/>
        </w:rPr>
      </w:pPr>
    </w:p>
    <w:p w14:paraId="5106DBD9" w14:textId="77777777" w:rsidR="00154171" w:rsidRPr="00CC6009" w:rsidRDefault="00154171" w:rsidP="00154171">
      <w:pPr>
        <w:spacing w:line="360" w:lineRule="auto"/>
        <w:jc w:val="right"/>
        <w:rPr>
          <w:rFonts w:asciiTheme="majorBidi" w:hAnsiTheme="majorBidi" w:cstheme="majorBidi"/>
          <w:sz w:val="28"/>
          <w:szCs w:val="28"/>
        </w:rPr>
      </w:pPr>
    </w:p>
    <w:p w14:paraId="4D78052F" w14:textId="77777777" w:rsidR="00154171" w:rsidRPr="00CC6009" w:rsidRDefault="00154171" w:rsidP="00154171">
      <w:pPr>
        <w:spacing w:line="360" w:lineRule="auto"/>
        <w:jc w:val="right"/>
        <w:rPr>
          <w:rFonts w:asciiTheme="majorBidi" w:hAnsiTheme="majorBidi" w:cstheme="majorBidi"/>
          <w:sz w:val="28"/>
          <w:szCs w:val="28"/>
        </w:rPr>
      </w:pPr>
    </w:p>
    <w:p w14:paraId="11DAC4E7" w14:textId="77777777" w:rsidR="00154171" w:rsidRPr="00CC6009" w:rsidRDefault="00154171" w:rsidP="00154171">
      <w:pPr>
        <w:spacing w:line="360" w:lineRule="auto"/>
        <w:jc w:val="right"/>
        <w:rPr>
          <w:rFonts w:asciiTheme="majorBidi" w:hAnsiTheme="majorBidi" w:cstheme="majorBidi"/>
          <w:sz w:val="28"/>
          <w:szCs w:val="28"/>
        </w:rPr>
      </w:pPr>
    </w:p>
    <w:p w14:paraId="4737296E" w14:textId="77777777" w:rsidR="00154171" w:rsidRPr="00CC6009" w:rsidRDefault="00154171" w:rsidP="00154171">
      <w:pPr>
        <w:spacing w:line="360" w:lineRule="auto"/>
        <w:jc w:val="right"/>
        <w:rPr>
          <w:rFonts w:asciiTheme="majorBidi" w:hAnsiTheme="majorBidi" w:cstheme="majorBidi"/>
          <w:sz w:val="28"/>
          <w:szCs w:val="28"/>
        </w:rPr>
      </w:pPr>
    </w:p>
    <w:p w14:paraId="08C96A60" w14:textId="77777777" w:rsidR="00154171" w:rsidRPr="00CC6009" w:rsidRDefault="00154171" w:rsidP="00154171">
      <w:pPr>
        <w:spacing w:line="360" w:lineRule="auto"/>
        <w:jc w:val="right"/>
        <w:rPr>
          <w:rFonts w:asciiTheme="majorBidi" w:hAnsiTheme="majorBidi" w:cstheme="majorBidi"/>
          <w:sz w:val="28"/>
          <w:szCs w:val="28"/>
        </w:rPr>
      </w:pPr>
    </w:p>
    <w:p w14:paraId="631487EE" w14:textId="1AEA485A" w:rsidR="000B63A8" w:rsidRPr="00CC6009" w:rsidRDefault="000B63A8" w:rsidP="00154171">
      <w:pPr>
        <w:spacing w:line="360" w:lineRule="auto"/>
        <w:jc w:val="center"/>
        <w:rPr>
          <w:rFonts w:asciiTheme="majorBidi" w:hAnsiTheme="majorBidi" w:cstheme="majorBidi"/>
          <w:b/>
          <w:bCs/>
          <w:sz w:val="28"/>
          <w:szCs w:val="28"/>
        </w:rPr>
      </w:pPr>
    </w:p>
    <w:p w14:paraId="28E6747F" w14:textId="2C0FF0C6" w:rsidR="00154171" w:rsidRPr="00CC6009" w:rsidRDefault="00154171" w:rsidP="00154171">
      <w:pPr>
        <w:spacing w:line="360" w:lineRule="auto"/>
        <w:jc w:val="center"/>
        <w:rPr>
          <w:rFonts w:asciiTheme="majorBidi" w:hAnsiTheme="majorBidi" w:cstheme="majorBidi"/>
          <w:b/>
          <w:bCs/>
          <w:sz w:val="28"/>
          <w:szCs w:val="28"/>
        </w:rPr>
      </w:pPr>
    </w:p>
    <w:p w14:paraId="7A949E17" w14:textId="6696C3A6" w:rsidR="00154171" w:rsidRPr="00CC6009" w:rsidRDefault="00154171" w:rsidP="00154171">
      <w:pPr>
        <w:spacing w:line="360" w:lineRule="auto"/>
        <w:jc w:val="center"/>
        <w:rPr>
          <w:rFonts w:asciiTheme="majorBidi" w:hAnsiTheme="majorBidi" w:cstheme="majorBidi"/>
          <w:b/>
          <w:bCs/>
          <w:sz w:val="28"/>
          <w:szCs w:val="28"/>
        </w:rPr>
      </w:pPr>
    </w:p>
    <w:p w14:paraId="40DCA3BA" w14:textId="6B81EA0A" w:rsidR="001D7F3F" w:rsidRPr="00CC6009" w:rsidRDefault="001D7F3F" w:rsidP="00154171">
      <w:pPr>
        <w:spacing w:line="360" w:lineRule="auto"/>
        <w:jc w:val="center"/>
        <w:rPr>
          <w:rFonts w:asciiTheme="majorBidi" w:hAnsiTheme="majorBidi" w:cstheme="majorBidi"/>
          <w:b/>
          <w:bCs/>
          <w:sz w:val="28"/>
          <w:szCs w:val="28"/>
        </w:rPr>
      </w:pPr>
    </w:p>
    <w:p w14:paraId="71FC68CE" w14:textId="7B4DABAE" w:rsidR="001D7F3F" w:rsidRPr="00CC6009" w:rsidRDefault="001D7F3F" w:rsidP="00154171">
      <w:pPr>
        <w:spacing w:line="360" w:lineRule="auto"/>
        <w:jc w:val="center"/>
        <w:rPr>
          <w:rFonts w:asciiTheme="majorBidi" w:hAnsiTheme="majorBidi" w:cstheme="majorBidi"/>
          <w:b/>
          <w:bCs/>
          <w:sz w:val="28"/>
          <w:szCs w:val="28"/>
        </w:rPr>
      </w:pPr>
    </w:p>
    <w:p w14:paraId="6DC0345C" w14:textId="01A59AE5" w:rsidR="001D7F3F" w:rsidRPr="00CC6009" w:rsidRDefault="001D7F3F" w:rsidP="00154171">
      <w:pPr>
        <w:spacing w:line="360" w:lineRule="auto"/>
        <w:jc w:val="center"/>
        <w:rPr>
          <w:rFonts w:asciiTheme="majorBidi" w:hAnsiTheme="majorBidi" w:cstheme="majorBidi"/>
          <w:b/>
          <w:bCs/>
          <w:sz w:val="28"/>
          <w:szCs w:val="28"/>
        </w:rPr>
      </w:pPr>
    </w:p>
    <w:p w14:paraId="49340534" w14:textId="77777777" w:rsidR="001D7F3F" w:rsidRPr="00CC6009" w:rsidRDefault="001D7F3F" w:rsidP="00154171">
      <w:pPr>
        <w:spacing w:line="360" w:lineRule="auto"/>
        <w:jc w:val="center"/>
        <w:rPr>
          <w:rFonts w:asciiTheme="majorBidi" w:hAnsiTheme="majorBidi" w:cstheme="majorBidi"/>
          <w:b/>
          <w:bCs/>
          <w:sz w:val="28"/>
          <w:szCs w:val="28"/>
          <w:rtl/>
        </w:rPr>
      </w:pPr>
    </w:p>
    <w:p w14:paraId="7B9E81DE" w14:textId="4F2C32AE" w:rsidR="00405823" w:rsidRPr="00CC6009" w:rsidRDefault="00405823" w:rsidP="000B63A8">
      <w:pPr>
        <w:spacing w:line="360" w:lineRule="auto"/>
        <w:ind w:left="-951"/>
        <w:jc w:val="center"/>
        <w:outlineLvl w:val="0"/>
        <w:rPr>
          <w:rFonts w:asciiTheme="majorBidi" w:hAnsiTheme="majorBidi" w:cstheme="majorBidi"/>
          <w:b/>
          <w:bCs/>
          <w:color w:val="2E74B5" w:themeColor="accent5" w:themeShade="BF"/>
          <w:sz w:val="28"/>
          <w:szCs w:val="28"/>
        </w:rPr>
      </w:pPr>
      <w:r w:rsidRPr="00CC6009">
        <w:rPr>
          <w:rFonts w:asciiTheme="majorBidi" w:hAnsiTheme="majorBidi" w:cstheme="majorBidi"/>
          <w:b/>
          <w:bCs/>
          <w:color w:val="2E74B5" w:themeColor="accent5" w:themeShade="BF"/>
          <w:sz w:val="28"/>
          <w:szCs w:val="28"/>
          <w:rtl/>
        </w:rPr>
        <w:t xml:space="preserve">   </w:t>
      </w:r>
      <w:r w:rsidR="00E021DB" w:rsidRPr="00CC6009">
        <w:rPr>
          <w:rFonts w:asciiTheme="majorBidi" w:hAnsiTheme="majorBidi" w:cstheme="majorBidi"/>
          <w:b/>
          <w:bCs/>
          <w:color w:val="2E74B5" w:themeColor="accent5" w:themeShade="BF"/>
          <w:sz w:val="28"/>
          <w:szCs w:val="28"/>
          <w:rtl/>
        </w:rPr>
        <w:t xml:space="preserve">مرحلة </w:t>
      </w:r>
      <w:r w:rsidR="00771CBA" w:rsidRPr="00CC6009">
        <w:rPr>
          <w:rFonts w:asciiTheme="majorBidi" w:hAnsiTheme="majorBidi" w:cstheme="majorBidi"/>
          <w:b/>
          <w:bCs/>
          <w:color w:val="2E74B5" w:themeColor="accent5" w:themeShade="BF"/>
          <w:sz w:val="28"/>
          <w:szCs w:val="28"/>
          <w:rtl/>
        </w:rPr>
        <w:t>التحليل</w:t>
      </w:r>
      <w:r w:rsidR="000B63A8" w:rsidRPr="00CC6009">
        <w:rPr>
          <w:rFonts w:asciiTheme="majorBidi" w:hAnsiTheme="majorBidi" w:cstheme="majorBidi"/>
          <w:b/>
          <w:bCs/>
          <w:color w:val="2E74B5" w:themeColor="accent5" w:themeShade="BF"/>
          <w:sz w:val="28"/>
          <w:szCs w:val="28"/>
          <w:rtl/>
        </w:rPr>
        <w:t xml:space="preserve"> </w:t>
      </w:r>
      <w:r w:rsidR="001D7F3F" w:rsidRPr="00CC6009">
        <w:rPr>
          <w:rFonts w:asciiTheme="majorBidi" w:hAnsiTheme="majorBidi" w:cstheme="majorBidi"/>
          <w:b/>
          <w:bCs/>
          <w:color w:val="2E74B5" w:themeColor="accent5" w:themeShade="BF"/>
          <w:sz w:val="28"/>
          <w:szCs w:val="28"/>
          <w:rtl/>
        </w:rPr>
        <w:t xml:space="preserve">    </w:t>
      </w:r>
    </w:p>
    <w:p w14:paraId="0AE91604" w14:textId="207BDD15" w:rsidR="00405823" w:rsidRPr="00CC6009" w:rsidRDefault="000B63A8" w:rsidP="000B63A8">
      <w:pPr>
        <w:spacing w:line="360" w:lineRule="auto"/>
        <w:rPr>
          <w:rFonts w:asciiTheme="majorBidi" w:hAnsiTheme="majorBidi" w:cstheme="majorBidi"/>
          <w:b/>
          <w:bCs/>
          <w:color w:val="2E74B5" w:themeColor="accent5" w:themeShade="BF"/>
          <w:sz w:val="28"/>
          <w:szCs w:val="28"/>
        </w:rPr>
      </w:pPr>
      <w:r w:rsidRPr="00CC6009">
        <w:rPr>
          <w:rFonts w:asciiTheme="majorBidi" w:hAnsiTheme="majorBidi" w:cstheme="majorBidi"/>
          <w:b/>
          <w:bCs/>
          <w:color w:val="2E74B5" w:themeColor="accent5" w:themeShade="BF"/>
          <w:sz w:val="28"/>
          <w:szCs w:val="28"/>
        </w:rPr>
        <w:t xml:space="preserve">                                               </w:t>
      </w:r>
      <w:r w:rsidR="00405823" w:rsidRPr="00CC6009">
        <w:rPr>
          <w:rFonts w:asciiTheme="majorBidi" w:hAnsiTheme="majorBidi" w:cstheme="majorBidi"/>
          <w:b/>
          <w:bCs/>
          <w:color w:val="2E74B5" w:themeColor="accent5" w:themeShade="BF"/>
          <w:sz w:val="28"/>
          <w:szCs w:val="28"/>
        </w:rPr>
        <w:t xml:space="preserve"> Analysis Phase</w:t>
      </w:r>
    </w:p>
    <w:p w14:paraId="7C0E2DA2" w14:textId="77777777" w:rsidR="00B54156" w:rsidRPr="00CC6009" w:rsidRDefault="00B54156" w:rsidP="00BE5F2D">
      <w:pPr>
        <w:spacing w:line="360" w:lineRule="auto"/>
        <w:rPr>
          <w:rFonts w:asciiTheme="majorBidi" w:hAnsiTheme="majorBidi" w:cstheme="majorBidi"/>
          <w:b/>
          <w:bCs/>
          <w:color w:val="2E74B5" w:themeColor="accent5" w:themeShade="BF"/>
          <w:sz w:val="28"/>
          <w:szCs w:val="28"/>
          <w:rtl/>
        </w:rPr>
      </w:pPr>
    </w:p>
    <w:p w14:paraId="7F48E9D7" w14:textId="77777777" w:rsidR="0014152A" w:rsidRPr="00CC6009" w:rsidRDefault="0014152A" w:rsidP="00BE5F2D">
      <w:pPr>
        <w:spacing w:line="360" w:lineRule="auto"/>
        <w:jc w:val="right"/>
        <w:rPr>
          <w:rFonts w:asciiTheme="majorBidi" w:hAnsiTheme="majorBidi" w:cstheme="majorBidi"/>
          <w:b/>
          <w:bCs/>
          <w:sz w:val="28"/>
          <w:szCs w:val="28"/>
        </w:rPr>
      </w:pPr>
    </w:p>
    <w:p w14:paraId="4C08B239" w14:textId="77777777" w:rsidR="0014152A" w:rsidRPr="00CC6009" w:rsidRDefault="0014152A" w:rsidP="00BE5F2D">
      <w:pPr>
        <w:spacing w:line="360" w:lineRule="auto"/>
        <w:rPr>
          <w:rFonts w:asciiTheme="majorBidi" w:hAnsiTheme="majorBidi" w:cstheme="majorBidi"/>
          <w:b/>
          <w:bCs/>
          <w:sz w:val="28"/>
          <w:szCs w:val="28"/>
        </w:rPr>
      </w:pPr>
      <w:r w:rsidRPr="00CC6009">
        <w:rPr>
          <w:rFonts w:asciiTheme="majorBidi" w:hAnsiTheme="majorBidi" w:cstheme="majorBidi"/>
          <w:b/>
          <w:bCs/>
          <w:sz w:val="28"/>
          <w:szCs w:val="28"/>
        </w:rPr>
        <w:br w:type="page"/>
      </w:r>
    </w:p>
    <w:p w14:paraId="05B4F59C" w14:textId="77777777" w:rsidR="004A4CC8" w:rsidRPr="00CC6009" w:rsidRDefault="004A4CC8" w:rsidP="00BE5F2D">
      <w:pPr>
        <w:bidi/>
        <w:spacing w:line="360" w:lineRule="auto"/>
        <w:rPr>
          <w:rFonts w:asciiTheme="majorBidi" w:hAnsiTheme="majorBidi" w:cstheme="majorBidi"/>
          <w:b/>
          <w:bCs/>
          <w:color w:val="2E74B5" w:themeColor="accent5" w:themeShade="BF"/>
          <w:sz w:val="28"/>
          <w:szCs w:val="28"/>
          <w:rtl/>
        </w:rPr>
      </w:pPr>
      <w:r w:rsidRPr="00CC6009">
        <w:rPr>
          <w:rFonts w:asciiTheme="majorBidi" w:hAnsiTheme="majorBidi" w:cstheme="majorBidi"/>
          <w:b/>
          <w:bCs/>
          <w:color w:val="2E74B5" w:themeColor="accent5" w:themeShade="BF"/>
          <w:sz w:val="28"/>
          <w:szCs w:val="28"/>
          <w:rtl/>
        </w:rPr>
        <w:lastRenderedPageBreak/>
        <w:t>تمهيد</w:t>
      </w:r>
    </w:p>
    <w:p w14:paraId="0A3F2017" w14:textId="77777777" w:rsidR="004A4CC8" w:rsidRPr="00CC6009" w:rsidRDefault="004A4CC8" w:rsidP="00BE5F2D">
      <w:pPr>
        <w:bidi/>
        <w:spacing w:line="360" w:lineRule="auto"/>
        <w:rPr>
          <w:rFonts w:asciiTheme="majorBidi" w:hAnsiTheme="majorBidi" w:cstheme="majorBidi"/>
          <w:sz w:val="28"/>
          <w:szCs w:val="28"/>
          <w:lang w:bidi="ar-LY"/>
        </w:rPr>
      </w:pPr>
      <w:r w:rsidRPr="00CC6009">
        <w:rPr>
          <w:rFonts w:asciiTheme="majorBidi" w:hAnsiTheme="majorBidi" w:cstheme="majorBidi"/>
          <w:sz w:val="28"/>
          <w:szCs w:val="28"/>
          <w:rtl/>
          <w:lang w:bidi="ar-LY"/>
        </w:rPr>
        <w:t>مرحلة الدراسة التحليلية هي عبارة عن جمع المعلومات عن النظام المتبع بدقة بهدف تطويره أو تعديله وتحليل النظام هو دراسة النظام الحالي وفهم مكوناته وعملياته و المشاكل التي تواجهه و كذلك هي الدراسة التي تجرى على المنظومة بهدف تحسينها أو استبدال نظام جديد بها .</w:t>
      </w:r>
    </w:p>
    <w:p w14:paraId="32BED199" w14:textId="77777777" w:rsidR="004A4CC8" w:rsidRPr="00CC6009" w:rsidRDefault="004A4CC8" w:rsidP="00BE5F2D">
      <w:pPr>
        <w:bidi/>
        <w:spacing w:line="360" w:lineRule="auto"/>
        <w:rPr>
          <w:rFonts w:asciiTheme="majorBidi" w:hAnsiTheme="majorBidi" w:cstheme="majorBidi"/>
          <w:sz w:val="28"/>
          <w:szCs w:val="28"/>
          <w:rtl/>
          <w:lang w:bidi="ar-LY"/>
        </w:rPr>
      </w:pPr>
      <w:r w:rsidRPr="00CC6009">
        <w:rPr>
          <w:rFonts w:asciiTheme="majorBidi" w:hAnsiTheme="majorBidi" w:cstheme="majorBidi"/>
          <w:sz w:val="28"/>
          <w:szCs w:val="28"/>
          <w:rtl/>
          <w:lang w:bidi="ar-LY"/>
        </w:rPr>
        <w:t xml:space="preserve">وهي من أهم المراحل التي يعتمد عليها أيّ نظام و ذلك لأنه في هذه المرحلة يتم تحديد </w:t>
      </w:r>
      <w:r w:rsidRPr="0098634E">
        <w:rPr>
          <w:rFonts w:asciiTheme="majorBidi" w:hAnsiTheme="majorBidi" w:cstheme="majorBidi"/>
          <w:color w:val="FF0000"/>
          <w:sz w:val="28"/>
          <w:szCs w:val="28"/>
          <w:rtl/>
          <w:lang w:bidi="ar-LY"/>
          <w:rPrChange w:id="25" w:author="Adnan Sherif [2]" w:date="2024-08-26T19:25:00Z">
            <w:rPr>
              <w:rFonts w:asciiTheme="majorBidi" w:hAnsiTheme="majorBidi" w:cstheme="majorBidi"/>
              <w:sz w:val="28"/>
              <w:szCs w:val="28"/>
              <w:rtl/>
              <w:lang w:bidi="ar-LY"/>
            </w:rPr>
          </w:rPrChange>
        </w:rPr>
        <w:t>ة</w:t>
      </w:r>
      <w:r w:rsidRPr="00CC6009">
        <w:rPr>
          <w:rFonts w:asciiTheme="majorBidi" w:hAnsiTheme="majorBidi" w:cstheme="majorBidi"/>
          <w:sz w:val="28"/>
          <w:szCs w:val="28"/>
          <w:rtl/>
          <w:lang w:bidi="ar-LY"/>
        </w:rPr>
        <w:t xml:space="preserve"> تحليل المتطلبات التي توضح مواصفات النظام المطلوب و حدوده و عناصره .</w:t>
      </w:r>
    </w:p>
    <w:p w14:paraId="5D7B99BF" w14:textId="77777777" w:rsidR="004A4CC8" w:rsidRPr="00CC6009" w:rsidRDefault="004A4CC8" w:rsidP="00BE5F2D">
      <w:pPr>
        <w:bidi/>
        <w:spacing w:line="360" w:lineRule="auto"/>
        <w:rPr>
          <w:rFonts w:asciiTheme="majorBidi" w:hAnsiTheme="majorBidi" w:cstheme="majorBidi"/>
          <w:sz w:val="28"/>
          <w:szCs w:val="28"/>
          <w:rtl/>
          <w:lang w:bidi="ar-LY"/>
        </w:rPr>
      </w:pPr>
      <w:r w:rsidRPr="00CC6009">
        <w:rPr>
          <w:rFonts w:asciiTheme="majorBidi" w:hAnsiTheme="majorBidi" w:cstheme="majorBidi"/>
          <w:sz w:val="28"/>
          <w:szCs w:val="28"/>
          <w:rtl/>
          <w:lang w:bidi="ar-LY"/>
        </w:rPr>
        <w:t>والمرحلة التحليلية تتضمن ثلاث خطوات أساسية :</w:t>
      </w:r>
    </w:p>
    <w:p w14:paraId="69C612F2" w14:textId="77777777" w:rsidR="004A4CC8" w:rsidRPr="00CC6009" w:rsidRDefault="004A4CC8" w:rsidP="00BE5F2D">
      <w:pPr>
        <w:pStyle w:val="ListParagraph"/>
        <w:numPr>
          <w:ilvl w:val="0"/>
          <w:numId w:val="16"/>
        </w:numPr>
        <w:spacing w:line="360" w:lineRule="auto"/>
        <w:rPr>
          <w:rFonts w:asciiTheme="majorBidi" w:hAnsiTheme="majorBidi" w:cstheme="majorBidi"/>
          <w:sz w:val="28"/>
          <w:szCs w:val="28"/>
          <w:rtl/>
          <w:lang w:bidi="ar-LY"/>
        </w:rPr>
      </w:pPr>
      <w:r w:rsidRPr="00CC6009">
        <w:rPr>
          <w:rFonts w:asciiTheme="majorBidi" w:hAnsiTheme="majorBidi" w:cstheme="majorBidi"/>
          <w:sz w:val="28"/>
          <w:szCs w:val="28"/>
          <w:rtl/>
          <w:lang w:bidi="ar-LY"/>
        </w:rPr>
        <w:t xml:space="preserve">تحديد المدخلات </w:t>
      </w:r>
    </w:p>
    <w:p w14:paraId="6ED1B098" w14:textId="77777777" w:rsidR="004A4CC8" w:rsidRPr="00CC6009" w:rsidRDefault="004A4CC8" w:rsidP="00BE5F2D">
      <w:pPr>
        <w:pStyle w:val="ListParagraph"/>
        <w:numPr>
          <w:ilvl w:val="0"/>
          <w:numId w:val="16"/>
        </w:numPr>
        <w:spacing w:line="360" w:lineRule="auto"/>
        <w:rPr>
          <w:rFonts w:asciiTheme="majorBidi" w:hAnsiTheme="majorBidi" w:cstheme="majorBidi"/>
          <w:sz w:val="28"/>
          <w:szCs w:val="28"/>
          <w:rtl/>
          <w:lang w:bidi="ar-LY"/>
        </w:rPr>
      </w:pPr>
      <w:r w:rsidRPr="00CC6009">
        <w:rPr>
          <w:rFonts w:asciiTheme="majorBidi" w:hAnsiTheme="majorBidi" w:cstheme="majorBidi"/>
          <w:sz w:val="28"/>
          <w:szCs w:val="28"/>
          <w:rtl/>
          <w:lang w:bidi="ar-LY"/>
        </w:rPr>
        <w:t xml:space="preserve">تحديد الإجراءات </w:t>
      </w:r>
    </w:p>
    <w:p w14:paraId="74CD9B9B" w14:textId="2697DA76" w:rsidR="005B7F72" w:rsidRPr="00CC6009" w:rsidRDefault="004A4CC8" w:rsidP="000B63A8">
      <w:pPr>
        <w:pStyle w:val="ListParagraph"/>
        <w:numPr>
          <w:ilvl w:val="0"/>
          <w:numId w:val="16"/>
        </w:numPr>
        <w:spacing w:line="360" w:lineRule="auto"/>
        <w:rPr>
          <w:rFonts w:asciiTheme="majorBidi" w:hAnsiTheme="majorBidi" w:cstheme="majorBidi"/>
          <w:sz w:val="28"/>
          <w:szCs w:val="28"/>
          <w:lang w:bidi="ar-LY"/>
        </w:rPr>
      </w:pPr>
      <w:r w:rsidRPr="00CC6009">
        <w:rPr>
          <w:rFonts w:asciiTheme="majorBidi" w:hAnsiTheme="majorBidi" w:cstheme="majorBidi"/>
          <w:sz w:val="28"/>
          <w:szCs w:val="28"/>
          <w:rtl/>
          <w:lang w:bidi="ar-LY"/>
        </w:rPr>
        <w:t>تحديد المخرجات</w:t>
      </w:r>
    </w:p>
    <w:p w14:paraId="37D4FD0C" w14:textId="77777777" w:rsidR="000B63A8" w:rsidRPr="00CC6009" w:rsidRDefault="000B63A8" w:rsidP="000B63A8">
      <w:pPr>
        <w:pStyle w:val="ListParagraph"/>
        <w:spacing w:line="360" w:lineRule="auto"/>
        <w:ind w:left="1080"/>
        <w:rPr>
          <w:rFonts w:asciiTheme="majorBidi" w:hAnsiTheme="majorBidi" w:cstheme="majorBidi"/>
          <w:sz w:val="28"/>
          <w:szCs w:val="28"/>
          <w:lang w:bidi="ar-LY"/>
        </w:rPr>
      </w:pPr>
    </w:p>
    <w:p w14:paraId="59ABC900" w14:textId="77777777" w:rsidR="00646D3C" w:rsidRPr="00CC6009" w:rsidRDefault="00646D3C" w:rsidP="00BE5F2D">
      <w:pPr>
        <w:tabs>
          <w:tab w:val="left" w:pos="1070"/>
          <w:tab w:val="center" w:pos="5400"/>
        </w:tabs>
        <w:spacing w:line="360" w:lineRule="auto"/>
        <w:ind w:left="720"/>
        <w:jc w:val="right"/>
        <w:rPr>
          <w:rFonts w:asciiTheme="majorBidi" w:eastAsia="Calibri" w:hAnsiTheme="majorBidi" w:cstheme="majorBidi"/>
          <w:b/>
          <w:bCs/>
          <w:color w:val="2E74B5" w:themeColor="accent5" w:themeShade="BF"/>
          <w:sz w:val="28"/>
          <w:szCs w:val="28"/>
          <w:rtl/>
        </w:rPr>
      </w:pPr>
      <w:r w:rsidRPr="00CC6009">
        <w:rPr>
          <w:rFonts w:asciiTheme="majorBidi" w:eastAsia="Calibri" w:hAnsiTheme="majorBidi" w:cstheme="majorBidi"/>
          <w:b/>
          <w:bCs/>
          <w:color w:val="2E74B5" w:themeColor="accent5" w:themeShade="BF"/>
          <w:sz w:val="28"/>
          <w:szCs w:val="28"/>
          <w:rtl/>
        </w:rPr>
        <w:t>3.1 - أهداف مرحلة التحليل:</w:t>
      </w:r>
    </w:p>
    <w:p w14:paraId="45A6F238" w14:textId="126C5F8A" w:rsidR="006913D4" w:rsidRPr="00CC6009" w:rsidRDefault="006913D4" w:rsidP="008050B9">
      <w:pPr>
        <w:pStyle w:val="NormalWeb"/>
        <w:bidi/>
        <w:spacing w:before="0" w:beforeAutospacing="0" w:after="200" w:afterAutospacing="0" w:line="360" w:lineRule="auto"/>
        <w:divId w:val="729765889"/>
        <w:rPr>
          <w:rFonts w:asciiTheme="majorBidi" w:hAnsiTheme="majorBidi" w:cstheme="majorBidi"/>
          <w:color w:val="000000"/>
          <w:sz w:val="28"/>
          <w:szCs w:val="28"/>
          <w:rtl/>
        </w:rPr>
      </w:pPr>
      <w:r w:rsidRPr="00CC6009">
        <w:rPr>
          <w:rFonts w:asciiTheme="majorBidi" w:hAnsiTheme="majorBidi" w:cstheme="majorBidi"/>
          <w:color w:val="000000"/>
          <w:sz w:val="28"/>
          <w:szCs w:val="28"/>
          <w:rtl/>
        </w:rPr>
        <w:t>أهداف المرحلة التحليلية تحويل ما تمت دراسته في المرحلة السابقة ومن ثم استخراجه من بيانات وحقائق  بشكل مخططات تمهيداَ لتطبيقها على جهاز الحاسب الآلي حيث يتم في هذه المرحلة تحديد عناصر النظام وخصـــائصه والتفصيــل في كل وحــدات البيانات  (</w:t>
      </w:r>
      <w:r w:rsidRPr="00CC6009">
        <w:rPr>
          <w:rFonts w:asciiTheme="majorBidi" w:hAnsiTheme="majorBidi" w:cstheme="majorBidi"/>
          <w:color w:val="000000"/>
          <w:sz w:val="28"/>
          <w:szCs w:val="28"/>
        </w:rPr>
        <w:t>Entity</w:t>
      </w:r>
      <w:r w:rsidRPr="00CC6009">
        <w:rPr>
          <w:rFonts w:asciiTheme="majorBidi" w:hAnsiTheme="majorBidi" w:cstheme="majorBidi"/>
          <w:color w:val="000000"/>
          <w:sz w:val="28"/>
          <w:szCs w:val="28"/>
          <w:rtl/>
        </w:rPr>
        <w:t>) و عمل مخطط علاقات البيــانات</w:t>
      </w:r>
      <w:r w:rsidRPr="00CC6009">
        <w:rPr>
          <w:rFonts w:asciiTheme="majorBidi" w:hAnsiTheme="majorBidi" w:cstheme="majorBidi"/>
          <w:color w:val="000000"/>
          <w:sz w:val="28"/>
          <w:szCs w:val="28"/>
        </w:rPr>
        <w:t>ERD</w:t>
      </w:r>
      <w:r w:rsidRPr="00CC6009">
        <w:rPr>
          <w:rFonts w:asciiTheme="majorBidi" w:hAnsiTheme="majorBidi" w:cstheme="majorBidi"/>
          <w:color w:val="000000"/>
          <w:sz w:val="28"/>
          <w:szCs w:val="28"/>
          <w:rtl/>
        </w:rPr>
        <w:t>  (</w:t>
      </w:r>
      <w:r w:rsidRPr="00CC6009">
        <w:rPr>
          <w:rFonts w:asciiTheme="majorBidi" w:hAnsiTheme="majorBidi" w:cstheme="majorBidi"/>
          <w:color w:val="000000"/>
          <w:sz w:val="28"/>
          <w:szCs w:val="28"/>
        </w:rPr>
        <w:t>Entity Relation Diagram</w:t>
      </w:r>
      <w:r w:rsidRPr="00CC6009">
        <w:rPr>
          <w:rFonts w:asciiTheme="majorBidi" w:hAnsiTheme="majorBidi" w:cstheme="majorBidi"/>
          <w:color w:val="000000"/>
          <w:sz w:val="28"/>
          <w:szCs w:val="28"/>
          <w:rtl/>
        </w:rPr>
        <w:t xml:space="preserve">) ويتم وصف عملية الوظيفيـة </w:t>
      </w:r>
      <w:ins w:id="26" w:author="E6410" w:date="2024-08-28T18:43:00Z">
        <w:r w:rsidR="008050B9">
          <w:rPr>
            <w:rFonts w:asciiTheme="majorBidi" w:hAnsiTheme="majorBidi" w:cstheme="majorBidi" w:hint="cs"/>
            <w:color w:val="000000"/>
            <w:sz w:val="28"/>
            <w:szCs w:val="28"/>
            <w:rtl/>
          </w:rPr>
          <w:t>ل</w:t>
        </w:r>
      </w:ins>
      <w:r w:rsidRPr="00CC6009">
        <w:rPr>
          <w:rFonts w:asciiTheme="majorBidi" w:hAnsiTheme="majorBidi" w:cstheme="majorBidi"/>
          <w:color w:val="000000"/>
          <w:sz w:val="28"/>
          <w:szCs w:val="28"/>
          <w:rtl/>
        </w:rPr>
        <w:t>لنظــام المقترح بمخطط توضيح</w:t>
      </w:r>
      <w:del w:id="27" w:author="E6410" w:date="2024-08-28T18:44:00Z">
        <w:r w:rsidRPr="00CC6009" w:rsidDel="008050B9">
          <w:rPr>
            <w:rFonts w:asciiTheme="majorBidi" w:hAnsiTheme="majorBidi" w:cstheme="majorBidi"/>
            <w:color w:val="000000"/>
            <w:sz w:val="28"/>
            <w:szCs w:val="28"/>
            <w:rtl/>
          </w:rPr>
          <w:delText>ــ</w:delText>
        </w:r>
      </w:del>
      <w:r w:rsidRPr="00CC6009">
        <w:rPr>
          <w:rFonts w:asciiTheme="majorBidi" w:hAnsiTheme="majorBidi" w:cstheme="majorBidi"/>
          <w:color w:val="000000"/>
          <w:sz w:val="28"/>
          <w:szCs w:val="28"/>
          <w:rtl/>
        </w:rPr>
        <w:t xml:space="preserve">ي </w:t>
      </w:r>
      <w:r w:rsidRPr="00CC6009">
        <w:rPr>
          <w:rFonts w:asciiTheme="majorBidi" w:hAnsiTheme="majorBidi" w:cstheme="majorBidi"/>
          <w:color w:val="000000"/>
          <w:sz w:val="28"/>
          <w:szCs w:val="28"/>
        </w:rPr>
        <w:t>FHD</w:t>
      </w:r>
      <w:del w:id="28" w:author="E6410" w:date="2024-08-28T18:44:00Z">
        <w:r w:rsidRPr="00CC6009" w:rsidDel="008050B9">
          <w:rPr>
            <w:rFonts w:asciiTheme="majorBidi" w:hAnsiTheme="majorBidi" w:cstheme="majorBidi"/>
            <w:color w:val="000000"/>
            <w:sz w:val="28"/>
            <w:szCs w:val="28"/>
            <w:rtl/>
          </w:rPr>
          <w:delText>.</w:delText>
        </w:r>
      </w:del>
    </w:p>
    <w:p w14:paraId="040924B5" w14:textId="6DD1E6B4" w:rsidR="000B63A8" w:rsidRPr="00CC6009" w:rsidRDefault="00F06275" w:rsidP="000B63A8">
      <w:pPr>
        <w:pStyle w:val="NormalWeb"/>
        <w:bidi/>
        <w:spacing w:before="0" w:beforeAutospacing="0" w:after="200" w:afterAutospacing="0" w:line="360" w:lineRule="auto"/>
        <w:jc w:val="both"/>
        <w:divId w:val="432672539"/>
        <w:rPr>
          <w:rFonts w:asciiTheme="majorBidi" w:hAnsiTheme="majorBidi" w:cstheme="majorBidi"/>
          <w:sz w:val="28"/>
          <w:szCs w:val="28"/>
          <w:rtl/>
        </w:rPr>
      </w:pPr>
      <w:r w:rsidRPr="00CC6009">
        <w:rPr>
          <w:rFonts w:asciiTheme="majorBidi" w:hAnsiTheme="majorBidi" w:cstheme="majorBidi"/>
          <w:color w:val="000000"/>
          <w:sz w:val="28"/>
          <w:szCs w:val="28"/>
          <w:rtl/>
        </w:rPr>
        <w:t>(</w:t>
      </w:r>
      <w:r w:rsidRPr="00CC6009">
        <w:rPr>
          <w:rFonts w:asciiTheme="majorBidi" w:hAnsiTheme="majorBidi" w:cstheme="majorBidi"/>
          <w:color w:val="000000"/>
          <w:sz w:val="28"/>
          <w:szCs w:val="28"/>
        </w:rPr>
        <w:t>Functions Hierarchy Diagram</w:t>
      </w:r>
      <w:r w:rsidRPr="00CC6009">
        <w:rPr>
          <w:rFonts w:asciiTheme="majorBidi" w:hAnsiTheme="majorBidi" w:cstheme="majorBidi"/>
          <w:color w:val="000000"/>
          <w:sz w:val="28"/>
          <w:szCs w:val="28"/>
          <w:rtl/>
        </w:rPr>
        <w:t>) وبالتالي تلخص جميع العمليات (</w:t>
      </w:r>
      <w:r w:rsidRPr="00CC6009">
        <w:rPr>
          <w:rFonts w:asciiTheme="majorBidi" w:hAnsiTheme="majorBidi" w:cstheme="majorBidi"/>
          <w:color w:val="000000"/>
          <w:sz w:val="28"/>
          <w:szCs w:val="28"/>
        </w:rPr>
        <w:t>Process</w:t>
      </w:r>
      <w:r w:rsidRPr="00CC6009">
        <w:rPr>
          <w:rFonts w:asciiTheme="majorBidi" w:hAnsiTheme="majorBidi" w:cstheme="majorBidi"/>
          <w:color w:val="000000"/>
          <w:sz w:val="28"/>
          <w:szCs w:val="28"/>
          <w:rtl/>
        </w:rPr>
        <w:t>) ولا تترك أي عملية دون أن توضع في هذه المخططات.</w:t>
      </w:r>
    </w:p>
    <w:p w14:paraId="2F71C40A" w14:textId="77777777" w:rsidR="000B63A8" w:rsidRPr="00CC6009" w:rsidRDefault="000B63A8" w:rsidP="000B63A8">
      <w:pPr>
        <w:pStyle w:val="NormalWeb"/>
        <w:bidi/>
        <w:spacing w:before="0" w:beforeAutospacing="0" w:after="200" w:afterAutospacing="0" w:line="360" w:lineRule="auto"/>
        <w:jc w:val="both"/>
        <w:divId w:val="432672539"/>
        <w:rPr>
          <w:rFonts w:asciiTheme="majorBidi" w:hAnsiTheme="majorBidi" w:cstheme="majorBidi"/>
          <w:sz w:val="28"/>
          <w:szCs w:val="28"/>
        </w:rPr>
      </w:pPr>
    </w:p>
    <w:p w14:paraId="1CB68D50" w14:textId="5FD50483" w:rsidR="00A61BF2" w:rsidRPr="00CC6009" w:rsidRDefault="00A61BF2" w:rsidP="00BE5F2D">
      <w:pPr>
        <w:bidi/>
        <w:spacing w:line="360" w:lineRule="auto"/>
        <w:contextualSpacing/>
        <w:rPr>
          <w:rFonts w:asciiTheme="majorBidi" w:eastAsia="Calibri" w:hAnsiTheme="majorBidi" w:cstheme="majorBidi"/>
          <w:b/>
          <w:bCs/>
          <w:color w:val="2E74B5" w:themeColor="accent5" w:themeShade="BF"/>
          <w:sz w:val="28"/>
          <w:szCs w:val="28"/>
          <w:rtl/>
        </w:rPr>
      </w:pPr>
      <w:r w:rsidRPr="00CC6009">
        <w:rPr>
          <w:rFonts w:asciiTheme="majorBidi" w:eastAsia="Calibri" w:hAnsiTheme="majorBidi" w:cstheme="majorBidi"/>
          <w:b/>
          <w:bCs/>
          <w:color w:val="2E74B5" w:themeColor="accent5" w:themeShade="BF"/>
          <w:sz w:val="28"/>
          <w:szCs w:val="28"/>
          <w:rtl/>
        </w:rPr>
        <w:t>3.</w:t>
      </w:r>
      <w:r w:rsidR="0084464F" w:rsidRPr="00CC6009">
        <w:rPr>
          <w:rFonts w:asciiTheme="majorBidi" w:eastAsia="Calibri" w:hAnsiTheme="majorBidi" w:cstheme="majorBidi"/>
          <w:b/>
          <w:bCs/>
          <w:color w:val="2E74B5" w:themeColor="accent5" w:themeShade="BF"/>
          <w:sz w:val="28"/>
          <w:szCs w:val="28"/>
          <w:rtl/>
        </w:rPr>
        <w:t>2</w:t>
      </w:r>
      <w:r w:rsidRPr="00CC6009">
        <w:rPr>
          <w:rFonts w:asciiTheme="majorBidi" w:eastAsia="Calibri" w:hAnsiTheme="majorBidi" w:cstheme="majorBidi"/>
          <w:b/>
          <w:bCs/>
          <w:color w:val="2E74B5" w:themeColor="accent5" w:themeShade="BF"/>
          <w:sz w:val="28"/>
          <w:szCs w:val="28"/>
          <w:rtl/>
        </w:rPr>
        <w:t xml:space="preserve"> -  طرق وأساليب جمع البيانات </w:t>
      </w:r>
      <w:r w:rsidRPr="00CC6009">
        <w:rPr>
          <w:rFonts w:asciiTheme="majorBidi" w:eastAsia="Calibri" w:hAnsiTheme="majorBidi" w:cstheme="majorBidi"/>
          <w:b/>
          <w:bCs/>
          <w:color w:val="2E74B5" w:themeColor="accent5" w:themeShade="BF"/>
          <w:sz w:val="28"/>
          <w:szCs w:val="28"/>
        </w:rPr>
        <w:t>-:( Methods of Data Collection)</w:t>
      </w:r>
      <w:r w:rsidRPr="00CC6009">
        <w:rPr>
          <w:rFonts w:asciiTheme="majorBidi" w:eastAsia="Calibri" w:hAnsiTheme="majorBidi" w:cstheme="majorBidi"/>
          <w:b/>
          <w:bCs/>
          <w:color w:val="2E74B5" w:themeColor="accent5" w:themeShade="BF"/>
          <w:sz w:val="28"/>
          <w:szCs w:val="28"/>
          <w:rtl/>
        </w:rPr>
        <w:t xml:space="preserve">  </w:t>
      </w:r>
    </w:p>
    <w:p w14:paraId="2257F993" w14:textId="77777777" w:rsidR="00A61BF2" w:rsidRPr="00CC6009" w:rsidRDefault="00A61BF2" w:rsidP="00BE5F2D">
      <w:pPr>
        <w:spacing w:line="360" w:lineRule="auto"/>
        <w:jc w:val="right"/>
        <w:rPr>
          <w:rFonts w:asciiTheme="majorBidi" w:hAnsiTheme="majorBidi" w:cstheme="majorBidi"/>
          <w:sz w:val="28"/>
          <w:szCs w:val="28"/>
          <w:rtl/>
          <w:lang w:bidi="ar-LY"/>
        </w:rPr>
      </w:pPr>
      <w:r w:rsidRPr="00CC6009">
        <w:rPr>
          <w:rFonts w:asciiTheme="majorBidi" w:hAnsiTheme="majorBidi" w:cstheme="majorBidi"/>
          <w:sz w:val="28"/>
          <w:szCs w:val="28"/>
          <w:rtl/>
          <w:lang w:bidi="ar-LY"/>
        </w:rPr>
        <w:t>محلل النظام يحتاج الى طرق ووسائل لجمع الحقائق و البيانات كما يجب على محلل النظم أن يضمن تعاون الاشخاص الذين يتعامل معهم في جمع البيانات والمتطلبات ومن هذه الطرق:</w:t>
      </w:r>
    </w:p>
    <w:p w14:paraId="240E4922" w14:textId="77777777" w:rsidR="00A61BF2" w:rsidRDefault="00A61BF2" w:rsidP="00BE5F2D">
      <w:pPr>
        <w:spacing w:line="360" w:lineRule="auto"/>
        <w:jc w:val="both"/>
        <w:rPr>
          <w:rFonts w:asciiTheme="majorBidi" w:hAnsiTheme="majorBidi" w:cstheme="majorBidi"/>
          <w:sz w:val="28"/>
          <w:szCs w:val="28"/>
          <w:lang w:bidi="ar-LY"/>
        </w:rPr>
      </w:pPr>
    </w:p>
    <w:p w14:paraId="1DF1333A" w14:textId="77777777" w:rsidR="0075309E" w:rsidRPr="00CC6009" w:rsidRDefault="0075309E" w:rsidP="00BE5F2D">
      <w:pPr>
        <w:spacing w:line="360" w:lineRule="auto"/>
        <w:jc w:val="both"/>
        <w:rPr>
          <w:rFonts w:asciiTheme="majorBidi" w:hAnsiTheme="majorBidi" w:cstheme="majorBidi"/>
          <w:sz w:val="28"/>
          <w:szCs w:val="28"/>
          <w:lang w:bidi="ar-LY"/>
        </w:rPr>
      </w:pPr>
    </w:p>
    <w:p w14:paraId="531850D4" w14:textId="7F9EC289" w:rsidR="00A61BF2" w:rsidRPr="00CC6009" w:rsidRDefault="00A61BF2" w:rsidP="00BE5F2D">
      <w:pPr>
        <w:bidi/>
        <w:spacing w:line="360" w:lineRule="auto"/>
        <w:rPr>
          <w:rFonts w:asciiTheme="majorBidi" w:hAnsiTheme="majorBidi" w:cstheme="majorBidi"/>
          <w:b/>
          <w:bCs/>
          <w:color w:val="2E74B5" w:themeColor="accent5" w:themeShade="BF"/>
          <w:sz w:val="28"/>
          <w:szCs w:val="28"/>
          <w:rtl/>
        </w:rPr>
      </w:pPr>
      <w:r w:rsidRPr="00CC6009">
        <w:rPr>
          <w:rFonts w:asciiTheme="majorBidi" w:hAnsiTheme="majorBidi" w:cstheme="majorBidi"/>
          <w:b/>
          <w:bCs/>
          <w:color w:val="2E74B5" w:themeColor="accent5" w:themeShade="BF"/>
          <w:sz w:val="28"/>
          <w:szCs w:val="28"/>
          <w:rtl/>
        </w:rPr>
        <w:lastRenderedPageBreak/>
        <w:t>3.</w:t>
      </w:r>
      <w:r w:rsidR="0031238C" w:rsidRPr="00CC6009">
        <w:rPr>
          <w:rFonts w:asciiTheme="majorBidi" w:hAnsiTheme="majorBidi" w:cstheme="majorBidi"/>
          <w:b/>
          <w:bCs/>
          <w:color w:val="2E74B5" w:themeColor="accent5" w:themeShade="BF"/>
          <w:sz w:val="28"/>
          <w:szCs w:val="28"/>
          <w:rtl/>
        </w:rPr>
        <w:t>2</w:t>
      </w:r>
      <w:r w:rsidRPr="00CC6009">
        <w:rPr>
          <w:rFonts w:asciiTheme="majorBidi" w:hAnsiTheme="majorBidi" w:cstheme="majorBidi"/>
          <w:b/>
          <w:bCs/>
          <w:color w:val="2E74B5" w:themeColor="accent5" w:themeShade="BF"/>
          <w:sz w:val="28"/>
          <w:szCs w:val="28"/>
          <w:rtl/>
        </w:rPr>
        <w:t xml:space="preserve">.1 </w:t>
      </w:r>
      <w:r w:rsidR="008576DE" w:rsidRPr="00CC6009">
        <w:rPr>
          <w:rFonts w:asciiTheme="majorBidi" w:eastAsia="Calibri" w:hAnsiTheme="majorBidi" w:cstheme="majorBidi"/>
          <w:b/>
          <w:bCs/>
          <w:color w:val="2E74B5" w:themeColor="accent5" w:themeShade="BF"/>
          <w:sz w:val="28"/>
          <w:szCs w:val="28"/>
          <w:rtl/>
        </w:rPr>
        <w:t xml:space="preserve">- </w:t>
      </w:r>
      <w:r w:rsidRPr="00CC6009">
        <w:rPr>
          <w:rFonts w:asciiTheme="majorBidi" w:hAnsiTheme="majorBidi" w:cstheme="majorBidi"/>
          <w:b/>
          <w:bCs/>
          <w:color w:val="2E74B5" w:themeColor="accent5" w:themeShade="BF"/>
          <w:sz w:val="28"/>
          <w:szCs w:val="28"/>
          <w:rtl/>
        </w:rPr>
        <w:t xml:space="preserve">البحث العام </w:t>
      </w:r>
      <w:r w:rsidRPr="00CC6009">
        <w:rPr>
          <w:rFonts w:asciiTheme="majorBidi" w:hAnsiTheme="majorBidi" w:cstheme="majorBidi"/>
          <w:b/>
          <w:bCs/>
          <w:color w:val="2E74B5" w:themeColor="accent5" w:themeShade="BF"/>
          <w:sz w:val="28"/>
          <w:szCs w:val="28"/>
        </w:rPr>
        <w:t>(General Research)</w:t>
      </w:r>
      <w:r w:rsidRPr="00CC6009">
        <w:rPr>
          <w:rFonts w:asciiTheme="majorBidi" w:hAnsiTheme="majorBidi" w:cstheme="majorBidi"/>
          <w:b/>
          <w:bCs/>
          <w:color w:val="2E74B5" w:themeColor="accent5" w:themeShade="BF"/>
          <w:sz w:val="28"/>
          <w:szCs w:val="28"/>
          <w:rtl/>
        </w:rPr>
        <w:t xml:space="preserve"> :</w:t>
      </w:r>
    </w:p>
    <w:p w14:paraId="66E1A6AF" w14:textId="43EF6692" w:rsidR="00A61BF2" w:rsidRPr="00CC6009" w:rsidRDefault="00A61BF2" w:rsidP="00BE5F2D">
      <w:pPr>
        <w:spacing w:line="360" w:lineRule="auto"/>
        <w:jc w:val="right"/>
        <w:rPr>
          <w:rFonts w:asciiTheme="majorBidi" w:hAnsiTheme="majorBidi" w:cstheme="majorBidi"/>
          <w:color w:val="0D0D0D" w:themeColor="text1" w:themeTint="F2"/>
          <w:sz w:val="28"/>
          <w:szCs w:val="28"/>
          <w:rtl/>
        </w:rPr>
      </w:pPr>
      <w:r w:rsidRPr="00CC6009">
        <w:rPr>
          <w:rFonts w:asciiTheme="majorBidi" w:hAnsiTheme="majorBidi" w:cstheme="majorBidi"/>
          <w:color w:val="0D0D0D" w:themeColor="text1" w:themeTint="F2"/>
          <w:sz w:val="28"/>
          <w:szCs w:val="28"/>
          <w:rtl/>
        </w:rPr>
        <w:t>تعتبر أحد الطرق المستخدمة في جمع الحقائق و المتطلبات بحيث تمكن من الاطلاع على المصطلحات و الاجراءات المستعملة في النظام و تنقسم الى :</w:t>
      </w:r>
    </w:p>
    <w:p w14:paraId="09850A65" w14:textId="77777777" w:rsidR="00A61BF2" w:rsidRPr="00CC6009" w:rsidRDefault="00A61BF2" w:rsidP="00BE5F2D">
      <w:pPr>
        <w:spacing w:line="360" w:lineRule="auto"/>
        <w:jc w:val="right"/>
        <w:rPr>
          <w:rFonts w:asciiTheme="majorBidi" w:hAnsiTheme="majorBidi" w:cstheme="majorBidi"/>
          <w:color w:val="0D0D0D" w:themeColor="text1" w:themeTint="F2"/>
          <w:sz w:val="28"/>
          <w:szCs w:val="28"/>
          <w:rtl/>
        </w:rPr>
      </w:pPr>
    </w:p>
    <w:p w14:paraId="621C72CC" w14:textId="06DB2990" w:rsidR="004A2E63" w:rsidRPr="00CC6009" w:rsidRDefault="004A2E63" w:rsidP="00BE5F2D">
      <w:pPr>
        <w:spacing w:line="360" w:lineRule="auto"/>
        <w:jc w:val="right"/>
        <w:rPr>
          <w:rFonts w:asciiTheme="majorBidi" w:hAnsiTheme="majorBidi" w:cstheme="majorBidi"/>
          <w:b/>
          <w:bCs/>
          <w:color w:val="2E74B5" w:themeColor="accent5" w:themeShade="BF"/>
          <w:sz w:val="28"/>
          <w:szCs w:val="28"/>
          <w:rtl/>
        </w:rPr>
      </w:pPr>
      <w:r w:rsidRPr="00CC6009">
        <w:rPr>
          <w:rFonts w:asciiTheme="majorBidi" w:hAnsiTheme="majorBidi" w:cstheme="majorBidi"/>
          <w:b/>
          <w:bCs/>
          <w:color w:val="2E74B5" w:themeColor="accent5" w:themeShade="BF"/>
          <w:sz w:val="28"/>
          <w:szCs w:val="28"/>
          <w:rtl/>
        </w:rPr>
        <w:t>3.2.</w:t>
      </w:r>
      <w:ins w:id="29" w:author="Adnan Sherif [2]" w:date="2024-08-26T19:27:00Z">
        <w:r w:rsidR="00966F61">
          <w:rPr>
            <w:rFonts w:asciiTheme="majorBidi" w:hAnsiTheme="majorBidi" w:cstheme="majorBidi" w:hint="cs"/>
            <w:b/>
            <w:bCs/>
            <w:color w:val="2E74B5" w:themeColor="accent5" w:themeShade="BF"/>
            <w:sz w:val="28"/>
            <w:szCs w:val="28"/>
            <w:rtl/>
          </w:rPr>
          <w:t>1</w:t>
        </w:r>
      </w:ins>
      <w:ins w:id="30" w:author="Adnan Sherif [2]" w:date="2024-08-26T19:28:00Z">
        <w:r w:rsidR="00966F61">
          <w:rPr>
            <w:rFonts w:asciiTheme="majorBidi" w:hAnsiTheme="majorBidi" w:cstheme="majorBidi" w:hint="cs"/>
            <w:b/>
            <w:bCs/>
            <w:color w:val="2E74B5" w:themeColor="accent5" w:themeShade="BF"/>
            <w:sz w:val="28"/>
            <w:szCs w:val="28"/>
            <w:rtl/>
          </w:rPr>
          <w:t>.</w:t>
        </w:r>
      </w:ins>
      <w:del w:id="31" w:author="Adnan Sherif [2]" w:date="2024-08-26T19:28:00Z">
        <w:r w:rsidR="00632FD4" w:rsidRPr="00CC6009" w:rsidDel="00966F61">
          <w:rPr>
            <w:rFonts w:asciiTheme="majorBidi" w:hAnsiTheme="majorBidi" w:cstheme="majorBidi"/>
            <w:b/>
            <w:bCs/>
            <w:color w:val="2E74B5" w:themeColor="accent5" w:themeShade="BF"/>
            <w:sz w:val="28"/>
            <w:szCs w:val="28"/>
            <w:rtl/>
          </w:rPr>
          <w:delText>2</w:delText>
        </w:r>
      </w:del>
      <w:ins w:id="32" w:author="Adnan Sherif [2]" w:date="2024-08-26T19:28:00Z">
        <w:r w:rsidR="00966F61">
          <w:rPr>
            <w:rFonts w:asciiTheme="majorBidi" w:hAnsiTheme="majorBidi" w:cstheme="majorBidi" w:hint="cs"/>
            <w:b/>
            <w:bCs/>
            <w:color w:val="2E74B5" w:themeColor="accent5" w:themeShade="BF"/>
            <w:sz w:val="28"/>
            <w:szCs w:val="28"/>
            <w:rtl/>
          </w:rPr>
          <w:t>1</w:t>
        </w:r>
      </w:ins>
      <w:r w:rsidRPr="00CC6009">
        <w:rPr>
          <w:rFonts w:asciiTheme="majorBidi" w:hAnsiTheme="majorBidi" w:cstheme="majorBidi"/>
          <w:b/>
          <w:bCs/>
          <w:color w:val="2E74B5" w:themeColor="accent5" w:themeShade="BF"/>
          <w:sz w:val="28"/>
          <w:szCs w:val="28"/>
          <w:rtl/>
        </w:rPr>
        <w:t xml:space="preserve"> </w:t>
      </w:r>
      <w:r w:rsidR="008576DE" w:rsidRPr="00CC6009">
        <w:rPr>
          <w:rFonts w:asciiTheme="majorBidi" w:eastAsia="Calibri" w:hAnsiTheme="majorBidi" w:cstheme="majorBidi"/>
          <w:b/>
          <w:bCs/>
          <w:color w:val="2E74B5" w:themeColor="accent5" w:themeShade="BF"/>
          <w:sz w:val="28"/>
          <w:szCs w:val="28"/>
          <w:rtl/>
        </w:rPr>
        <w:t xml:space="preserve">- </w:t>
      </w:r>
      <w:r w:rsidRPr="00CC6009">
        <w:rPr>
          <w:rFonts w:asciiTheme="majorBidi" w:hAnsiTheme="majorBidi" w:cstheme="majorBidi"/>
          <w:b/>
          <w:bCs/>
          <w:color w:val="2E74B5" w:themeColor="accent5" w:themeShade="BF"/>
          <w:sz w:val="28"/>
          <w:szCs w:val="28"/>
          <w:rtl/>
        </w:rPr>
        <w:t xml:space="preserve">البحث </w:t>
      </w:r>
      <w:r w:rsidR="00632FD4" w:rsidRPr="00CC6009">
        <w:rPr>
          <w:rFonts w:asciiTheme="majorBidi" w:hAnsiTheme="majorBidi" w:cstheme="majorBidi"/>
          <w:b/>
          <w:bCs/>
          <w:color w:val="2E74B5" w:themeColor="accent5" w:themeShade="BF"/>
          <w:sz w:val="28"/>
          <w:szCs w:val="28"/>
          <w:rtl/>
        </w:rPr>
        <w:t>عبر الانترنت</w:t>
      </w:r>
      <w:r w:rsidRPr="00CC6009">
        <w:rPr>
          <w:rFonts w:asciiTheme="majorBidi" w:hAnsiTheme="majorBidi" w:cstheme="majorBidi"/>
          <w:b/>
          <w:bCs/>
          <w:color w:val="2E74B5" w:themeColor="accent5" w:themeShade="BF"/>
          <w:sz w:val="28"/>
          <w:szCs w:val="28"/>
          <w:rtl/>
        </w:rPr>
        <w:t xml:space="preserve"> :</w:t>
      </w:r>
    </w:p>
    <w:p w14:paraId="49CF0439" w14:textId="30D5255E" w:rsidR="00715AC4" w:rsidRPr="00CC6009" w:rsidRDefault="003D4CD8" w:rsidP="00BE5F2D">
      <w:pPr>
        <w:bidi/>
        <w:spacing w:line="360" w:lineRule="auto"/>
        <w:rPr>
          <w:rFonts w:asciiTheme="majorBidi" w:hAnsiTheme="majorBidi" w:cstheme="majorBidi"/>
          <w:color w:val="0D0D0D" w:themeColor="text1" w:themeTint="F2"/>
          <w:sz w:val="28"/>
          <w:szCs w:val="28"/>
        </w:rPr>
      </w:pPr>
      <w:r w:rsidRPr="00CC6009">
        <w:rPr>
          <w:rFonts w:asciiTheme="majorBidi" w:hAnsiTheme="majorBidi" w:cstheme="majorBidi"/>
          <w:color w:val="0D0D0D" w:themeColor="text1" w:themeTint="F2"/>
          <w:sz w:val="28"/>
          <w:szCs w:val="28"/>
          <w:rtl/>
        </w:rPr>
        <w:t>يتضمن جمع البيانات و الاطلاع على منظومات مشابهة. يتم ذلك من خلال البحث عبر الإنترنت للتعرف على متاجر الملابس المشابهة</w:t>
      </w:r>
      <w:ins w:id="33" w:author="E6410" w:date="2024-08-28T18:45:00Z">
        <w:r w:rsidR="008050B9">
          <w:rPr>
            <w:rFonts w:asciiTheme="majorBidi" w:hAnsiTheme="majorBidi" w:cstheme="majorBidi" w:hint="cs"/>
            <w:color w:val="0D0D0D" w:themeColor="text1" w:themeTint="F2"/>
            <w:sz w:val="28"/>
            <w:szCs w:val="28"/>
            <w:rtl/>
          </w:rPr>
          <w:t xml:space="preserve"> </w:t>
        </w:r>
      </w:ins>
      <w:r w:rsidRPr="00CC6009">
        <w:rPr>
          <w:rFonts w:asciiTheme="majorBidi" w:hAnsiTheme="majorBidi" w:cstheme="majorBidi"/>
          <w:color w:val="0D0D0D" w:themeColor="text1" w:themeTint="F2"/>
          <w:sz w:val="28"/>
          <w:szCs w:val="28"/>
          <w:rtl/>
        </w:rPr>
        <w:t xml:space="preserve"> في نفس المجال أو البيئة التجارية. يتم زيارة مواقعهم الإلكترونية لتحليل التصميم والتنظيم العام للموقع وأنواع المنتجات والخدمات التي يقدمونها مثل</w:t>
      </w:r>
      <w:r w:rsidR="00340A42" w:rsidRPr="00CC6009">
        <w:rPr>
          <w:rFonts w:asciiTheme="majorBidi" w:hAnsiTheme="majorBidi" w:cstheme="majorBidi"/>
          <w:color w:val="0D0D0D" w:themeColor="text1" w:themeTint="F2"/>
          <w:sz w:val="28"/>
          <w:szCs w:val="28"/>
        </w:rPr>
        <w:t xml:space="preserve"> </w:t>
      </w:r>
      <w:commentRangeStart w:id="34"/>
      <w:r w:rsidR="00340A42" w:rsidRPr="00CC6009">
        <w:rPr>
          <w:rFonts w:asciiTheme="majorBidi" w:hAnsiTheme="majorBidi" w:cstheme="majorBidi"/>
          <w:color w:val="0D0D0D" w:themeColor="text1" w:themeTint="F2"/>
          <w:sz w:val="28"/>
          <w:szCs w:val="28"/>
        </w:rPr>
        <w:t>s</w:t>
      </w:r>
      <w:r w:rsidRPr="00CC6009">
        <w:rPr>
          <w:rFonts w:asciiTheme="majorBidi" w:hAnsiTheme="majorBidi" w:cstheme="majorBidi"/>
          <w:color w:val="0D0D0D" w:themeColor="text1" w:themeTint="F2"/>
          <w:sz w:val="28"/>
          <w:szCs w:val="28"/>
        </w:rPr>
        <w:t xml:space="preserve">hopify </w:t>
      </w:r>
      <w:r w:rsidRPr="00CC6009">
        <w:rPr>
          <w:rFonts w:asciiTheme="majorBidi" w:hAnsiTheme="majorBidi" w:cstheme="majorBidi"/>
          <w:color w:val="0D0D0D" w:themeColor="text1" w:themeTint="F2"/>
          <w:sz w:val="28"/>
          <w:szCs w:val="28"/>
          <w:rtl/>
        </w:rPr>
        <w:t xml:space="preserve">و </w:t>
      </w:r>
      <w:r w:rsidRPr="00CC6009">
        <w:rPr>
          <w:rFonts w:asciiTheme="majorBidi" w:hAnsiTheme="majorBidi" w:cstheme="majorBidi"/>
          <w:color w:val="0D0D0D" w:themeColor="text1" w:themeTint="F2"/>
          <w:sz w:val="28"/>
          <w:szCs w:val="28"/>
        </w:rPr>
        <w:t>dior</w:t>
      </w:r>
      <w:commentRangeEnd w:id="34"/>
      <w:r w:rsidR="008050B9">
        <w:rPr>
          <w:rStyle w:val="CommentReference"/>
        </w:rPr>
        <w:commentReference w:id="34"/>
      </w:r>
    </w:p>
    <w:p w14:paraId="7C234831" w14:textId="77777777" w:rsidR="00956048" w:rsidRPr="00CC6009" w:rsidRDefault="00956048" w:rsidP="00BE5F2D">
      <w:pPr>
        <w:bidi/>
        <w:spacing w:line="360" w:lineRule="auto"/>
        <w:rPr>
          <w:rFonts w:asciiTheme="majorBidi" w:hAnsiTheme="majorBidi" w:cstheme="majorBidi"/>
          <w:color w:val="0D0D0D" w:themeColor="text1" w:themeTint="F2"/>
          <w:sz w:val="28"/>
          <w:szCs w:val="28"/>
        </w:rPr>
      </w:pPr>
    </w:p>
    <w:p w14:paraId="6A527945" w14:textId="7E2F32AE" w:rsidR="00A61BF2" w:rsidRPr="00CC6009" w:rsidRDefault="00956048" w:rsidP="00BE5F2D">
      <w:pPr>
        <w:bidi/>
        <w:spacing w:line="360" w:lineRule="auto"/>
        <w:rPr>
          <w:rFonts w:asciiTheme="majorBidi" w:hAnsiTheme="majorBidi" w:cstheme="majorBidi"/>
          <w:b/>
          <w:bCs/>
          <w:color w:val="2E74B5" w:themeColor="accent5" w:themeShade="BF"/>
          <w:sz w:val="28"/>
          <w:szCs w:val="28"/>
        </w:rPr>
      </w:pPr>
      <w:r w:rsidRPr="00CC6009">
        <w:rPr>
          <w:rFonts w:asciiTheme="majorBidi" w:hAnsiTheme="majorBidi" w:cstheme="majorBidi"/>
          <w:b/>
          <w:bCs/>
          <w:color w:val="2E74B5" w:themeColor="accent5" w:themeShade="BF"/>
          <w:sz w:val="28"/>
          <w:szCs w:val="28"/>
          <w:rtl/>
        </w:rPr>
        <w:t>3.2.</w:t>
      </w:r>
      <w:ins w:id="35" w:author="Adnan Sherif [2]" w:date="2024-08-26T19:28:00Z">
        <w:r w:rsidR="000944BE">
          <w:rPr>
            <w:rFonts w:asciiTheme="majorBidi" w:hAnsiTheme="majorBidi" w:cstheme="majorBidi" w:hint="cs"/>
            <w:b/>
            <w:bCs/>
            <w:color w:val="2E74B5" w:themeColor="accent5" w:themeShade="BF"/>
            <w:sz w:val="28"/>
            <w:szCs w:val="28"/>
            <w:rtl/>
          </w:rPr>
          <w:t>1.2</w:t>
        </w:r>
      </w:ins>
      <w:del w:id="36" w:author="Adnan Sherif [2]" w:date="2024-08-26T19:28:00Z">
        <w:r w:rsidR="00301045" w:rsidRPr="00CC6009" w:rsidDel="000944BE">
          <w:rPr>
            <w:rFonts w:asciiTheme="majorBidi" w:hAnsiTheme="majorBidi" w:cstheme="majorBidi"/>
            <w:b/>
            <w:bCs/>
            <w:color w:val="2E74B5" w:themeColor="accent5" w:themeShade="BF"/>
            <w:sz w:val="28"/>
            <w:szCs w:val="28"/>
            <w:rtl/>
          </w:rPr>
          <w:delText>3</w:delText>
        </w:r>
      </w:del>
      <w:r w:rsidRPr="00CC6009">
        <w:rPr>
          <w:rFonts w:asciiTheme="majorBidi" w:hAnsiTheme="majorBidi" w:cstheme="majorBidi"/>
          <w:b/>
          <w:bCs/>
          <w:color w:val="2E74B5" w:themeColor="accent5" w:themeShade="BF"/>
          <w:sz w:val="28"/>
          <w:szCs w:val="28"/>
          <w:rtl/>
        </w:rPr>
        <w:t xml:space="preserve"> </w:t>
      </w:r>
      <w:r w:rsidRPr="00CC6009">
        <w:rPr>
          <w:rFonts w:asciiTheme="majorBidi" w:eastAsia="Calibri" w:hAnsiTheme="majorBidi" w:cstheme="majorBidi"/>
          <w:b/>
          <w:bCs/>
          <w:color w:val="2E74B5" w:themeColor="accent5" w:themeShade="BF"/>
          <w:sz w:val="28"/>
          <w:szCs w:val="28"/>
          <w:rtl/>
        </w:rPr>
        <w:t xml:space="preserve">- </w:t>
      </w:r>
      <w:r w:rsidR="00301045" w:rsidRPr="00CC6009">
        <w:rPr>
          <w:rFonts w:asciiTheme="majorBidi" w:hAnsiTheme="majorBidi" w:cstheme="majorBidi"/>
          <w:b/>
          <w:bCs/>
          <w:color w:val="2E74B5" w:themeColor="accent5" w:themeShade="BF"/>
          <w:sz w:val="28"/>
          <w:szCs w:val="28"/>
          <w:rtl/>
        </w:rPr>
        <w:t>الاطلاع</w:t>
      </w:r>
      <w:r w:rsidRPr="00CC6009">
        <w:rPr>
          <w:rFonts w:asciiTheme="majorBidi" w:hAnsiTheme="majorBidi" w:cstheme="majorBidi"/>
          <w:b/>
          <w:bCs/>
          <w:color w:val="2E74B5" w:themeColor="accent5" w:themeShade="BF"/>
          <w:sz w:val="28"/>
          <w:szCs w:val="28"/>
          <w:rtl/>
        </w:rPr>
        <w:t xml:space="preserve"> </w:t>
      </w:r>
      <w:r w:rsidR="00301045" w:rsidRPr="00CC6009">
        <w:rPr>
          <w:rFonts w:asciiTheme="majorBidi" w:hAnsiTheme="majorBidi" w:cstheme="majorBidi"/>
          <w:b/>
          <w:bCs/>
          <w:color w:val="2E74B5" w:themeColor="accent5" w:themeShade="BF"/>
          <w:sz w:val="28"/>
          <w:szCs w:val="28"/>
          <w:rtl/>
        </w:rPr>
        <w:t>على منظومات مشابهة</w:t>
      </w:r>
      <w:r w:rsidRPr="00CC6009">
        <w:rPr>
          <w:rFonts w:asciiTheme="majorBidi" w:hAnsiTheme="majorBidi" w:cstheme="majorBidi"/>
          <w:b/>
          <w:bCs/>
          <w:color w:val="2E74B5" w:themeColor="accent5" w:themeShade="BF"/>
          <w:sz w:val="28"/>
          <w:szCs w:val="28"/>
          <w:rtl/>
        </w:rPr>
        <w:t xml:space="preserve"> :</w:t>
      </w:r>
    </w:p>
    <w:p w14:paraId="0E342B74" w14:textId="7245E177" w:rsidR="0065458A" w:rsidRPr="00CC6009" w:rsidRDefault="00BF0BE2" w:rsidP="00BE5F2D">
      <w:pPr>
        <w:spacing w:line="360" w:lineRule="auto"/>
        <w:jc w:val="right"/>
        <w:rPr>
          <w:rFonts w:asciiTheme="majorBidi" w:hAnsiTheme="majorBidi" w:cstheme="majorBidi"/>
          <w:color w:val="0D0D0D" w:themeColor="text1" w:themeTint="F2"/>
          <w:sz w:val="28"/>
          <w:szCs w:val="28"/>
          <w:lang w:bidi="ar-LY"/>
        </w:rPr>
      </w:pPr>
      <w:commentRangeStart w:id="37"/>
      <w:r w:rsidRPr="00CC6009">
        <w:rPr>
          <w:rFonts w:asciiTheme="majorBidi" w:hAnsiTheme="majorBidi" w:cstheme="majorBidi"/>
          <w:color w:val="0D0D0D" w:themeColor="text1" w:themeTint="F2"/>
          <w:sz w:val="28"/>
          <w:szCs w:val="28"/>
          <w:rtl/>
          <w:lang w:bidi="ar-LY"/>
        </w:rPr>
        <w:t>عندما نقوم بالاطلاع على منظومات مشابهة يجب أن تتطلب تحليلاً دقيقاً لكيفية عملها، وكذلك كيفية عمل مشاريع متشابهة مع تحليل استراتيجياتها وأدواتها، مثل تحليل تصميم واجهاتها، ودراسة مميزاتها ووظائفها، وتحليل كيفية تفاعلها ومدي أمانها، وتحديد نقاط القوة والضعف وغيرها الكثير</w:t>
      </w:r>
      <w:commentRangeEnd w:id="37"/>
      <w:r w:rsidR="00703297">
        <w:rPr>
          <w:rStyle w:val="CommentReference"/>
          <w:rtl/>
        </w:rPr>
        <w:commentReference w:id="37"/>
      </w:r>
      <w:r w:rsidRPr="00CC6009">
        <w:rPr>
          <w:rFonts w:asciiTheme="majorBidi" w:hAnsiTheme="majorBidi" w:cstheme="majorBidi"/>
          <w:color w:val="0D0D0D" w:themeColor="text1" w:themeTint="F2"/>
          <w:sz w:val="28"/>
          <w:szCs w:val="28"/>
          <w:rtl/>
          <w:lang w:bidi="ar-LY"/>
        </w:rPr>
        <w:t>.</w:t>
      </w:r>
    </w:p>
    <w:p w14:paraId="1F0CE59A" w14:textId="54A2E3D3" w:rsidR="007C027C" w:rsidRPr="00CC6009" w:rsidRDefault="007C027C" w:rsidP="00BE5F2D">
      <w:pPr>
        <w:bidi/>
        <w:spacing w:line="360" w:lineRule="auto"/>
        <w:rPr>
          <w:rFonts w:asciiTheme="majorBidi" w:hAnsiTheme="majorBidi" w:cstheme="majorBidi"/>
          <w:b/>
          <w:bCs/>
          <w:color w:val="000000" w:themeColor="text1"/>
          <w:sz w:val="28"/>
          <w:szCs w:val="28"/>
        </w:rPr>
      </w:pPr>
    </w:p>
    <w:p w14:paraId="0434D228" w14:textId="75183897" w:rsidR="00385475" w:rsidRPr="00CC6009" w:rsidRDefault="00385475" w:rsidP="00BE5F2D">
      <w:pPr>
        <w:bidi/>
        <w:spacing w:line="360" w:lineRule="auto"/>
        <w:rPr>
          <w:rFonts w:asciiTheme="majorBidi" w:hAnsiTheme="majorBidi" w:cstheme="majorBidi"/>
          <w:b/>
          <w:bCs/>
          <w:color w:val="2E74B5" w:themeColor="accent5" w:themeShade="BF"/>
          <w:sz w:val="28"/>
          <w:szCs w:val="28"/>
        </w:rPr>
      </w:pPr>
      <w:r w:rsidRPr="00CC6009">
        <w:rPr>
          <w:rFonts w:asciiTheme="majorBidi" w:hAnsiTheme="majorBidi" w:cstheme="majorBidi"/>
          <w:b/>
          <w:bCs/>
          <w:color w:val="2E74B5" w:themeColor="accent5" w:themeShade="BF"/>
          <w:sz w:val="28"/>
          <w:szCs w:val="28"/>
          <w:rtl/>
        </w:rPr>
        <w:t xml:space="preserve">3.2.4 </w:t>
      </w:r>
      <w:r w:rsidRPr="00CC6009">
        <w:rPr>
          <w:rFonts w:asciiTheme="majorBidi" w:eastAsia="Calibri" w:hAnsiTheme="majorBidi" w:cstheme="majorBidi"/>
          <w:b/>
          <w:bCs/>
          <w:color w:val="2E74B5" w:themeColor="accent5" w:themeShade="BF"/>
          <w:sz w:val="28"/>
          <w:szCs w:val="28"/>
          <w:rtl/>
        </w:rPr>
        <w:t xml:space="preserve">- </w:t>
      </w:r>
      <w:r w:rsidRPr="00CC6009">
        <w:rPr>
          <w:rFonts w:asciiTheme="majorBidi" w:hAnsiTheme="majorBidi" w:cstheme="majorBidi"/>
          <w:b/>
          <w:bCs/>
          <w:color w:val="2E74B5" w:themeColor="accent5" w:themeShade="BF"/>
          <w:sz w:val="28"/>
          <w:szCs w:val="28"/>
          <w:rtl/>
        </w:rPr>
        <w:t xml:space="preserve">الملاحظة </w:t>
      </w:r>
      <w:r w:rsidR="00D87E1F" w:rsidRPr="00CC6009">
        <w:rPr>
          <w:rFonts w:asciiTheme="majorBidi" w:hAnsiTheme="majorBidi" w:cstheme="majorBidi"/>
          <w:b/>
          <w:bCs/>
          <w:color w:val="2E74B5" w:themeColor="accent5" w:themeShade="BF"/>
          <w:sz w:val="28"/>
          <w:szCs w:val="28"/>
          <w:rtl/>
        </w:rPr>
        <w:t xml:space="preserve">المباشرة </w:t>
      </w:r>
      <w:r w:rsidRPr="00CC6009">
        <w:rPr>
          <w:rFonts w:asciiTheme="majorBidi" w:hAnsiTheme="majorBidi" w:cstheme="majorBidi"/>
          <w:b/>
          <w:bCs/>
          <w:color w:val="2E74B5" w:themeColor="accent5" w:themeShade="BF"/>
          <w:sz w:val="28"/>
          <w:szCs w:val="28"/>
        </w:rPr>
        <w:t>(</w:t>
      </w:r>
      <w:r w:rsidR="00D87E1F" w:rsidRPr="00CC6009">
        <w:rPr>
          <w:rFonts w:asciiTheme="majorBidi" w:hAnsiTheme="majorBidi" w:cstheme="majorBidi"/>
          <w:b/>
          <w:bCs/>
          <w:color w:val="2E74B5" w:themeColor="accent5" w:themeShade="BF"/>
          <w:sz w:val="28"/>
          <w:szCs w:val="28"/>
        </w:rPr>
        <w:t>Direct observation</w:t>
      </w:r>
      <w:r w:rsidRPr="00CC6009">
        <w:rPr>
          <w:rFonts w:asciiTheme="majorBidi" w:hAnsiTheme="majorBidi" w:cstheme="majorBidi"/>
          <w:b/>
          <w:bCs/>
          <w:color w:val="2E74B5" w:themeColor="accent5" w:themeShade="BF"/>
          <w:sz w:val="28"/>
          <w:szCs w:val="28"/>
        </w:rPr>
        <w:t>)</w:t>
      </w:r>
      <w:r w:rsidRPr="00CC6009">
        <w:rPr>
          <w:rFonts w:asciiTheme="majorBidi" w:hAnsiTheme="majorBidi" w:cstheme="majorBidi"/>
          <w:b/>
          <w:bCs/>
          <w:color w:val="2E74B5" w:themeColor="accent5" w:themeShade="BF"/>
          <w:sz w:val="28"/>
          <w:szCs w:val="28"/>
          <w:rtl/>
        </w:rPr>
        <w:t xml:space="preserve"> :</w:t>
      </w:r>
    </w:p>
    <w:p w14:paraId="25A86E5E" w14:textId="1A4138E2" w:rsidR="0067084A" w:rsidRPr="00CC6009" w:rsidRDefault="00B7135A">
      <w:pPr>
        <w:bidi/>
        <w:spacing w:line="360" w:lineRule="auto"/>
        <w:rPr>
          <w:rFonts w:asciiTheme="majorBidi" w:hAnsiTheme="majorBidi" w:cstheme="majorBidi"/>
          <w:sz w:val="28"/>
          <w:szCs w:val="28"/>
        </w:rPr>
        <w:pPrChange w:id="38" w:author="E6410" w:date="2024-08-28T18:50:00Z">
          <w:pPr>
            <w:spacing w:line="360" w:lineRule="auto"/>
            <w:jc w:val="right"/>
          </w:pPr>
        </w:pPrChange>
      </w:pPr>
      <w:commentRangeStart w:id="39"/>
      <w:r w:rsidRPr="00CC6009">
        <w:rPr>
          <w:rFonts w:asciiTheme="majorBidi" w:hAnsiTheme="majorBidi" w:cstheme="majorBidi"/>
          <w:sz w:val="28"/>
          <w:szCs w:val="28"/>
        </w:rPr>
        <w:t xml:space="preserve">   </w:t>
      </w:r>
      <w:r w:rsidRPr="00CC6009">
        <w:rPr>
          <w:rFonts w:asciiTheme="majorBidi" w:hAnsiTheme="majorBidi" w:cs="Times New Roman"/>
          <w:sz w:val="28"/>
          <w:szCs w:val="28"/>
          <w:rtl/>
        </w:rPr>
        <w:t>يُعتبر</w:t>
      </w:r>
      <w:r w:rsidRPr="00CC6009">
        <w:rPr>
          <w:rFonts w:asciiTheme="majorBidi" w:hAnsiTheme="majorBidi" w:cstheme="majorBidi"/>
          <w:sz w:val="28"/>
          <w:szCs w:val="28"/>
        </w:rPr>
        <w:t xml:space="preserve"> </w:t>
      </w:r>
      <w:r w:rsidRPr="00CC6009">
        <w:rPr>
          <w:rFonts w:asciiTheme="majorBidi" w:hAnsiTheme="majorBidi" w:cs="Times New Roman"/>
          <w:sz w:val="28"/>
          <w:szCs w:val="28"/>
          <w:rtl/>
        </w:rPr>
        <w:t>الاستنتاج</w:t>
      </w:r>
      <w:r w:rsidRPr="00CC6009">
        <w:rPr>
          <w:rFonts w:asciiTheme="majorBidi" w:hAnsiTheme="majorBidi" w:cstheme="majorBidi"/>
          <w:sz w:val="28"/>
          <w:szCs w:val="28"/>
        </w:rPr>
        <w:t xml:space="preserve"> </w:t>
      </w:r>
      <w:r w:rsidRPr="00CC6009">
        <w:rPr>
          <w:rFonts w:asciiTheme="majorBidi" w:hAnsiTheme="majorBidi" w:cs="Times New Roman"/>
          <w:sz w:val="28"/>
          <w:szCs w:val="28"/>
          <w:rtl/>
        </w:rPr>
        <w:t>المباشر</w:t>
      </w:r>
      <w:r w:rsidRPr="00CC6009">
        <w:rPr>
          <w:rFonts w:asciiTheme="majorBidi" w:hAnsiTheme="majorBidi" w:cstheme="majorBidi"/>
          <w:sz w:val="28"/>
          <w:szCs w:val="28"/>
        </w:rPr>
        <w:t xml:space="preserve"> </w:t>
      </w:r>
      <w:r w:rsidRPr="00CC6009">
        <w:rPr>
          <w:rFonts w:asciiTheme="majorBidi" w:hAnsiTheme="majorBidi" w:cs="Times New Roman"/>
          <w:sz w:val="28"/>
          <w:szCs w:val="28"/>
          <w:rtl/>
        </w:rPr>
        <w:t>طريقة</w:t>
      </w:r>
      <w:r w:rsidRPr="00CC6009">
        <w:rPr>
          <w:rFonts w:asciiTheme="majorBidi" w:hAnsiTheme="majorBidi" w:cstheme="majorBidi"/>
          <w:sz w:val="28"/>
          <w:szCs w:val="28"/>
        </w:rPr>
        <w:t xml:space="preserve"> </w:t>
      </w:r>
      <w:r w:rsidRPr="00CC6009">
        <w:rPr>
          <w:rFonts w:asciiTheme="majorBidi" w:hAnsiTheme="majorBidi" w:cs="Times New Roman"/>
          <w:sz w:val="28"/>
          <w:szCs w:val="28"/>
          <w:rtl/>
        </w:rPr>
        <w:t>فعالة</w:t>
      </w:r>
      <w:r w:rsidRPr="00CC6009">
        <w:rPr>
          <w:rFonts w:asciiTheme="majorBidi" w:hAnsiTheme="majorBidi" w:cstheme="majorBidi"/>
          <w:sz w:val="28"/>
          <w:szCs w:val="28"/>
        </w:rPr>
        <w:t xml:space="preserve"> </w:t>
      </w:r>
      <w:r w:rsidRPr="00CC6009">
        <w:rPr>
          <w:rFonts w:asciiTheme="majorBidi" w:hAnsiTheme="majorBidi" w:cs="Times New Roman"/>
          <w:sz w:val="28"/>
          <w:szCs w:val="28"/>
          <w:rtl/>
        </w:rPr>
        <w:t>لجمع</w:t>
      </w:r>
      <w:r w:rsidRPr="00CC6009">
        <w:rPr>
          <w:rFonts w:asciiTheme="majorBidi" w:hAnsiTheme="majorBidi" w:cstheme="majorBidi"/>
          <w:sz w:val="28"/>
          <w:szCs w:val="28"/>
        </w:rPr>
        <w:t xml:space="preserve"> </w:t>
      </w:r>
      <w:r w:rsidRPr="00CC6009">
        <w:rPr>
          <w:rFonts w:asciiTheme="majorBidi" w:hAnsiTheme="majorBidi" w:cs="Times New Roman"/>
          <w:sz w:val="28"/>
          <w:szCs w:val="28"/>
          <w:rtl/>
        </w:rPr>
        <w:t>البيانات</w:t>
      </w:r>
      <w:r w:rsidRPr="00CC6009">
        <w:rPr>
          <w:rFonts w:asciiTheme="majorBidi" w:hAnsiTheme="majorBidi" w:cstheme="majorBidi"/>
          <w:sz w:val="28"/>
          <w:szCs w:val="28"/>
        </w:rPr>
        <w:t xml:space="preserve"> </w:t>
      </w:r>
      <w:ins w:id="40" w:author="E6410" w:date="2024-08-28T18:50:00Z">
        <w:r w:rsidR="003B0157">
          <w:rPr>
            <w:rFonts w:asciiTheme="majorBidi" w:hAnsiTheme="majorBidi" w:cs="Times New Roman" w:hint="cs"/>
            <w:sz w:val="28"/>
            <w:szCs w:val="28"/>
            <w:rtl/>
            <w:lang w:bidi="ar-LY"/>
          </w:rPr>
          <w:t xml:space="preserve">عن </w:t>
        </w:r>
      </w:ins>
      <w:r w:rsidRPr="00CC6009">
        <w:rPr>
          <w:rFonts w:asciiTheme="majorBidi" w:hAnsiTheme="majorBidi" w:cs="Times New Roman"/>
          <w:sz w:val="28"/>
          <w:szCs w:val="28"/>
          <w:rtl/>
        </w:rPr>
        <w:t>الموقع</w:t>
      </w:r>
      <w:r w:rsidRPr="00CC6009">
        <w:rPr>
          <w:rFonts w:asciiTheme="majorBidi" w:hAnsiTheme="majorBidi" w:cstheme="majorBidi"/>
          <w:sz w:val="28"/>
          <w:szCs w:val="28"/>
        </w:rPr>
        <w:t xml:space="preserve"> </w:t>
      </w:r>
      <w:del w:id="41" w:author="E6410" w:date="2024-08-28T18:50:00Z">
        <w:r w:rsidRPr="00CC6009" w:rsidDel="003B0157">
          <w:rPr>
            <w:rFonts w:asciiTheme="majorBidi" w:hAnsiTheme="majorBidi" w:cs="Times New Roman"/>
            <w:sz w:val="28"/>
            <w:szCs w:val="28"/>
            <w:rtl/>
          </w:rPr>
          <w:delText>في</w:delText>
        </w:r>
        <w:r w:rsidRPr="00CC6009" w:rsidDel="003B0157">
          <w:rPr>
            <w:rFonts w:asciiTheme="majorBidi" w:hAnsiTheme="majorBidi" w:cstheme="majorBidi"/>
            <w:sz w:val="28"/>
            <w:szCs w:val="28"/>
          </w:rPr>
          <w:delText xml:space="preserve"> </w:delText>
        </w:r>
        <w:r w:rsidRPr="00CC6009" w:rsidDel="003B0157">
          <w:rPr>
            <w:rFonts w:asciiTheme="majorBidi" w:hAnsiTheme="majorBidi" w:cs="Times New Roman"/>
            <w:sz w:val="28"/>
            <w:szCs w:val="28"/>
            <w:rtl/>
          </w:rPr>
          <w:delText>متجر</w:delText>
        </w:r>
        <w:r w:rsidRPr="00CC6009" w:rsidDel="003B0157">
          <w:rPr>
            <w:rFonts w:asciiTheme="majorBidi" w:hAnsiTheme="majorBidi" w:cstheme="majorBidi"/>
            <w:sz w:val="28"/>
            <w:szCs w:val="28"/>
          </w:rPr>
          <w:delText xml:space="preserve"> </w:delText>
        </w:r>
        <w:r w:rsidRPr="00CC6009" w:rsidDel="003B0157">
          <w:rPr>
            <w:rFonts w:asciiTheme="majorBidi" w:hAnsiTheme="majorBidi" w:cs="Times New Roman"/>
            <w:sz w:val="28"/>
            <w:szCs w:val="28"/>
            <w:rtl/>
          </w:rPr>
          <w:delText>الملابس</w:delText>
        </w:r>
      </w:del>
      <w:r w:rsidRPr="00CC6009">
        <w:rPr>
          <w:rFonts w:asciiTheme="majorBidi" w:hAnsiTheme="majorBidi" w:cstheme="majorBidi"/>
          <w:sz w:val="28"/>
          <w:szCs w:val="28"/>
        </w:rPr>
        <w:t xml:space="preserve">. </w:t>
      </w:r>
      <w:r w:rsidRPr="00CC6009">
        <w:rPr>
          <w:rFonts w:asciiTheme="majorBidi" w:hAnsiTheme="majorBidi" w:cs="Times New Roman"/>
          <w:sz w:val="28"/>
          <w:szCs w:val="28"/>
          <w:rtl/>
        </w:rPr>
        <w:t>يتضمن</w:t>
      </w:r>
      <w:r w:rsidRPr="00CC6009">
        <w:rPr>
          <w:rFonts w:asciiTheme="majorBidi" w:hAnsiTheme="majorBidi" w:cstheme="majorBidi"/>
          <w:sz w:val="28"/>
          <w:szCs w:val="28"/>
        </w:rPr>
        <w:t xml:space="preserve"> </w:t>
      </w:r>
      <w:r w:rsidRPr="00CC6009">
        <w:rPr>
          <w:rFonts w:asciiTheme="majorBidi" w:hAnsiTheme="majorBidi" w:cs="Times New Roman"/>
          <w:sz w:val="28"/>
          <w:szCs w:val="28"/>
          <w:rtl/>
        </w:rPr>
        <w:t>ذلك</w:t>
      </w:r>
      <w:r w:rsidRPr="00CC6009">
        <w:rPr>
          <w:rFonts w:asciiTheme="majorBidi" w:hAnsiTheme="majorBidi" w:cstheme="majorBidi"/>
          <w:sz w:val="28"/>
          <w:szCs w:val="28"/>
        </w:rPr>
        <w:t xml:space="preserve"> </w:t>
      </w:r>
      <w:r w:rsidRPr="00CC6009">
        <w:rPr>
          <w:rFonts w:asciiTheme="majorBidi" w:hAnsiTheme="majorBidi" w:cs="Times New Roman"/>
          <w:sz w:val="28"/>
          <w:szCs w:val="28"/>
          <w:rtl/>
        </w:rPr>
        <w:t>القيام</w:t>
      </w:r>
      <w:r w:rsidRPr="00CC6009">
        <w:rPr>
          <w:rFonts w:asciiTheme="majorBidi" w:hAnsiTheme="majorBidi" w:cstheme="majorBidi"/>
          <w:sz w:val="28"/>
          <w:szCs w:val="28"/>
        </w:rPr>
        <w:t xml:space="preserve"> </w:t>
      </w:r>
      <w:r w:rsidRPr="00CC6009">
        <w:rPr>
          <w:rFonts w:asciiTheme="majorBidi" w:hAnsiTheme="majorBidi" w:cs="Times New Roman"/>
          <w:sz w:val="28"/>
          <w:szCs w:val="28"/>
          <w:rtl/>
        </w:rPr>
        <w:t>بملاحظات</w:t>
      </w:r>
      <w:r w:rsidRPr="00CC6009">
        <w:rPr>
          <w:rFonts w:asciiTheme="majorBidi" w:hAnsiTheme="majorBidi" w:cstheme="majorBidi"/>
          <w:sz w:val="28"/>
          <w:szCs w:val="28"/>
        </w:rPr>
        <w:t xml:space="preserve"> </w:t>
      </w:r>
      <w:r w:rsidRPr="00CC6009">
        <w:rPr>
          <w:rFonts w:asciiTheme="majorBidi" w:hAnsiTheme="majorBidi" w:cs="Times New Roman"/>
          <w:sz w:val="28"/>
          <w:szCs w:val="28"/>
          <w:rtl/>
        </w:rPr>
        <w:t>شخصية</w:t>
      </w:r>
      <w:r w:rsidRPr="00CC6009">
        <w:rPr>
          <w:rFonts w:asciiTheme="majorBidi" w:hAnsiTheme="majorBidi" w:cstheme="majorBidi"/>
          <w:sz w:val="28"/>
          <w:szCs w:val="28"/>
        </w:rPr>
        <w:t xml:space="preserve"> </w:t>
      </w:r>
      <w:r w:rsidRPr="00CC6009">
        <w:rPr>
          <w:rFonts w:asciiTheme="majorBidi" w:hAnsiTheme="majorBidi" w:cs="Times New Roman"/>
          <w:sz w:val="28"/>
          <w:szCs w:val="28"/>
          <w:rtl/>
        </w:rPr>
        <w:t>أثناء</w:t>
      </w:r>
      <w:r w:rsidRPr="00CC6009">
        <w:rPr>
          <w:rFonts w:asciiTheme="majorBidi" w:hAnsiTheme="majorBidi" w:cstheme="majorBidi"/>
          <w:sz w:val="28"/>
          <w:szCs w:val="28"/>
        </w:rPr>
        <w:t xml:space="preserve"> </w:t>
      </w:r>
      <w:r w:rsidRPr="00CC6009">
        <w:rPr>
          <w:rFonts w:asciiTheme="majorBidi" w:hAnsiTheme="majorBidi" w:cs="Times New Roman"/>
          <w:sz w:val="28"/>
          <w:szCs w:val="28"/>
          <w:rtl/>
        </w:rPr>
        <w:t>زيارة</w:t>
      </w:r>
      <w:r w:rsidRPr="00CC6009">
        <w:rPr>
          <w:rFonts w:asciiTheme="majorBidi" w:hAnsiTheme="majorBidi" w:cstheme="majorBidi"/>
          <w:sz w:val="28"/>
          <w:szCs w:val="28"/>
        </w:rPr>
        <w:t xml:space="preserve"> </w:t>
      </w:r>
      <w:r w:rsidRPr="00CC6009">
        <w:rPr>
          <w:rFonts w:asciiTheme="majorBidi" w:hAnsiTheme="majorBidi" w:cs="Times New Roman"/>
          <w:sz w:val="28"/>
          <w:szCs w:val="28"/>
          <w:rtl/>
        </w:rPr>
        <w:t>المتجر</w:t>
      </w:r>
      <w:r w:rsidRPr="00CC6009">
        <w:rPr>
          <w:rFonts w:asciiTheme="majorBidi" w:hAnsiTheme="majorBidi" w:cstheme="majorBidi"/>
          <w:sz w:val="28"/>
          <w:szCs w:val="28"/>
        </w:rPr>
        <w:t xml:space="preserve"> </w:t>
      </w:r>
      <w:r w:rsidRPr="00CC6009">
        <w:rPr>
          <w:rFonts w:asciiTheme="majorBidi" w:hAnsiTheme="majorBidi" w:cs="Times New Roman"/>
          <w:sz w:val="28"/>
          <w:szCs w:val="28"/>
          <w:rtl/>
        </w:rPr>
        <w:t>وتسجيل</w:t>
      </w:r>
      <w:r w:rsidRPr="00CC6009">
        <w:rPr>
          <w:rFonts w:asciiTheme="majorBidi" w:hAnsiTheme="majorBidi" w:cstheme="majorBidi"/>
          <w:sz w:val="28"/>
          <w:szCs w:val="28"/>
        </w:rPr>
        <w:t xml:space="preserve"> </w:t>
      </w:r>
      <w:r w:rsidRPr="00CC6009">
        <w:rPr>
          <w:rFonts w:asciiTheme="majorBidi" w:hAnsiTheme="majorBidi" w:cs="Times New Roman"/>
          <w:sz w:val="28"/>
          <w:szCs w:val="28"/>
          <w:rtl/>
        </w:rPr>
        <w:t>الجوانب</w:t>
      </w:r>
      <w:r w:rsidRPr="00CC6009">
        <w:rPr>
          <w:rFonts w:asciiTheme="majorBidi" w:hAnsiTheme="majorBidi" w:cstheme="majorBidi"/>
          <w:sz w:val="28"/>
          <w:szCs w:val="28"/>
        </w:rPr>
        <w:t xml:space="preserve"> </w:t>
      </w:r>
      <w:r w:rsidRPr="00CC6009">
        <w:rPr>
          <w:rFonts w:asciiTheme="majorBidi" w:hAnsiTheme="majorBidi" w:cs="Times New Roman"/>
          <w:sz w:val="28"/>
          <w:szCs w:val="28"/>
          <w:rtl/>
        </w:rPr>
        <w:t>الملحوظة</w:t>
      </w:r>
      <w:r w:rsidRPr="00CC6009">
        <w:rPr>
          <w:rFonts w:asciiTheme="majorBidi" w:hAnsiTheme="majorBidi" w:cstheme="majorBidi"/>
          <w:sz w:val="28"/>
          <w:szCs w:val="28"/>
        </w:rPr>
        <w:t xml:space="preserve"> </w:t>
      </w:r>
      <w:r w:rsidRPr="00CC6009">
        <w:rPr>
          <w:rFonts w:asciiTheme="majorBidi" w:hAnsiTheme="majorBidi" w:cs="Times New Roman"/>
          <w:sz w:val="28"/>
          <w:szCs w:val="28"/>
          <w:rtl/>
        </w:rPr>
        <w:t>مثل</w:t>
      </w:r>
      <w:r w:rsidRPr="00CC6009">
        <w:rPr>
          <w:rFonts w:asciiTheme="majorBidi" w:hAnsiTheme="majorBidi" w:cstheme="majorBidi"/>
          <w:sz w:val="28"/>
          <w:szCs w:val="28"/>
        </w:rPr>
        <w:t xml:space="preserve"> </w:t>
      </w:r>
      <w:r w:rsidRPr="00CC6009">
        <w:rPr>
          <w:rFonts w:asciiTheme="majorBidi" w:hAnsiTheme="majorBidi" w:cs="Times New Roman"/>
          <w:sz w:val="28"/>
          <w:szCs w:val="28"/>
          <w:rtl/>
        </w:rPr>
        <w:t>تنظيم</w:t>
      </w:r>
      <w:r w:rsidRPr="00CC6009">
        <w:rPr>
          <w:rFonts w:asciiTheme="majorBidi" w:hAnsiTheme="majorBidi" w:cstheme="majorBidi"/>
          <w:sz w:val="28"/>
          <w:szCs w:val="28"/>
        </w:rPr>
        <w:t xml:space="preserve"> </w:t>
      </w:r>
      <w:r w:rsidRPr="00CC6009">
        <w:rPr>
          <w:rFonts w:asciiTheme="majorBidi" w:hAnsiTheme="majorBidi" w:cs="Times New Roman"/>
          <w:sz w:val="28"/>
          <w:szCs w:val="28"/>
          <w:rtl/>
        </w:rPr>
        <w:t>المتجر،</w:t>
      </w:r>
      <w:r w:rsidRPr="00CC6009">
        <w:rPr>
          <w:rFonts w:asciiTheme="majorBidi" w:hAnsiTheme="majorBidi" w:cstheme="majorBidi"/>
          <w:sz w:val="28"/>
          <w:szCs w:val="28"/>
        </w:rPr>
        <w:t xml:space="preserve"> </w:t>
      </w:r>
      <w:r w:rsidRPr="00CC6009">
        <w:rPr>
          <w:rFonts w:asciiTheme="majorBidi" w:hAnsiTheme="majorBidi" w:cs="Times New Roman"/>
          <w:sz w:val="28"/>
          <w:szCs w:val="28"/>
          <w:rtl/>
        </w:rPr>
        <w:t>وتصميمه،</w:t>
      </w:r>
      <w:r w:rsidRPr="00CC6009">
        <w:rPr>
          <w:rFonts w:asciiTheme="majorBidi" w:hAnsiTheme="majorBidi" w:cstheme="majorBidi"/>
          <w:sz w:val="28"/>
          <w:szCs w:val="28"/>
        </w:rPr>
        <w:t xml:space="preserve"> </w:t>
      </w:r>
      <w:r w:rsidRPr="00CC6009">
        <w:rPr>
          <w:rFonts w:asciiTheme="majorBidi" w:hAnsiTheme="majorBidi" w:cs="Times New Roman"/>
          <w:sz w:val="28"/>
          <w:szCs w:val="28"/>
          <w:rtl/>
        </w:rPr>
        <w:t>وتشكيلة</w:t>
      </w:r>
      <w:r w:rsidRPr="00CC6009">
        <w:rPr>
          <w:rFonts w:asciiTheme="majorBidi" w:hAnsiTheme="majorBidi" w:cstheme="majorBidi"/>
          <w:sz w:val="28"/>
          <w:szCs w:val="28"/>
        </w:rPr>
        <w:t xml:space="preserve"> </w:t>
      </w:r>
      <w:r w:rsidRPr="00CC6009">
        <w:rPr>
          <w:rFonts w:asciiTheme="majorBidi" w:hAnsiTheme="majorBidi" w:cs="Times New Roman"/>
          <w:sz w:val="28"/>
          <w:szCs w:val="28"/>
          <w:rtl/>
        </w:rPr>
        <w:t>الملابس</w:t>
      </w:r>
      <w:r w:rsidRPr="00CC6009">
        <w:rPr>
          <w:rFonts w:asciiTheme="majorBidi" w:hAnsiTheme="majorBidi" w:cstheme="majorBidi"/>
          <w:sz w:val="28"/>
          <w:szCs w:val="28"/>
        </w:rPr>
        <w:t xml:space="preserve"> </w:t>
      </w:r>
      <w:r w:rsidRPr="00CC6009">
        <w:rPr>
          <w:rFonts w:asciiTheme="majorBidi" w:hAnsiTheme="majorBidi" w:cs="Times New Roman"/>
          <w:sz w:val="28"/>
          <w:szCs w:val="28"/>
          <w:rtl/>
        </w:rPr>
        <w:t>المعروضة،</w:t>
      </w:r>
      <w:r w:rsidRPr="00CC6009">
        <w:rPr>
          <w:rFonts w:asciiTheme="majorBidi" w:hAnsiTheme="majorBidi" w:cstheme="majorBidi"/>
          <w:sz w:val="28"/>
          <w:szCs w:val="28"/>
        </w:rPr>
        <w:t xml:space="preserve"> </w:t>
      </w:r>
      <w:r w:rsidRPr="00CC6009">
        <w:rPr>
          <w:rFonts w:asciiTheme="majorBidi" w:hAnsiTheme="majorBidi" w:cs="Times New Roman"/>
          <w:sz w:val="28"/>
          <w:szCs w:val="28"/>
          <w:rtl/>
        </w:rPr>
        <w:t>والأسعار،</w:t>
      </w:r>
      <w:r w:rsidRPr="00CC6009">
        <w:rPr>
          <w:rFonts w:asciiTheme="majorBidi" w:hAnsiTheme="majorBidi" w:cstheme="majorBidi"/>
          <w:sz w:val="28"/>
          <w:szCs w:val="28"/>
        </w:rPr>
        <w:t xml:space="preserve"> </w:t>
      </w:r>
      <w:r w:rsidRPr="00CC6009">
        <w:rPr>
          <w:rFonts w:asciiTheme="majorBidi" w:hAnsiTheme="majorBidi" w:cs="Times New Roman"/>
          <w:sz w:val="28"/>
          <w:szCs w:val="28"/>
          <w:rtl/>
        </w:rPr>
        <w:t>وعروض</w:t>
      </w:r>
      <w:r w:rsidRPr="00CC6009">
        <w:rPr>
          <w:rFonts w:asciiTheme="majorBidi" w:hAnsiTheme="majorBidi" w:cstheme="majorBidi"/>
          <w:sz w:val="28"/>
          <w:szCs w:val="28"/>
        </w:rPr>
        <w:t xml:space="preserve"> </w:t>
      </w:r>
      <w:r w:rsidRPr="00CC6009">
        <w:rPr>
          <w:rFonts w:asciiTheme="majorBidi" w:hAnsiTheme="majorBidi" w:cs="Times New Roman"/>
          <w:sz w:val="28"/>
          <w:szCs w:val="28"/>
          <w:rtl/>
        </w:rPr>
        <w:t>الخصم،</w:t>
      </w:r>
      <w:r w:rsidRPr="00CC6009">
        <w:rPr>
          <w:rFonts w:asciiTheme="majorBidi" w:hAnsiTheme="majorBidi" w:cstheme="majorBidi"/>
          <w:sz w:val="28"/>
          <w:szCs w:val="28"/>
        </w:rPr>
        <w:t xml:space="preserve"> </w:t>
      </w:r>
      <w:r w:rsidRPr="00CC6009">
        <w:rPr>
          <w:rFonts w:asciiTheme="majorBidi" w:hAnsiTheme="majorBidi" w:cs="Times New Roman"/>
          <w:sz w:val="28"/>
          <w:szCs w:val="28"/>
          <w:rtl/>
        </w:rPr>
        <w:t>وغيرها</w:t>
      </w:r>
      <w:r w:rsidRPr="00CC6009">
        <w:rPr>
          <w:rFonts w:asciiTheme="majorBidi" w:hAnsiTheme="majorBidi" w:cstheme="majorBidi"/>
          <w:sz w:val="28"/>
          <w:szCs w:val="28"/>
        </w:rPr>
        <w:t xml:space="preserve"> </w:t>
      </w:r>
      <w:r w:rsidRPr="00CC6009">
        <w:rPr>
          <w:rFonts w:asciiTheme="majorBidi" w:hAnsiTheme="majorBidi" w:cs="Times New Roman"/>
          <w:sz w:val="28"/>
          <w:szCs w:val="28"/>
          <w:rtl/>
        </w:rPr>
        <w:t>من</w:t>
      </w:r>
      <w:r w:rsidRPr="00CC6009">
        <w:rPr>
          <w:rFonts w:asciiTheme="majorBidi" w:hAnsiTheme="majorBidi" w:cstheme="majorBidi"/>
          <w:sz w:val="28"/>
          <w:szCs w:val="28"/>
        </w:rPr>
        <w:t xml:space="preserve"> </w:t>
      </w:r>
      <w:r w:rsidRPr="00CC6009">
        <w:rPr>
          <w:rFonts w:asciiTheme="majorBidi" w:hAnsiTheme="majorBidi" w:cs="Times New Roman"/>
          <w:sz w:val="28"/>
          <w:szCs w:val="28"/>
          <w:rtl/>
        </w:rPr>
        <w:t>التفاصيل</w:t>
      </w:r>
      <w:r w:rsidRPr="00CC6009">
        <w:rPr>
          <w:rFonts w:asciiTheme="majorBidi" w:hAnsiTheme="majorBidi" w:cstheme="majorBidi"/>
          <w:sz w:val="28"/>
          <w:szCs w:val="28"/>
        </w:rPr>
        <w:t xml:space="preserve"> </w:t>
      </w:r>
      <w:r w:rsidRPr="00CC6009">
        <w:rPr>
          <w:rFonts w:asciiTheme="majorBidi" w:hAnsiTheme="majorBidi" w:cs="Times New Roman"/>
          <w:sz w:val="28"/>
          <w:szCs w:val="28"/>
          <w:rtl/>
        </w:rPr>
        <w:t>المتعلقة</w:t>
      </w:r>
      <w:r w:rsidRPr="00CC6009">
        <w:rPr>
          <w:rFonts w:asciiTheme="majorBidi" w:hAnsiTheme="majorBidi" w:cstheme="majorBidi"/>
          <w:sz w:val="28"/>
          <w:szCs w:val="28"/>
        </w:rPr>
        <w:t xml:space="preserve"> </w:t>
      </w:r>
      <w:r w:rsidRPr="00CC6009">
        <w:rPr>
          <w:rFonts w:asciiTheme="majorBidi" w:hAnsiTheme="majorBidi" w:cs="Times New Roman"/>
          <w:sz w:val="28"/>
          <w:szCs w:val="28"/>
          <w:rtl/>
        </w:rPr>
        <w:t>بالمنتجات</w:t>
      </w:r>
      <w:r w:rsidRPr="00CC6009">
        <w:rPr>
          <w:rFonts w:asciiTheme="majorBidi" w:hAnsiTheme="majorBidi" w:cstheme="majorBidi"/>
          <w:sz w:val="28"/>
          <w:szCs w:val="28"/>
        </w:rPr>
        <w:t xml:space="preserve"> </w:t>
      </w:r>
      <w:r w:rsidRPr="00CC6009">
        <w:rPr>
          <w:rFonts w:asciiTheme="majorBidi" w:hAnsiTheme="majorBidi" w:cs="Times New Roman"/>
          <w:sz w:val="28"/>
          <w:szCs w:val="28"/>
          <w:rtl/>
        </w:rPr>
        <w:t>والخدمات</w:t>
      </w:r>
      <w:r w:rsidRPr="00CC6009">
        <w:rPr>
          <w:rFonts w:asciiTheme="majorBidi" w:hAnsiTheme="majorBidi" w:cstheme="majorBidi"/>
          <w:sz w:val="28"/>
          <w:szCs w:val="28"/>
        </w:rPr>
        <w:t xml:space="preserve"> </w:t>
      </w:r>
      <w:r w:rsidRPr="00CC6009">
        <w:rPr>
          <w:rFonts w:asciiTheme="majorBidi" w:hAnsiTheme="majorBidi" w:cs="Times New Roman"/>
          <w:sz w:val="28"/>
          <w:szCs w:val="28"/>
          <w:rtl/>
        </w:rPr>
        <w:t>المقدمة</w:t>
      </w:r>
      <w:commentRangeEnd w:id="39"/>
      <w:r w:rsidR="003B0157">
        <w:rPr>
          <w:rStyle w:val="CommentReference"/>
          <w:rtl/>
        </w:rPr>
        <w:commentReference w:id="39"/>
      </w:r>
    </w:p>
    <w:p w14:paraId="07548036" w14:textId="77777777" w:rsidR="000B63A8" w:rsidRDefault="000B63A8" w:rsidP="00BE5F2D">
      <w:pPr>
        <w:bidi/>
        <w:spacing w:line="360" w:lineRule="auto"/>
        <w:rPr>
          <w:rFonts w:asciiTheme="majorBidi" w:hAnsiTheme="majorBidi" w:cstheme="majorBidi"/>
          <w:sz w:val="28"/>
          <w:szCs w:val="28"/>
          <w:rtl/>
        </w:rPr>
      </w:pPr>
    </w:p>
    <w:p w14:paraId="44C0BDC0" w14:textId="77777777" w:rsidR="0075309E" w:rsidRDefault="0075309E" w:rsidP="0075309E">
      <w:pPr>
        <w:bidi/>
        <w:spacing w:line="360" w:lineRule="auto"/>
        <w:rPr>
          <w:rFonts w:asciiTheme="majorBidi" w:hAnsiTheme="majorBidi" w:cstheme="majorBidi"/>
          <w:sz w:val="28"/>
          <w:szCs w:val="28"/>
          <w:rtl/>
        </w:rPr>
      </w:pPr>
    </w:p>
    <w:p w14:paraId="70801D1C" w14:textId="77777777" w:rsidR="0075309E" w:rsidRDefault="0075309E" w:rsidP="0075309E">
      <w:pPr>
        <w:bidi/>
        <w:spacing w:line="360" w:lineRule="auto"/>
        <w:rPr>
          <w:rFonts w:asciiTheme="majorBidi" w:hAnsiTheme="majorBidi" w:cstheme="majorBidi"/>
          <w:sz w:val="28"/>
          <w:szCs w:val="28"/>
          <w:rtl/>
        </w:rPr>
      </w:pPr>
    </w:p>
    <w:p w14:paraId="0B8F5A93" w14:textId="77777777" w:rsidR="0075309E" w:rsidRPr="00CC6009" w:rsidRDefault="0075309E" w:rsidP="0075309E">
      <w:pPr>
        <w:bidi/>
        <w:spacing w:line="360" w:lineRule="auto"/>
        <w:rPr>
          <w:rFonts w:asciiTheme="majorBidi" w:hAnsiTheme="majorBidi" w:cstheme="majorBidi"/>
          <w:sz w:val="28"/>
          <w:szCs w:val="28"/>
          <w:rtl/>
        </w:rPr>
      </w:pPr>
    </w:p>
    <w:p w14:paraId="11203DCA" w14:textId="77777777" w:rsidR="00D66120" w:rsidRPr="00CC6009" w:rsidRDefault="00D66120" w:rsidP="00D66120">
      <w:pPr>
        <w:bidi/>
        <w:spacing w:line="360" w:lineRule="auto"/>
        <w:rPr>
          <w:rFonts w:asciiTheme="majorBidi" w:hAnsiTheme="majorBidi" w:cstheme="majorBidi"/>
          <w:sz w:val="28"/>
          <w:szCs w:val="28"/>
          <w:rtl/>
        </w:rPr>
      </w:pPr>
    </w:p>
    <w:p w14:paraId="08D12DA9" w14:textId="4FC75D60" w:rsidR="007C027C" w:rsidRPr="00CC6009" w:rsidRDefault="007C027C" w:rsidP="000B63A8">
      <w:pPr>
        <w:bidi/>
        <w:spacing w:line="360" w:lineRule="auto"/>
        <w:rPr>
          <w:rFonts w:asciiTheme="majorBidi" w:hAnsiTheme="majorBidi" w:cstheme="majorBidi"/>
          <w:b/>
          <w:bCs/>
          <w:color w:val="2E74B5" w:themeColor="accent5" w:themeShade="BF"/>
          <w:sz w:val="28"/>
          <w:szCs w:val="28"/>
          <w:lang w:bidi="ar-LY"/>
        </w:rPr>
      </w:pPr>
      <w:r w:rsidRPr="00CC6009">
        <w:rPr>
          <w:rFonts w:asciiTheme="majorBidi" w:hAnsiTheme="majorBidi" w:cstheme="majorBidi"/>
          <w:b/>
          <w:bCs/>
          <w:color w:val="2E74B5" w:themeColor="accent5" w:themeShade="BF"/>
          <w:sz w:val="28"/>
          <w:szCs w:val="28"/>
          <w:rtl/>
          <w:lang w:bidi="ar-LY"/>
        </w:rPr>
        <w:t>3.</w:t>
      </w:r>
      <w:r w:rsidR="008F69BB" w:rsidRPr="00CC6009">
        <w:rPr>
          <w:rFonts w:asciiTheme="majorBidi" w:hAnsiTheme="majorBidi" w:cstheme="majorBidi"/>
          <w:b/>
          <w:bCs/>
          <w:color w:val="2E74B5" w:themeColor="accent5" w:themeShade="BF"/>
          <w:sz w:val="28"/>
          <w:szCs w:val="28"/>
          <w:rtl/>
          <w:lang w:bidi="ar-LY"/>
        </w:rPr>
        <w:t>3</w:t>
      </w:r>
      <w:r w:rsidRPr="00CC6009">
        <w:rPr>
          <w:rFonts w:asciiTheme="majorBidi" w:hAnsiTheme="majorBidi" w:cstheme="majorBidi"/>
          <w:b/>
          <w:bCs/>
          <w:color w:val="2E74B5" w:themeColor="accent5" w:themeShade="BF"/>
          <w:sz w:val="28"/>
          <w:szCs w:val="28"/>
          <w:rtl/>
          <w:lang w:bidi="ar-LY"/>
        </w:rPr>
        <w:t xml:space="preserve"> - تحليل المتطلبات </w:t>
      </w:r>
      <w:r w:rsidRPr="00CC6009">
        <w:rPr>
          <w:rFonts w:asciiTheme="majorBidi" w:hAnsiTheme="majorBidi" w:cstheme="majorBidi"/>
          <w:b/>
          <w:bCs/>
          <w:color w:val="2E74B5" w:themeColor="accent5" w:themeShade="BF"/>
          <w:sz w:val="28"/>
          <w:szCs w:val="28"/>
          <w:lang w:bidi="ar-LY"/>
        </w:rPr>
        <w:t>Requirements Analysis</w:t>
      </w:r>
    </w:p>
    <w:p w14:paraId="5BD15228" w14:textId="77777777" w:rsidR="007C027C" w:rsidRPr="00CC6009" w:rsidRDefault="007C027C">
      <w:pPr>
        <w:bidi/>
        <w:spacing w:line="360" w:lineRule="auto"/>
        <w:ind w:firstLine="360"/>
        <w:rPr>
          <w:rFonts w:asciiTheme="majorBidi" w:hAnsiTheme="majorBidi" w:cstheme="majorBidi"/>
          <w:sz w:val="28"/>
          <w:szCs w:val="28"/>
          <w:rtl/>
          <w:lang w:bidi="ar-LY"/>
        </w:rPr>
        <w:pPrChange w:id="42" w:author="Adnan Sherif [2]" w:date="2024-08-26T19:29:00Z">
          <w:pPr>
            <w:spacing w:line="360" w:lineRule="auto"/>
            <w:ind w:firstLine="360"/>
            <w:jc w:val="right"/>
          </w:pPr>
        </w:pPrChange>
      </w:pPr>
      <w:commentRangeStart w:id="43"/>
      <w:commentRangeStart w:id="44"/>
      <w:r w:rsidRPr="00CC6009">
        <w:rPr>
          <w:rFonts w:asciiTheme="majorBidi" w:hAnsiTheme="majorBidi" w:cstheme="majorBidi"/>
          <w:sz w:val="28"/>
          <w:szCs w:val="28"/>
          <w:rtl/>
          <w:lang w:bidi="ar-LY"/>
        </w:rPr>
        <w:lastRenderedPageBreak/>
        <w:t>هو عبارة عن أداة تحليل و تصميم تستخدم لوصف جداول و حقول قاعدة البيانات وأهم الادوات المستخدمة:</w:t>
      </w:r>
      <w:commentRangeEnd w:id="43"/>
      <w:commentRangeEnd w:id="44"/>
      <w:r w:rsidR="007C63E6">
        <w:rPr>
          <w:rStyle w:val="CommentReference"/>
        </w:rPr>
        <w:commentReference w:id="43"/>
      </w:r>
      <w:r w:rsidR="00A7292F">
        <w:rPr>
          <w:rStyle w:val="CommentReference"/>
        </w:rPr>
        <w:commentReference w:id="44"/>
      </w:r>
    </w:p>
    <w:p w14:paraId="0849B75B" w14:textId="77777777" w:rsidR="007C027C" w:rsidRPr="00CC6009" w:rsidRDefault="007C027C" w:rsidP="00BE5F2D">
      <w:pPr>
        <w:pStyle w:val="ListParagraph"/>
        <w:numPr>
          <w:ilvl w:val="0"/>
          <w:numId w:val="17"/>
        </w:numPr>
        <w:spacing w:line="360" w:lineRule="auto"/>
        <w:jc w:val="both"/>
        <w:rPr>
          <w:rFonts w:asciiTheme="majorBidi" w:hAnsiTheme="majorBidi" w:cstheme="majorBidi"/>
          <w:color w:val="000000" w:themeColor="text1"/>
          <w:sz w:val="28"/>
          <w:szCs w:val="28"/>
          <w:rtl/>
          <w:lang w:bidi="ar-LY"/>
        </w:rPr>
      </w:pPr>
      <w:r w:rsidRPr="00CC6009">
        <w:rPr>
          <w:rFonts w:asciiTheme="majorBidi" w:hAnsiTheme="majorBidi" w:cstheme="majorBidi"/>
          <w:color w:val="000000" w:themeColor="text1"/>
          <w:sz w:val="28"/>
          <w:szCs w:val="28"/>
          <w:rtl/>
          <w:lang w:bidi="ar-LY"/>
        </w:rPr>
        <w:t xml:space="preserve">مخطط انسياب البيانات </w:t>
      </w:r>
      <w:r w:rsidRPr="00CC6009">
        <w:rPr>
          <w:rFonts w:asciiTheme="majorBidi" w:hAnsiTheme="majorBidi" w:cstheme="majorBidi"/>
          <w:color w:val="000000" w:themeColor="text1"/>
          <w:sz w:val="28"/>
          <w:szCs w:val="28"/>
          <w:lang w:bidi="ar-LY"/>
        </w:rPr>
        <w:t>Data Flow Diagram(DFD)</w:t>
      </w:r>
    </w:p>
    <w:p w14:paraId="0F0BC3FA" w14:textId="77777777" w:rsidR="007C027C" w:rsidRPr="00CC6009" w:rsidRDefault="007C027C" w:rsidP="00BE5F2D">
      <w:pPr>
        <w:pStyle w:val="ListParagraph"/>
        <w:numPr>
          <w:ilvl w:val="0"/>
          <w:numId w:val="17"/>
        </w:numPr>
        <w:spacing w:line="360" w:lineRule="auto"/>
        <w:jc w:val="both"/>
        <w:rPr>
          <w:rFonts w:asciiTheme="majorBidi" w:hAnsiTheme="majorBidi" w:cstheme="majorBidi"/>
          <w:color w:val="000000" w:themeColor="text1"/>
          <w:sz w:val="28"/>
          <w:szCs w:val="28"/>
          <w:lang w:bidi="ar-LY"/>
        </w:rPr>
      </w:pPr>
      <w:r w:rsidRPr="00CC6009">
        <w:rPr>
          <w:rFonts w:asciiTheme="majorBidi" w:hAnsiTheme="majorBidi" w:cstheme="majorBidi"/>
          <w:color w:val="000000" w:themeColor="text1"/>
          <w:sz w:val="28"/>
          <w:szCs w:val="28"/>
          <w:rtl/>
          <w:lang w:bidi="ar-LY"/>
        </w:rPr>
        <w:t xml:space="preserve">مخطط حالة الاستخدام </w:t>
      </w:r>
      <w:r w:rsidRPr="00CC6009">
        <w:rPr>
          <w:rFonts w:asciiTheme="majorBidi" w:hAnsiTheme="majorBidi" w:cstheme="majorBidi"/>
          <w:color w:val="000000" w:themeColor="text1"/>
          <w:sz w:val="28"/>
          <w:szCs w:val="28"/>
          <w:lang w:bidi="ar-LY"/>
        </w:rPr>
        <w:t>Use Case Diagram</w:t>
      </w:r>
      <w:r w:rsidRPr="002B7A60">
        <w:rPr>
          <w:rFonts w:asciiTheme="majorBidi" w:hAnsiTheme="majorBidi" w:cstheme="majorBidi"/>
          <w:color w:val="FF0000"/>
          <w:sz w:val="28"/>
          <w:szCs w:val="28"/>
          <w:lang w:bidi="ar-LY"/>
          <w:rPrChange w:id="45" w:author="Adnan Sherif [2]" w:date="2024-08-26T19:39:00Z">
            <w:rPr>
              <w:rFonts w:asciiTheme="majorBidi" w:eastAsiaTheme="minorEastAsia" w:hAnsiTheme="majorBidi" w:cstheme="majorBidi"/>
              <w:color w:val="000000" w:themeColor="text1"/>
              <w:sz w:val="28"/>
              <w:szCs w:val="28"/>
              <w:lang w:bidi="ar-LY"/>
            </w:rPr>
          </w:rPrChange>
        </w:rPr>
        <w:t>(DFD</w:t>
      </w:r>
      <w:r w:rsidRPr="00CC6009">
        <w:rPr>
          <w:rFonts w:asciiTheme="majorBidi" w:hAnsiTheme="majorBidi" w:cstheme="majorBidi"/>
          <w:color w:val="000000" w:themeColor="text1"/>
          <w:sz w:val="28"/>
          <w:szCs w:val="28"/>
          <w:lang w:bidi="ar-LY"/>
        </w:rPr>
        <w:t>)</w:t>
      </w:r>
    </w:p>
    <w:p w14:paraId="5169FDD9" w14:textId="77777777" w:rsidR="007C027C" w:rsidRPr="00CC6009" w:rsidRDefault="007C027C" w:rsidP="00BE5F2D">
      <w:pPr>
        <w:pStyle w:val="ListParagraph"/>
        <w:numPr>
          <w:ilvl w:val="0"/>
          <w:numId w:val="17"/>
        </w:numPr>
        <w:spacing w:line="360" w:lineRule="auto"/>
        <w:jc w:val="both"/>
        <w:rPr>
          <w:rFonts w:asciiTheme="majorBidi" w:hAnsiTheme="majorBidi" w:cstheme="majorBidi"/>
          <w:color w:val="000000" w:themeColor="text1"/>
          <w:sz w:val="28"/>
          <w:szCs w:val="28"/>
          <w:lang w:bidi="ar-LY"/>
        </w:rPr>
      </w:pPr>
      <w:r w:rsidRPr="00CC6009">
        <w:rPr>
          <w:rFonts w:asciiTheme="majorBidi" w:hAnsiTheme="majorBidi" w:cstheme="majorBidi"/>
          <w:color w:val="000000" w:themeColor="text1"/>
          <w:sz w:val="28"/>
          <w:szCs w:val="28"/>
          <w:rtl/>
          <w:lang w:bidi="ar-LY"/>
        </w:rPr>
        <w:t xml:space="preserve">سيناريو حالة الاستخدام </w:t>
      </w:r>
      <w:r w:rsidRPr="00CC6009">
        <w:rPr>
          <w:rFonts w:asciiTheme="majorBidi" w:hAnsiTheme="majorBidi" w:cstheme="majorBidi"/>
          <w:color w:val="000000" w:themeColor="text1"/>
          <w:sz w:val="28"/>
          <w:szCs w:val="28"/>
          <w:lang w:bidi="ar-LY"/>
        </w:rPr>
        <w:t>Scenario</w:t>
      </w:r>
    </w:p>
    <w:p w14:paraId="2B19BE59" w14:textId="5A2D18F8" w:rsidR="00FF72CD" w:rsidRPr="00CC6009" w:rsidRDefault="007C027C" w:rsidP="000B63A8">
      <w:pPr>
        <w:pStyle w:val="ListParagraph"/>
        <w:numPr>
          <w:ilvl w:val="0"/>
          <w:numId w:val="17"/>
        </w:numPr>
        <w:spacing w:line="360" w:lineRule="auto"/>
        <w:jc w:val="both"/>
        <w:rPr>
          <w:rFonts w:asciiTheme="majorBidi" w:hAnsiTheme="majorBidi" w:cstheme="majorBidi"/>
          <w:color w:val="000000" w:themeColor="text1"/>
          <w:sz w:val="28"/>
          <w:szCs w:val="28"/>
          <w:lang w:bidi="ar-LY"/>
        </w:rPr>
      </w:pPr>
      <w:r w:rsidRPr="00CC6009">
        <w:rPr>
          <w:rFonts w:asciiTheme="majorBidi" w:hAnsiTheme="majorBidi" w:cstheme="majorBidi"/>
          <w:color w:val="000000" w:themeColor="text1"/>
          <w:sz w:val="28"/>
          <w:szCs w:val="28"/>
          <w:rtl/>
          <w:lang w:bidi="ar-LY"/>
        </w:rPr>
        <w:t xml:space="preserve">مخطط العلاقات الكينونة البيانات </w:t>
      </w:r>
      <w:r w:rsidRPr="00CC6009">
        <w:rPr>
          <w:rFonts w:asciiTheme="majorBidi" w:hAnsiTheme="majorBidi" w:cstheme="majorBidi"/>
          <w:color w:val="000000" w:themeColor="text1"/>
          <w:sz w:val="28"/>
          <w:szCs w:val="28"/>
          <w:lang w:bidi="ar-LY"/>
        </w:rPr>
        <w:t>Entity Relationship Flow Diagram</w:t>
      </w:r>
    </w:p>
    <w:p w14:paraId="25F4AF25" w14:textId="77777777" w:rsidR="00FF72CD" w:rsidRPr="00CC6009" w:rsidRDefault="00FF72CD" w:rsidP="00BE5F2D">
      <w:pPr>
        <w:spacing w:line="360" w:lineRule="auto"/>
        <w:jc w:val="both"/>
        <w:rPr>
          <w:rFonts w:asciiTheme="majorBidi" w:hAnsiTheme="majorBidi" w:cstheme="majorBidi"/>
          <w:color w:val="000000" w:themeColor="text1"/>
          <w:sz w:val="28"/>
          <w:szCs w:val="28"/>
        </w:rPr>
      </w:pPr>
    </w:p>
    <w:p w14:paraId="2A4F021D" w14:textId="382CE1CA" w:rsidR="0065458A" w:rsidRPr="00CC6009" w:rsidRDefault="0065458A" w:rsidP="00BE5F2D">
      <w:pPr>
        <w:bidi/>
        <w:spacing w:line="360" w:lineRule="auto"/>
        <w:rPr>
          <w:rFonts w:asciiTheme="majorBidi" w:hAnsiTheme="majorBidi" w:cstheme="majorBidi"/>
          <w:b/>
          <w:bCs/>
          <w:color w:val="2E74B5" w:themeColor="accent5" w:themeShade="BF"/>
          <w:sz w:val="28"/>
          <w:szCs w:val="28"/>
          <w:rtl/>
          <w:lang w:bidi="ar-LY"/>
        </w:rPr>
      </w:pPr>
      <w:r w:rsidRPr="00CC6009">
        <w:rPr>
          <w:rFonts w:asciiTheme="majorBidi" w:hAnsiTheme="majorBidi" w:cstheme="majorBidi"/>
          <w:b/>
          <w:bCs/>
          <w:color w:val="2E74B5" w:themeColor="accent5" w:themeShade="BF"/>
          <w:sz w:val="28"/>
          <w:szCs w:val="28"/>
          <w:rtl/>
          <w:lang w:bidi="ar-LY"/>
        </w:rPr>
        <w:t>3.</w:t>
      </w:r>
      <w:r w:rsidR="008F69BB" w:rsidRPr="00CC6009">
        <w:rPr>
          <w:rFonts w:asciiTheme="majorBidi" w:hAnsiTheme="majorBidi" w:cstheme="majorBidi"/>
          <w:b/>
          <w:bCs/>
          <w:color w:val="2E74B5" w:themeColor="accent5" w:themeShade="BF"/>
          <w:sz w:val="28"/>
          <w:szCs w:val="28"/>
          <w:rtl/>
          <w:lang w:bidi="ar-LY"/>
        </w:rPr>
        <w:t>3</w:t>
      </w:r>
      <w:r w:rsidRPr="00CC6009">
        <w:rPr>
          <w:rFonts w:asciiTheme="majorBidi" w:hAnsiTheme="majorBidi" w:cstheme="majorBidi"/>
          <w:b/>
          <w:bCs/>
          <w:color w:val="2E74B5" w:themeColor="accent5" w:themeShade="BF"/>
          <w:sz w:val="28"/>
          <w:szCs w:val="28"/>
          <w:rtl/>
          <w:lang w:bidi="ar-LY"/>
        </w:rPr>
        <w:t>.1</w:t>
      </w:r>
      <w:r w:rsidRPr="00CC6009">
        <w:rPr>
          <w:rFonts w:asciiTheme="majorBidi" w:hAnsiTheme="majorBidi" w:cstheme="majorBidi"/>
          <w:b/>
          <w:bCs/>
          <w:color w:val="2E74B5" w:themeColor="accent5" w:themeShade="BF"/>
          <w:sz w:val="28"/>
          <w:szCs w:val="28"/>
          <w:rtl/>
        </w:rPr>
        <w:t xml:space="preserve"> </w:t>
      </w:r>
      <w:r w:rsidRPr="00CC6009">
        <w:rPr>
          <w:rFonts w:asciiTheme="majorBidi" w:hAnsiTheme="majorBidi" w:cstheme="majorBidi"/>
          <w:b/>
          <w:bCs/>
          <w:color w:val="2E74B5" w:themeColor="accent5" w:themeShade="BF"/>
          <w:sz w:val="28"/>
          <w:szCs w:val="28"/>
          <w:rtl/>
          <w:lang w:bidi="ar-LY"/>
        </w:rPr>
        <w:t xml:space="preserve">- مخطط انسياب البيانات </w:t>
      </w:r>
      <w:r w:rsidRPr="00CC6009">
        <w:rPr>
          <w:rFonts w:asciiTheme="majorBidi" w:hAnsiTheme="majorBidi" w:cstheme="majorBidi"/>
          <w:b/>
          <w:bCs/>
          <w:color w:val="2E74B5" w:themeColor="accent5" w:themeShade="BF"/>
          <w:sz w:val="28"/>
          <w:szCs w:val="28"/>
          <w:lang w:bidi="ar-LY"/>
        </w:rPr>
        <w:t>Data Flow Diagram(DFD)</w:t>
      </w:r>
    </w:p>
    <w:p w14:paraId="3410DA05" w14:textId="77777777" w:rsidR="0065458A" w:rsidRPr="00CC6009" w:rsidRDefault="0065458A" w:rsidP="00BE5F2D">
      <w:pPr>
        <w:spacing w:line="360" w:lineRule="auto"/>
        <w:jc w:val="right"/>
        <w:rPr>
          <w:rFonts w:asciiTheme="majorBidi" w:hAnsiTheme="majorBidi" w:cstheme="majorBidi"/>
          <w:b/>
          <w:bCs/>
          <w:color w:val="2E74B5" w:themeColor="accent5" w:themeShade="BF"/>
          <w:sz w:val="28"/>
          <w:szCs w:val="28"/>
          <w:rtl/>
          <w:lang w:bidi="ar-LY"/>
        </w:rPr>
      </w:pPr>
      <w:r w:rsidRPr="00CC6009">
        <w:rPr>
          <w:rFonts w:asciiTheme="majorBidi" w:hAnsiTheme="majorBidi" w:cstheme="majorBidi"/>
          <w:sz w:val="28"/>
          <w:szCs w:val="28"/>
          <w:rtl/>
          <w:lang w:bidi="ar-LY"/>
        </w:rPr>
        <w:tab/>
      </w:r>
      <w:commentRangeStart w:id="46"/>
      <w:r w:rsidRPr="00CC6009">
        <w:rPr>
          <w:rFonts w:asciiTheme="majorBidi" w:hAnsiTheme="majorBidi" w:cstheme="majorBidi"/>
          <w:sz w:val="28"/>
          <w:szCs w:val="28"/>
          <w:rtl/>
          <w:lang w:bidi="ar-LY"/>
        </w:rPr>
        <w:t>هي أداة تحليل رسمية هيكلية تبين انسياب البيانات في النظام</w:t>
      </w:r>
      <w:commentRangeEnd w:id="46"/>
      <w:r w:rsidR="0010194A">
        <w:rPr>
          <w:rStyle w:val="CommentReference"/>
        </w:rPr>
        <w:commentReference w:id="46"/>
      </w:r>
      <w:r w:rsidRPr="00CC6009">
        <w:rPr>
          <w:rFonts w:asciiTheme="majorBidi" w:hAnsiTheme="majorBidi" w:cstheme="majorBidi"/>
          <w:sz w:val="28"/>
          <w:szCs w:val="28"/>
          <w:rtl/>
          <w:lang w:bidi="ar-LY"/>
        </w:rPr>
        <w:t>.</w:t>
      </w:r>
    </w:p>
    <w:tbl>
      <w:tblPr>
        <w:tblStyle w:val="MediumGrid2-Accent5"/>
        <w:bidiVisual/>
        <w:tblW w:w="0" w:type="auto"/>
        <w:tblLook w:val="04A0" w:firstRow="1" w:lastRow="0" w:firstColumn="1" w:lastColumn="0" w:noHBand="0" w:noVBand="1"/>
      </w:tblPr>
      <w:tblGrid>
        <w:gridCol w:w="2678"/>
        <w:gridCol w:w="4947"/>
      </w:tblGrid>
      <w:tr w:rsidR="0065458A" w:rsidRPr="00CC6009" w14:paraId="3E4417CC" w14:textId="77777777" w:rsidTr="0070329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78" w:type="dxa"/>
            <w:hideMark/>
          </w:tcPr>
          <w:p w14:paraId="0588B03C" w14:textId="77777777" w:rsidR="0065458A" w:rsidRPr="00CC6009" w:rsidRDefault="0065458A" w:rsidP="00BE5F2D">
            <w:pPr>
              <w:spacing w:line="360" w:lineRule="auto"/>
              <w:jc w:val="center"/>
              <w:rPr>
                <w:rFonts w:asciiTheme="majorBidi" w:hAnsiTheme="majorBidi"/>
                <w:sz w:val="28"/>
                <w:szCs w:val="28"/>
                <w:lang w:bidi="ar-LY"/>
              </w:rPr>
            </w:pPr>
            <w:r w:rsidRPr="00CC6009">
              <w:rPr>
                <w:rFonts w:asciiTheme="majorBidi" w:hAnsiTheme="majorBidi"/>
                <w:sz w:val="28"/>
                <w:szCs w:val="28"/>
                <w:rtl/>
                <w:lang w:bidi="ar-LY"/>
              </w:rPr>
              <w:t>الشكل</w:t>
            </w:r>
          </w:p>
        </w:tc>
        <w:tc>
          <w:tcPr>
            <w:tcW w:w="4947" w:type="dxa"/>
            <w:hideMark/>
          </w:tcPr>
          <w:p w14:paraId="67DDAD09" w14:textId="77777777" w:rsidR="0065458A" w:rsidRPr="00CC6009" w:rsidRDefault="0065458A" w:rsidP="00BE5F2D">
            <w:pPr>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sz w:val="28"/>
                <w:szCs w:val="28"/>
                <w:lang w:bidi="ar-LY"/>
              </w:rPr>
            </w:pPr>
            <w:r w:rsidRPr="00CC6009">
              <w:rPr>
                <w:rFonts w:asciiTheme="majorBidi" w:hAnsiTheme="majorBidi"/>
                <w:sz w:val="28"/>
                <w:szCs w:val="28"/>
                <w:rtl/>
                <w:lang w:bidi="ar-LY"/>
              </w:rPr>
              <w:t>معنى الشكل</w:t>
            </w:r>
          </w:p>
        </w:tc>
      </w:tr>
      <w:tr w:rsidR="0065458A" w:rsidRPr="00CC6009" w14:paraId="25800F14" w14:textId="77777777" w:rsidTr="007032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78" w:type="dxa"/>
          </w:tcPr>
          <w:p w14:paraId="5551CBAB" w14:textId="720FF6A5" w:rsidR="0065458A" w:rsidRPr="00CC6009" w:rsidRDefault="00267060" w:rsidP="00BE5F2D">
            <w:pPr>
              <w:spacing w:line="360" w:lineRule="auto"/>
              <w:jc w:val="center"/>
              <w:rPr>
                <w:rFonts w:asciiTheme="majorBidi" w:hAnsiTheme="majorBidi"/>
                <w:b w:val="0"/>
                <w:bCs w:val="0"/>
                <w:sz w:val="28"/>
                <w:szCs w:val="28"/>
                <w:rtl/>
                <w:lang w:bidi="ar-LY"/>
              </w:rPr>
            </w:pPr>
            <w:r w:rsidRPr="00CC6009">
              <w:rPr>
                <w:rFonts w:asciiTheme="majorBidi" w:hAnsiTheme="majorBidi"/>
                <w:noProof/>
                <w:sz w:val="28"/>
                <w:szCs w:val="28"/>
                <w:rtl/>
              </w:rPr>
              <mc:AlternateContent>
                <mc:Choice Requires="wps">
                  <w:drawing>
                    <wp:anchor distT="0" distB="0" distL="114300" distR="114300" simplePos="0" relativeHeight="251636736" behindDoc="0" locked="0" layoutInCell="1" allowOverlap="1" wp14:anchorId="5909BF9F" wp14:editId="12EF4F90">
                      <wp:simplePos x="0" y="0"/>
                      <wp:positionH relativeFrom="column">
                        <wp:posOffset>294005</wp:posOffset>
                      </wp:positionH>
                      <wp:positionV relativeFrom="paragraph">
                        <wp:posOffset>99060</wp:posOffset>
                      </wp:positionV>
                      <wp:extent cx="847725" cy="677545"/>
                      <wp:effectExtent l="0" t="0" r="9525" b="8255"/>
                      <wp:wrapNone/>
                      <wp:docPr id="598" name="مستطيل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47725" cy="677545"/>
                              </a:xfrm>
                              <a:prstGeom prst="rect">
                                <a:avLst/>
                              </a:prstGeom>
                              <a:solidFill>
                                <a:schemeClr val="lt1">
                                  <a:lumMod val="100000"/>
                                  <a:lumOff val="0"/>
                                </a:schemeClr>
                              </a:solidFill>
                              <a:ln w="25400">
                                <a:solidFill>
                                  <a:schemeClr val="accent1">
                                    <a:lumMod val="100000"/>
                                    <a:lumOff val="0"/>
                                  </a:schemeClr>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oel="http://schemas.microsoft.com/office/2019/extlst" xmlns:w16du="http://schemas.microsoft.com/office/word/2023/wordml/word16du">
                  <w:pict>
                    <v:rect w14:anchorId="14357161" id="مستطيل 14" o:spid="_x0000_s1026" style="position:absolute;left:0;text-align:left;margin-left:23.15pt;margin-top:7.8pt;width:66.75pt;height:53.35pt;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" fillcolor="white [3201]" strokecolor="#4472c4 [3204]" strokeweight="2pt">
                      <v:path arrowok="t"/>
                    </v:rect>
                  </w:pict>
                </mc:Fallback>
              </mc:AlternateContent>
            </w:r>
          </w:p>
          <w:p w14:paraId="3DFF41CD" w14:textId="190864CE" w:rsidR="0065458A" w:rsidRPr="00CC6009" w:rsidRDefault="0065458A" w:rsidP="00BE5F2D">
            <w:pPr>
              <w:spacing w:line="360" w:lineRule="auto"/>
              <w:jc w:val="center"/>
              <w:rPr>
                <w:rFonts w:asciiTheme="majorBidi" w:hAnsiTheme="majorBidi"/>
                <w:b w:val="0"/>
                <w:bCs w:val="0"/>
                <w:sz w:val="28"/>
                <w:szCs w:val="28"/>
                <w:rtl/>
                <w:lang w:bidi="ar-LY"/>
              </w:rPr>
            </w:pPr>
          </w:p>
          <w:p w14:paraId="048C37C8" w14:textId="77777777" w:rsidR="0065458A" w:rsidRPr="00CC6009" w:rsidRDefault="0065458A" w:rsidP="00BE5F2D">
            <w:pPr>
              <w:spacing w:line="360" w:lineRule="auto"/>
              <w:jc w:val="center"/>
              <w:rPr>
                <w:rFonts w:asciiTheme="majorBidi" w:hAnsiTheme="majorBidi"/>
                <w:b w:val="0"/>
                <w:bCs w:val="0"/>
                <w:sz w:val="28"/>
                <w:szCs w:val="28"/>
                <w:lang w:bidi="ar-LY"/>
              </w:rPr>
            </w:pPr>
          </w:p>
        </w:tc>
        <w:tc>
          <w:tcPr>
            <w:tcW w:w="4947" w:type="dxa"/>
            <w:hideMark/>
          </w:tcPr>
          <w:p w14:paraId="1244B320" w14:textId="77777777" w:rsidR="0065458A" w:rsidRPr="00CC6009" w:rsidRDefault="0065458A" w:rsidP="00BE5F2D">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sz w:val="28"/>
                <w:szCs w:val="28"/>
                <w:rtl/>
                <w:lang w:bidi="ar-LY"/>
              </w:rPr>
            </w:pPr>
            <w:r w:rsidRPr="00CC6009">
              <w:rPr>
                <w:rFonts w:asciiTheme="majorBidi" w:hAnsiTheme="majorBidi"/>
                <w:sz w:val="28"/>
                <w:szCs w:val="28"/>
                <w:rtl/>
                <w:lang w:bidi="ar-LY"/>
              </w:rPr>
              <w:t>كائنات خارجية</w:t>
            </w:r>
          </w:p>
          <w:p w14:paraId="4A0C7788" w14:textId="77777777" w:rsidR="00704640" w:rsidRPr="00CC6009" w:rsidRDefault="0065458A" w:rsidP="00BE5F2D">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sz w:val="28"/>
                <w:szCs w:val="28"/>
                <w:rtl/>
                <w:lang w:bidi="ar-LY"/>
              </w:rPr>
            </w:pPr>
            <w:r w:rsidRPr="00CC6009">
              <w:rPr>
                <w:rFonts w:asciiTheme="majorBidi" w:hAnsiTheme="majorBidi"/>
                <w:sz w:val="28"/>
                <w:szCs w:val="28"/>
                <w:rtl/>
                <w:lang w:bidi="ar-LY"/>
              </w:rPr>
              <w:t>صندوق المصدر والنهاية</w:t>
            </w:r>
          </w:p>
          <w:p w14:paraId="70988054" w14:textId="71544CA0" w:rsidR="0065458A" w:rsidRPr="00CC6009" w:rsidRDefault="00704640" w:rsidP="00BE5F2D">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sz w:val="28"/>
                <w:szCs w:val="28"/>
                <w:lang w:bidi="ar-LY"/>
              </w:rPr>
            </w:pPr>
            <w:r w:rsidRPr="00CC6009">
              <w:rPr>
                <w:rFonts w:asciiTheme="majorBidi" w:hAnsiTheme="majorBidi"/>
                <w:sz w:val="28"/>
                <w:szCs w:val="28"/>
                <w:rtl/>
                <w:lang w:bidi="ar-LY"/>
              </w:rPr>
              <w:t xml:space="preserve">) </w:t>
            </w:r>
            <w:r w:rsidR="0065458A" w:rsidRPr="00CC6009">
              <w:rPr>
                <w:rFonts w:asciiTheme="majorBidi" w:hAnsiTheme="majorBidi"/>
                <w:sz w:val="28"/>
                <w:szCs w:val="28"/>
                <w:lang w:bidi="ar-LY"/>
              </w:rPr>
              <w:t>Source/Distention Box</w:t>
            </w:r>
            <w:r w:rsidR="004D6ECF" w:rsidRPr="00CC6009">
              <w:rPr>
                <w:rFonts w:asciiTheme="majorBidi" w:hAnsiTheme="majorBidi"/>
                <w:sz w:val="28"/>
                <w:szCs w:val="28"/>
                <w:lang w:bidi="ar-LY"/>
              </w:rPr>
              <w:t xml:space="preserve">) </w:t>
            </w:r>
          </w:p>
        </w:tc>
      </w:tr>
      <w:tr w:rsidR="0065458A" w:rsidRPr="00CC6009" w14:paraId="01CADD43" w14:textId="77777777" w:rsidTr="00703297">
        <w:tc>
          <w:tcPr>
            <w:cnfStyle w:val="001000000000" w:firstRow="0" w:lastRow="0" w:firstColumn="1" w:lastColumn="0" w:oddVBand="0" w:evenVBand="0" w:oddHBand="0" w:evenHBand="0" w:firstRowFirstColumn="0" w:firstRowLastColumn="0" w:lastRowFirstColumn="0" w:lastRowLastColumn="0"/>
            <w:tcW w:w="2678" w:type="dxa"/>
          </w:tcPr>
          <w:p w14:paraId="3CCF2FC8" w14:textId="77777777" w:rsidR="0065458A" w:rsidRPr="00CC6009" w:rsidRDefault="0065458A" w:rsidP="00BE5F2D">
            <w:pPr>
              <w:spacing w:line="360" w:lineRule="auto"/>
              <w:jc w:val="center"/>
              <w:rPr>
                <w:rFonts w:asciiTheme="majorBidi" w:hAnsiTheme="majorBidi"/>
                <w:b w:val="0"/>
                <w:bCs w:val="0"/>
                <w:sz w:val="28"/>
                <w:szCs w:val="28"/>
                <w:rtl/>
                <w:lang w:bidi="ar-LY"/>
              </w:rPr>
            </w:pPr>
            <w:r w:rsidRPr="00CC6009">
              <w:rPr>
                <w:rFonts w:asciiTheme="majorBidi" w:hAnsiTheme="majorBidi"/>
                <w:noProof/>
                <w:sz w:val="28"/>
                <w:szCs w:val="28"/>
                <w:rtl/>
              </w:rPr>
              <mc:AlternateContent>
                <mc:Choice Requires="wps">
                  <w:drawing>
                    <wp:anchor distT="0" distB="0" distL="114300" distR="114300" simplePos="0" relativeHeight="251638784" behindDoc="0" locked="0" layoutInCell="1" allowOverlap="1" wp14:anchorId="09552181" wp14:editId="6754E15A">
                      <wp:simplePos x="0" y="0"/>
                      <wp:positionH relativeFrom="column">
                        <wp:posOffset>254635</wp:posOffset>
                      </wp:positionH>
                      <wp:positionV relativeFrom="paragraph">
                        <wp:posOffset>53975</wp:posOffset>
                      </wp:positionV>
                      <wp:extent cx="914400" cy="798830"/>
                      <wp:effectExtent l="0" t="0" r="0" b="1270"/>
                      <wp:wrapNone/>
                      <wp:docPr id="596" name="شكل بيضاوي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14400" cy="798830"/>
                              </a:xfrm>
                              <a:prstGeom prst="ellipse">
                                <a:avLst/>
                              </a:prstGeom>
                              <a:solidFill>
                                <a:schemeClr val="lt1">
                                  <a:lumMod val="100000"/>
                                  <a:lumOff val="0"/>
                                </a:schemeClr>
                              </a:solidFill>
                              <a:ln w="25400">
                                <a:solidFill>
                                  <a:schemeClr val="accent1">
                                    <a:lumMod val="100000"/>
                                    <a:lumOff val="0"/>
                                  </a:schemeClr>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oel="http://schemas.microsoft.com/office/2019/extlst" xmlns:w16du="http://schemas.microsoft.com/office/word/2023/wordml/word16du">
                  <w:pict>
                    <v:oval w14:anchorId="37182140" id="شكل بيضاوي 21" o:spid="_x0000_s1026" style="position:absolute;left:0;text-align:left;margin-left:20.05pt;margin-top:4.25pt;width:1in;height:62.9pt;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" fillcolor="white [3201]" strokecolor="#4472c4 [3204]" strokeweight="2pt">
                      <v:path arrowok="t"/>
                    </v:oval>
                  </w:pict>
                </mc:Fallback>
              </mc:AlternateContent>
            </w:r>
          </w:p>
          <w:p w14:paraId="7368EA5D" w14:textId="77777777" w:rsidR="0065458A" w:rsidRPr="00CC6009" w:rsidRDefault="0065458A" w:rsidP="00BE5F2D">
            <w:pPr>
              <w:spacing w:line="360" w:lineRule="auto"/>
              <w:jc w:val="center"/>
              <w:rPr>
                <w:rFonts w:asciiTheme="majorBidi" w:hAnsiTheme="majorBidi"/>
                <w:b w:val="0"/>
                <w:bCs w:val="0"/>
                <w:sz w:val="28"/>
                <w:szCs w:val="28"/>
                <w:rtl/>
                <w:lang w:bidi="ar-LY"/>
              </w:rPr>
            </w:pPr>
          </w:p>
          <w:p w14:paraId="1AF3E268" w14:textId="77777777" w:rsidR="0065458A" w:rsidRPr="00CC6009" w:rsidRDefault="0065458A" w:rsidP="00BE5F2D">
            <w:pPr>
              <w:spacing w:line="360" w:lineRule="auto"/>
              <w:jc w:val="center"/>
              <w:rPr>
                <w:rFonts w:asciiTheme="majorBidi" w:hAnsiTheme="majorBidi"/>
                <w:b w:val="0"/>
                <w:bCs w:val="0"/>
                <w:sz w:val="28"/>
                <w:szCs w:val="28"/>
                <w:lang w:bidi="ar-LY"/>
              </w:rPr>
            </w:pPr>
          </w:p>
        </w:tc>
        <w:tc>
          <w:tcPr>
            <w:tcW w:w="4947" w:type="dxa"/>
            <w:hideMark/>
          </w:tcPr>
          <w:p w14:paraId="1941638F" w14:textId="77777777" w:rsidR="0065458A" w:rsidRPr="00CC6009" w:rsidRDefault="0065458A" w:rsidP="00BE5F2D">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sz w:val="28"/>
                <w:szCs w:val="28"/>
                <w:rtl/>
                <w:lang w:bidi="ar-LY"/>
              </w:rPr>
            </w:pPr>
            <w:r w:rsidRPr="00CC6009">
              <w:rPr>
                <w:rFonts w:asciiTheme="majorBidi" w:hAnsiTheme="majorBidi"/>
                <w:sz w:val="28"/>
                <w:szCs w:val="28"/>
                <w:rtl/>
                <w:lang w:bidi="ar-LY"/>
              </w:rPr>
              <w:t>معالجة البيانات</w:t>
            </w:r>
          </w:p>
          <w:p w14:paraId="7C952C21" w14:textId="06266C12" w:rsidR="0065458A" w:rsidRPr="00CC6009" w:rsidRDefault="00431C6F" w:rsidP="00BE5F2D">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sz w:val="28"/>
                <w:szCs w:val="28"/>
                <w:lang w:bidi="ar-LY"/>
              </w:rPr>
            </w:pPr>
            <w:r w:rsidRPr="00CC6009">
              <w:rPr>
                <w:rFonts w:asciiTheme="majorBidi" w:hAnsiTheme="majorBidi"/>
                <w:sz w:val="28"/>
                <w:szCs w:val="28"/>
                <w:rtl/>
                <w:lang w:bidi="ar-LY"/>
              </w:rPr>
              <w:t xml:space="preserve">) </w:t>
            </w:r>
            <w:r w:rsidR="0065458A" w:rsidRPr="00CC6009">
              <w:rPr>
                <w:rFonts w:asciiTheme="majorBidi" w:hAnsiTheme="majorBidi"/>
                <w:sz w:val="28"/>
                <w:szCs w:val="28"/>
                <w:lang w:bidi="ar-LY"/>
              </w:rPr>
              <w:t>Process Symbol</w:t>
            </w:r>
            <w:r w:rsidRPr="00CC6009">
              <w:rPr>
                <w:rFonts w:asciiTheme="majorBidi" w:hAnsiTheme="majorBidi"/>
                <w:sz w:val="28"/>
                <w:szCs w:val="28"/>
                <w:rtl/>
                <w:lang w:bidi="ar-LY"/>
              </w:rPr>
              <w:t>(</w:t>
            </w:r>
          </w:p>
        </w:tc>
      </w:tr>
      <w:tr w:rsidR="0065458A" w:rsidRPr="00CC6009" w14:paraId="1A39E948" w14:textId="77777777" w:rsidTr="007032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78" w:type="dxa"/>
          </w:tcPr>
          <w:p w14:paraId="5E96FCC6" w14:textId="77777777" w:rsidR="0065458A" w:rsidRPr="00CC6009" w:rsidRDefault="0065458A" w:rsidP="00BE5F2D">
            <w:pPr>
              <w:spacing w:line="360" w:lineRule="auto"/>
              <w:jc w:val="center"/>
              <w:rPr>
                <w:rFonts w:asciiTheme="majorBidi" w:hAnsiTheme="majorBidi"/>
                <w:b w:val="0"/>
                <w:bCs w:val="0"/>
                <w:sz w:val="28"/>
                <w:szCs w:val="28"/>
                <w:rtl/>
              </w:rPr>
            </w:pPr>
          </w:p>
          <w:p w14:paraId="616C22EE" w14:textId="77777777" w:rsidR="0065458A" w:rsidRPr="00CC6009" w:rsidRDefault="0065458A" w:rsidP="00BE5F2D">
            <w:pPr>
              <w:spacing w:line="360" w:lineRule="auto"/>
              <w:jc w:val="center"/>
              <w:rPr>
                <w:rFonts w:asciiTheme="majorBidi" w:hAnsiTheme="majorBidi"/>
                <w:b w:val="0"/>
                <w:bCs w:val="0"/>
                <w:sz w:val="28"/>
                <w:szCs w:val="28"/>
                <w:rtl/>
                <w:lang w:bidi="ar-LY"/>
              </w:rPr>
            </w:pPr>
            <w:r w:rsidRPr="00CC6009">
              <w:rPr>
                <w:rFonts w:asciiTheme="majorBidi" w:hAnsiTheme="majorBidi"/>
                <w:noProof/>
                <w:sz w:val="28"/>
                <w:szCs w:val="28"/>
                <w:rtl/>
              </w:rPr>
              <mc:AlternateContent>
                <mc:Choice Requires="wps">
                  <w:drawing>
                    <wp:anchor distT="0" distB="0" distL="114300" distR="114300" simplePos="0" relativeHeight="251640832" behindDoc="0" locked="0" layoutInCell="1" allowOverlap="1" wp14:anchorId="01632054" wp14:editId="52DBDC21">
                      <wp:simplePos x="0" y="0"/>
                      <wp:positionH relativeFrom="column">
                        <wp:posOffset>80010</wp:posOffset>
                      </wp:positionH>
                      <wp:positionV relativeFrom="paragraph">
                        <wp:posOffset>130810</wp:posOffset>
                      </wp:positionV>
                      <wp:extent cx="1323975" cy="10160"/>
                      <wp:effectExtent l="0" t="0" r="9525" b="8890"/>
                      <wp:wrapNone/>
                      <wp:docPr id="595" name="رابط مستقيم 2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1323975" cy="10160"/>
                              </a:xfrm>
                              <a:prstGeom prst="line">
                                <a:avLst/>
                              </a:prstGeom>
                              <a:noFill/>
                              <a:ln w="25400">
                                <a:solidFill>
                                  <a:schemeClr val="accent1">
                                    <a:lumMod val="100000"/>
                                    <a:lumOff val="0"/>
                                  </a:schemeClr>
                                </a:solidFill>
                                <a:round/>
                                <a:headEnd/>
                                <a:tailEnd/>
                              </a:ln>
                            </wps:spPr>
                            <wps:bodyPr/>
                          </wps:wsp>
                        </a:graphicData>
                      </a:graphic>
                      <wp14:sizeRelH relativeFrom="page">
                        <wp14:pctWidth>0</wp14:pctWidth>
                      </wp14:sizeRelH>
                      <wp14:sizeRelV relativeFrom="page">
                        <wp14:pctHeight>0</wp14:pctHeight>
                      </wp14:sizeRelV>
                    </wp:anchor>
                  </w:drawing>
                </mc:Choice>
                <mc:Fallback xmlns:oel="http://schemas.microsoft.com/office/2019/extlst" xmlns:w16du="http://schemas.microsoft.com/office/word/2023/wordml/word16du">
                  <w:pict>
                    <v:line w14:anchorId="66565EF4" id="رابط مستقيم 22" o:spid="_x0000_s1026" style="position:absolute;left:0;text-align:left;flip:y;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3pt,10.3pt" to="110.55pt,1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" strokecolor="#4472c4 [3204]" strokeweight="2pt">
                      <o:lock v:ext="edit" shapetype="f"/>
                    </v:line>
                  </w:pict>
                </mc:Fallback>
              </mc:AlternateContent>
            </w:r>
          </w:p>
          <w:p w14:paraId="0C84DDA1" w14:textId="77777777" w:rsidR="0065458A" w:rsidRPr="00CC6009" w:rsidRDefault="0065458A" w:rsidP="00BE5F2D">
            <w:pPr>
              <w:spacing w:line="360" w:lineRule="auto"/>
              <w:jc w:val="center"/>
              <w:rPr>
                <w:rFonts w:asciiTheme="majorBidi" w:hAnsiTheme="majorBidi"/>
                <w:b w:val="0"/>
                <w:bCs w:val="0"/>
                <w:sz w:val="28"/>
                <w:szCs w:val="28"/>
                <w:lang w:bidi="ar-LY"/>
              </w:rPr>
            </w:pPr>
            <w:r w:rsidRPr="00CC6009">
              <w:rPr>
                <w:rFonts w:asciiTheme="majorBidi" w:hAnsiTheme="majorBidi"/>
                <w:noProof/>
                <w:sz w:val="28"/>
                <w:szCs w:val="28"/>
              </w:rPr>
              <mc:AlternateContent>
                <mc:Choice Requires="wps">
                  <w:drawing>
                    <wp:anchor distT="0" distB="0" distL="114300" distR="114300" simplePos="0" relativeHeight="251644928" behindDoc="0" locked="0" layoutInCell="1" allowOverlap="1" wp14:anchorId="5798BEDF" wp14:editId="19DF50FF">
                      <wp:simplePos x="0" y="0"/>
                      <wp:positionH relativeFrom="column">
                        <wp:posOffset>80010</wp:posOffset>
                      </wp:positionH>
                      <wp:positionV relativeFrom="paragraph">
                        <wp:posOffset>-3810</wp:posOffset>
                      </wp:positionV>
                      <wp:extent cx="1323975" cy="10160"/>
                      <wp:effectExtent l="0" t="0" r="9525" b="8890"/>
                      <wp:wrapNone/>
                      <wp:docPr id="594" name=" 34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1323975" cy="10160"/>
                              </a:xfrm>
                              <a:prstGeom prst="line">
                                <a:avLst/>
                              </a:prstGeom>
                              <a:noFill/>
                              <a:ln w="25400">
                                <a:solidFill>
                                  <a:schemeClr val="accent1">
                                    <a:lumMod val="100000"/>
                                    <a:lumOff val="0"/>
                                  </a:schemeClr>
                                </a:solidFill>
                                <a:round/>
                                <a:headEnd/>
                                <a:tailEnd/>
                              </a:ln>
                            </wps:spPr>
                            <wps:bodyPr/>
                          </wps:wsp>
                        </a:graphicData>
                      </a:graphic>
                      <wp14:sizeRelH relativeFrom="page">
                        <wp14:pctWidth>0</wp14:pctWidth>
                      </wp14:sizeRelH>
                      <wp14:sizeRelV relativeFrom="page">
                        <wp14:pctHeight>0</wp14:pctHeight>
                      </wp14:sizeRelV>
                    </wp:anchor>
                  </w:drawing>
                </mc:Choice>
                <mc:Fallback xmlns:oel="http://schemas.microsoft.com/office/2019/extlst" xmlns:w16du="http://schemas.microsoft.com/office/word/2023/wordml/word16du">
                  <w:pict>
                    <v:line w14:anchorId="76C2B344" id=" 340" o:spid="_x0000_s1026" style="position:absolute;left:0;text-align:left;flip:y;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3pt,-.3pt" to="110.55pt,.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" strokecolor="#4472c4 [3204]" strokeweight="2pt">
                      <o:lock v:ext="edit" shapetype="f"/>
                    </v:line>
                  </w:pict>
                </mc:Fallback>
              </mc:AlternateContent>
            </w:r>
          </w:p>
        </w:tc>
        <w:tc>
          <w:tcPr>
            <w:tcW w:w="4947" w:type="dxa"/>
            <w:hideMark/>
          </w:tcPr>
          <w:p w14:paraId="603722CF" w14:textId="77777777" w:rsidR="0065458A" w:rsidRPr="00CC6009" w:rsidRDefault="0065458A" w:rsidP="00BE5F2D">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sz w:val="28"/>
                <w:szCs w:val="28"/>
                <w:rtl/>
                <w:lang w:bidi="ar-LY"/>
              </w:rPr>
            </w:pPr>
            <w:r w:rsidRPr="00CC6009">
              <w:rPr>
                <w:rFonts w:asciiTheme="majorBidi" w:hAnsiTheme="majorBidi"/>
                <w:sz w:val="28"/>
                <w:szCs w:val="28"/>
                <w:rtl/>
                <w:lang w:bidi="ar-LY"/>
              </w:rPr>
              <w:t>ملف تخزين البيانات</w:t>
            </w:r>
          </w:p>
          <w:p w14:paraId="3E3F3751" w14:textId="0A070090" w:rsidR="0065458A" w:rsidRPr="00CC6009" w:rsidRDefault="0065458A" w:rsidP="00BE5F2D">
            <w:pPr>
              <w:spacing w:line="360" w:lineRule="auto"/>
              <w:ind w:right="-1800"/>
              <w:cnfStyle w:val="000000100000" w:firstRow="0" w:lastRow="0" w:firstColumn="0" w:lastColumn="0" w:oddVBand="0" w:evenVBand="0" w:oddHBand="1" w:evenHBand="0" w:firstRowFirstColumn="0" w:firstRowLastColumn="0" w:lastRowFirstColumn="0" w:lastRowLastColumn="0"/>
              <w:rPr>
                <w:rFonts w:asciiTheme="majorBidi" w:hAnsiTheme="majorBidi"/>
                <w:sz w:val="28"/>
                <w:szCs w:val="28"/>
                <w:lang w:bidi="ar-LY"/>
              </w:rPr>
            </w:pPr>
            <w:r w:rsidRPr="00CC6009">
              <w:rPr>
                <w:rFonts w:asciiTheme="majorBidi" w:hAnsiTheme="majorBidi"/>
                <w:sz w:val="28"/>
                <w:szCs w:val="28"/>
                <w:rtl/>
                <w:lang w:bidi="ar-LY"/>
              </w:rPr>
              <w:t xml:space="preserve">             </w:t>
            </w:r>
            <w:r w:rsidR="00431C6F" w:rsidRPr="00CC6009">
              <w:rPr>
                <w:rFonts w:asciiTheme="majorBidi" w:hAnsiTheme="majorBidi"/>
                <w:sz w:val="28"/>
                <w:szCs w:val="28"/>
                <w:lang w:bidi="ar-LY"/>
              </w:rPr>
              <w:t xml:space="preserve"> </w:t>
            </w:r>
            <w:r w:rsidR="00267060" w:rsidRPr="00CC6009">
              <w:rPr>
                <w:rFonts w:asciiTheme="majorBidi" w:hAnsiTheme="majorBidi"/>
                <w:sz w:val="28"/>
                <w:szCs w:val="28"/>
                <w:lang w:bidi="ar-LY"/>
              </w:rPr>
              <w:t xml:space="preserve">         </w:t>
            </w:r>
            <w:r w:rsidR="00431C6F" w:rsidRPr="00CC6009">
              <w:rPr>
                <w:rFonts w:asciiTheme="majorBidi" w:hAnsiTheme="majorBidi"/>
                <w:sz w:val="28"/>
                <w:szCs w:val="28"/>
                <w:lang w:bidi="ar-LY"/>
              </w:rPr>
              <w:t xml:space="preserve"> (D</w:t>
            </w:r>
            <w:r w:rsidRPr="00CC6009">
              <w:rPr>
                <w:rFonts w:asciiTheme="majorBidi" w:hAnsiTheme="majorBidi"/>
                <w:sz w:val="28"/>
                <w:szCs w:val="28"/>
                <w:lang w:bidi="ar-LY"/>
              </w:rPr>
              <w:t>ata Store</w:t>
            </w:r>
            <w:r w:rsidR="00431C6F" w:rsidRPr="00CC6009">
              <w:rPr>
                <w:rFonts w:asciiTheme="majorBidi" w:hAnsiTheme="majorBidi"/>
                <w:sz w:val="28"/>
                <w:szCs w:val="28"/>
                <w:lang w:bidi="ar-LY"/>
              </w:rPr>
              <w:t xml:space="preserve">) </w:t>
            </w:r>
          </w:p>
        </w:tc>
      </w:tr>
      <w:tr w:rsidR="0065458A" w:rsidRPr="00CC6009" w14:paraId="585167FE" w14:textId="77777777" w:rsidTr="00703297">
        <w:tc>
          <w:tcPr>
            <w:cnfStyle w:val="001000000000" w:firstRow="0" w:lastRow="0" w:firstColumn="1" w:lastColumn="0" w:oddVBand="0" w:evenVBand="0" w:oddHBand="0" w:evenHBand="0" w:firstRowFirstColumn="0" w:firstRowLastColumn="0" w:lastRowFirstColumn="0" w:lastRowLastColumn="0"/>
            <w:tcW w:w="2678" w:type="dxa"/>
          </w:tcPr>
          <w:p w14:paraId="3AB7343E" w14:textId="77777777" w:rsidR="0065458A" w:rsidRPr="00CC6009" w:rsidRDefault="0065458A" w:rsidP="00BE5F2D">
            <w:pPr>
              <w:spacing w:line="360" w:lineRule="auto"/>
              <w:jc w:val="center"/>
              <w:rPr>
                <w:rFonts w:asciiTheme="majorBidi" w:hAnsiTheme="majorBidi"/>
                <w:b w:val="0"/>
                <w:bCs w:val="0"/>
                <w:sz w:val="28"/>
                <w:szCs w:val="28"/>
                <w:rtl/>
                <w:lang w:bidi="ar-LY"/>
              </w:rPr>
            </w:pPr>
            <w:r w:rsidRPr="00CC6009">
              <w:rPr>
                <w:rFonts w:asciiTheme="majorBidi" w:hAnsiTheme="majorBidi"/>
                <w:noProof/>
                <w:sz w:val="28"/>
                <w:szCs w:val="28"/>
                <w:rtl/>
              </w:rPr>
              <mc:AlternateContent>
                <mc:Choice Requires="wps">
                  <w:drawing>
                    <wp:anchor distT="0" distB="0" distL="114300" distR="114300" simplePos="0" relativeHeight="251642880" behindDoc="0" locked="0" layoutInCell="1" allowOverlap="1" wp14:anchorId="27331444" wp14:editId="6D9D2F12">
                      <wp:simplePos x="0" y="0"/>
                      <wp:positionH relativeFrom="column">
                        <wp:posOffset>194310</wp:posOffset>
                      </wp:positionH>
                      <wp:positionV relativeFrom="paragraph">
                        <wp:posOffset>357505</wp:posOffset>
                      </wp:positionV>
                      <wp:extent cx="1209675" cy="0"/>
                      <wp:effectExtent l="0" t="95250" r="0" b="95250"/>
                      <wp:wrapNone/>
                      <wp:docPr id="1009" name="رابط كسهم مستقيم 2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209675" cy="0"/>
                              </a:xfrm>
                              <a:prstGeom prst="straightConnector1">
                                <a:avLst/>
                              </a:prstGeom>
                              <a:noFill/>
                              <a:ln w="25400">
                                <a:solidFill>
                                  <a:schemeClr val="accent1">
                                    <a:lumMod val="100000"/>
                                    <a:lumOff val="0"/>
                                  </a:schemeClr>
                                </a:solidFill>
                                <a:round/>
                                <a:headEnd/>
                                <a:tailEnd type="arrow" w="med" len="med"/>
                              </a:ln>
                            </wps:spPr>
                            <wps:bodyPr/>
                          </wps:wsp>
                        </a:graphicData>
                      </a:graphic>
                      <wp14:sizeRelH relativeFrom="page">
                        <wp14:pctWidth>0</wp14:pctWidth>
                      </wp14:sizeRelH>
                      <wp14:sizeRelV relativeFrom="page">
                        <wp14:pctHeight>0</wp14:pctHeight>
                      </wp14:sizeRelV>
                    </wp:anchor>
                  </w:drawing>
                </mc:Choice>
                <mc:Fallback xmlns:oel="http://schemas.microsoft.com/office/2019/extlst" xmlns:w16du="http://schemas.microsoft.com/office/word/2023/wordml/word16du">
                  <w:pict>
                    <v:shapetype w14:anchorId="70A93FED" id="_x0000_t32" coordsize="21600,21600" o:spt="32" o:oned="t" path="m,l21600,21600e" filled="f">
                      <v:path arrowok="t" fillok="f" o:connecttype="none"/>
                      <o:lock v:ext="edit" shapetype="t"/>
                    </v:shapetype>
                    <v:shape id="رابط كسهم مستقيم 24" o:spid="_x0000_s1026" type="#_x0000_t32" style="position:absolute;left:0;text-align:left;margin-left:15.3pt;margin-top:28.15pt;width:95.25pt;height:0;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" strokecolor="#4472c4 [3204]" strokeweight="2pt">
                      <v:stroke endarrow="open"/>
                      <o:lock v:ext="edit" shapetype="f"/>
                    </v:shape>
                  </w:pict>
                </mc:Fallback>
              </mc:AlternateContent>
            </w:r>
          </w:p>
          <w:p w14:paraId="215BF422" w14:textId="77777777" w:rsidR="0065458A" w:rsidRPr="00CC6009" w:rsidRDefault="0065458A" w:rsidP="00BE5F2D">
            <w:pPr>
              <w:spacing w:line="360" w:lineRule="auto"/>
              <w:jc w:val="center"/>
              <w:rPr>
                <w:rFonts w:asciiTheme="majorBidi" w:hAnsiTheme="majorBidi"/>
                <w:b w:val="0"/>
                <w:bCs w:val="0"/>
                <w:sz w:val="28"/>
                <w:szCs w:val="28"/>
                <w:rtl/>
              </w:rPr>
            </w:pPr>
          </w:p>
          <w:p w14:paraId="5FB18C60" w14:textId="77777777" w:rsidR="0065458A" w:rsidRPr="00CC6009" w:rsidRDefault="0065458A" w:rsidP="00BE5F2D">
            <w:pPr>
              <w:spacing w:line="360" w:lineRule="auto"/>
              <w:jc w:val="center"/>
              <w:rPr>
                <w:rFonts w:asciiTheme="majorBidi" w:hAnsiTheme="majorBidi"/>
                <w:b w:val="0"/>
                <w:bCs w:val="0"/>
                <w:sz w:val="28"/>
                <w:szCs w:val="28"/>
                <w:lang w:bidi="ar-LY"/>
              </w:rPr>
            </w:pPr>
          </w:p>
        </w:tc>
        <w:tc>
          <w:tcPr>
            <w:tcW w:w="4947" w:type="dxa"/>
            <w:hideMark/>
          </w:tcPr>
          <w:p w14:paraId="17B081AB" w14:textId="54086327" w:rsidR="00267060" w:rsidRPr="00CC6009" w:rsidRDefault="0065458A" w:rsidP="00BE5F2D">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sz w:val="28"/>
                <w:szCs w:val="28"/>
              </w:rPr>
            </w:pPr>
            <w:r w:rsidRPr="00CC6009">
              <w:rPr>
                <w:rFonts w:asciiTheme="majorBidi" w:hAnsiTheme="majorBidi"/>
                <w:sz w:val="28"/>
                <w:szCs w:val="28"/>
                <w:rtl/>
                <w:lang w:bidi="ar-LY"/>
              </w:rPr>
              <w:t xml:space="preserve">    سهم يوضح اتجاه انسياب البيانات</w:t>
            </w:r>
            <w:r w:rsidR="00CF2031" w:rsidRPr="00CC6009">
              <w:rPr>
                <w:rFonts w:asciiTheme="majorBidi" w:hAnsiTheme="majorBidi"/>
                <w:sz w:val="28"/>
                <w:szCs w:val="28"/>
                <w:rtl/>
                <w:lang w:bidi="ar-LY"/>
              </w:rPr>
              <w:t xml:space="preserve">     </w:t>
            </w:r>
          </w:p>
          <w:p w14:paraId="29AC76AC" w14:textId="696B4A25" w:rsidR="0065458A" w:rsidRPr="00CC6009" w:rsidRDefault="00267060" w:rsidP="00BE5F2D">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sz w:val="28"/>
                <w:szCs w:val="28"/>
                <w:lang w:bidi="ar-LY"/>
              </w:rPr>
            </w:pPr>
            <w:r w:rsidRPr="00CC6009">
              <w:rPr>
                <w:rFonts w:asciiTheme="majorBidi" w:hAnsiTheme="majorBidi"/>
                <w:sz w:val="28"/>
                <w:szCs w:val="28"/>
                <w:lang w:bidi="ar-LY"/>
              </w:rPr>
              <w:t>(</w:t>
            </w:r>
            <w:r w:rsidR="0065458A" w:rsidRPr="00CC6009">
              <w:rPr>
                <w:rFonts w:asciiTheme="majorBidi" w:hAnsiTheme="majorBidi"/>
                <w:sz w:val="28"/>
                <w:szCs w:val="28"/>
                <w:lang w:bidi="ar-LY"/>
              </w:rPr>
              <w:t>Data Flow Arrow</w:t>
            </w:r>
            <w:r w:rsidR="00A932F8" w:rsidRPr="00CC6009">
              <w:rPr>
                <w:rFonts w:asciiTheme="majorBidi" w:hAnsiTheme="majorBidi"/>
                <w:sz w:val="28"/>
                <w:szCs w:val="28"/>
                <w:rtl/>
                <w:lang w:bidi="ar-LY"/>
              </w:rPr>
              <w:t>(</w:t>
            </w:r>
          </w:p>
        </w:tc>
      </w:tr>
    </w:tbl>
    <w:p w14:paraId="18E2D203" w14:textId="335D7697" w:rsidR="00D66120" w:rsidRDefault="00D66120" w:rsidP="00BE5F2D">
      <w:pPr>
        <w:spacing w:line="360" w:lineRule="auto"/>
        <w:rPr>
          <w:rFonts w:asciiTheme="majorBidi" w:hAnsiTheme="majorBidi" w:cstheme="majorBidi"/>
          <w:color w:val="538135" w:themeColor="accent6" w:themeShade="BF"/>
          <w:sz w:val="28"/>
          <w:szCs w:val="28"/>
        </w:rPr>
      </w:pPr>
    </w:p>
    <w:p w14:paraId="1A9ACB59" w14:textId="77777777" w:rsidR="0075309E" w:rsidRDefault="0075309E" w:rsidP="00BE5F2D">
      <w:pPr>
        <w:spacing w:line="360" w:lineRule="auto"/>
        <w:rPr>
          <w:rFonts w:asciiTheme="majorBidi" w:hAnsiTheme="majorBidi" w:cstheme="majorBidi"/>
          <w:color w:val="538135" w:themeColor="accent6" w:themeShade="BF"/>
          <w:sz w:val="28"/>
          <w:szCs w:val="28"/>
        </w:rPr>
      </w:pPr>
    </w:p>
    <w:p w14:paraId="708DA84F" w14:textId="77777777" w:rsidR="0075309E" w:rsidRPr="00CC6009" w:rsidRDefault="0075309E" w:rsidP="00BE5F2D">
      <w:pPr>
        <w:spacing w:line="360" w:lineRule="auto"/>
        <w:rPr>
          <w:rFonts w:asciiTheme="majorBidi" w:hAnsiTheme="majorBidi" w:cstheme="majorBidi"/>
          <w:color w:val="538135" w:themeColor="accent6" w:themeShade="BF"/>
          <w:sz w:val="28"/>
          <w:szCs w:val="28"/>
          <w:rtl/>
        </w:rPr>
      </w:pPr>
    </w:p>
    <w:p w14:paraId="7067EA7D" w14:textId="57819860" w:rsidR="00274E67" w:rsidRPr="00CC6009" w:rsidRDefault="00274E67" w:rsidP="00BE5F2D">
      <w:pPr>
        <w:spacing w:line="360" w:lineRule="auto"/>
        <w:jc w:val="center"/>
        <w:rPr>
          <w:rFonts w:asciiTheme="majorBidi" w:hAnsiTheme="majorBidi" w:cstheme="majorBidi"/>
          <w:b/>
          <w:bCs/>
          <w:color w:val="2E74B5" w:themeColor="accent5" w:themeShade="BF"/>
          <w:sz w:val="28"/>
          <w:szCs w:val="28"/>
          <w:rtl/>
          <w:lang w:bidi="ar-LY"/>
        </w:rPr>
      </w:pPr>
      <w:r w:rsidRPr="00CC6009">
        <w:rPr>
          <w:rFonts w:asciiTheme="majorBidi" w:hAnsiTheme="majorBidi" w:cstheme="majorBidi"/>
          <w:b/>
          <w:bCs/>
          <w:color w:val="2E74B5" w:themeColor="accent5" w:themeShade="BF"/>
          <w:sz w:val="28"/>
          <w:szCs w:val="28"/>
          <w:rtl/>
          <w:lang w:bidi="ar-LY"/>
        </w:rPr>
        <w:t>المخطط العام</w:t>
      </w:r>
    </w:p>
    <w:p w14:paraId="5D9BB884" w14:textId="77777777" w:rsidR="00274E67" w:rsidRPr="00CC6009" w:rsidRDefault="00274E67" w:rsidP="00BE5F2D">
      <w:pPr>
        <w:spacing w:line="360" w:lineRule="auto"/>
        <w:jc w:val="center"/>
        <w:rPr>
          <w:rFonts w:asciiTheme="majorBidi" w:hAnsiTheme="majorBidi" w:cstheme="majorBidi"/>
          <w:color w:val="2E74B5" w:themeColor="accent5" w:themeShade="BF"/>
          <w:sz w:val="28"/>
          <w:szCs w:val="28"/>
          <w:rtl/>
          <w:lang w:bidi="ar-LY"/>
        </w:rPr>
      </w:pPr>
      <w:r w:rsidRPr="00CC6009">
        <w:rPr>
          <w:rFonts w:asciiTheme="majorBidi" w:hAnsiTheme="majorBidi" w:cstheme="majorBidi"/>
          <w:color w:val="2E74B5" w:themeColor="accent5" w:themeShade="BF"/>
          <w:sz w:val="28"/>
          <w:szCs w:val="28"/>
          <w:rtl/>
          <w:lang w:bidi="ar-LY"/>
        </w:rPr>
        <w:lastRenderedPageBreak/>
        <w:t>يوضح علاقة المنظومة بالبيئة الخارجية المحيطة بها</w:t>
      </w:r>
    </w:p>
    <w:p w14:paraId="3A028A94" w14:textId="77777777" w:rsidR="00274E67" w:rsidRPr="00CC6009" w:rsidRDefault="00274E67" w:rsidP="00BE5F2D">
      <w:pPr>
        <w:spacing w:line="360" w:lineRule="auto"/>
        <w:jc w:val="center"/>
        <w:rPr>
          <w:rFonts w:asciiTheme="majorBidi" w:hAnsiTheme="majorBidi" w:cstheme="majorBidi"/>
          <w:color w:val="2E74B5" w:themeColor="accent5" w:themeShade="BF"/>
          <w:sz w:val="28"/>
          <w:szCs w:val="28"/>
          <w:rtl/>
          <w:lang w:bidi="ar-LY"/>
        </w:rPr>
      </w:pPr>
      <w:r w:rsidRPr="00CC6009">
        <w:rPr>
          <w:rFonts w:asciiTheme="majorBidi" w:hAnsiTheme="majorBidi" w:cstheme="majorBidi"/>
          <w:color w:val="2E74B5" w:themeColor="accent5" w:themeShade="BF"/>
          <w:sz w:val="28"/>
          <w:szCs w:val="28"/>
          <w:rtl/>
          <w:lang w:bidi="ar-LY"/>
        </w:rPr>
        <w:t>مخطط انسياب البيانات</w:t>
      </w:r>
    </w:p>
    <w:p w14:paraId="26373E3B" w14:textId="77777777" w:rsidR="00730756" w:rsidRPr="00CC6009" w:rsidRDefault="00B22E90" w:rsidP="00BE5F2D">
      <w:pPr>
        <w:spacing w:line="360" w:lineRule="auto"/>
        <w:jc w:val="center"/>
        <w:rPr>
          <w:rFonts w:asciiTheme="majorBidi" w:hAnsiTheme="majorBidi" w:cstheme="majorBidi"/>
          <w:color w:val="2E74B5" w:themeColor="accent5" w:themeShade="BF"/>
          <w:sz w:val="28"/>
          <w:szCs w:val="28"/>
          <w:lang w:bidi="ar-LY"/>
        </w:rPr>
      </w:pPr>
      <w:r w:rsidRPr="00CC6009">
        <w:rPr>
          <w:rFonts w:asciiTheme="majorBidi" w:hAnsiTheme="majorBidi" w:cstheme="majorBidi"/>
          <w:color w:val="2E74B5" w:themeColor="accent5" w:themeShade="BF"/>
          <w:sz w:val="28"/>
          <w:szCs w:val="28"/>
          <w:lang w:bidi="ar-LY"/>
        </w:rPr>
        <w:t xml:space="preserve">  </w:t>
      </w:r>
      <w:commentRangeStart w:id="47"/>
      <w:r w:rsidR="00274E67" w:rsidRPr="00CC6009">
        <w:rPr>
          <w:rFonts w:asciiTheme="majorBidi" w:hAnsiTheme="majorBidi" w:cstheme="majorBidi"/>
          <w:color w:val="2E74B5" w:themeColor="accent5" w:themeShade="BF"/>
          <w:sz w:val="28"/>
          <w:szCs w:val="28"/>
          <w:lang w:bidi="ar-LY"/>
        </w:rPr>
        <w:t>Data Flow Diagram(DFD)</w:t>
      </w:r>
      <w:commentRangeEnd w:id="47"/>
      <w:r w:rsidR="00150244">
        <w:rPr>
          <w:rStyle w:val="CommentReference"/>
        </w:rPr>
        <w:commentReference w:id="47"/>
      </w:r>
    </w:p>
    <w:p w14:paraId="32033C8A" w14:textId="19D18F67" w:rsidR="00730756" w:rsidRPr="00CC6009" w:rsidRDefault="005C08DD" w:rsidP="00BE5F2D">
      <w:pPr>
        <w:spacing w:line="360" w:lineRule="auto"/>
        <w:jc w:val="center"/>
        <w:rPr>
          <w:rFonts w:asciiTheme="majorBidi" w:hAnsiTheme="majorBidi" w:cstheme="majorBidi"/>
          <w:color w:val="2E74B5" w:themeColor="accent5" w:themeShade="BF"/>
          <w:sz w:val="28"/>
          <w:szCs w:val="28"/>
          <w:lang w:bidi="ar-LY"/>
        </w:rPr>
      </w:pPr>
      <w:r w:rsidRPr="00CC6009">
        <w:rPr>
          <w:rFonts w:asciiTheme="majorBidi" w:hAnsiTheme="majorBidi" w:cstheme="majorBidi"/>
          <w:noProof/>
          <w:color w:val="2E74B5" w:themeColor="accent5" w:themeShade="BF"/>
          <w:sz w:val="28"/>
          <w:szCs w:val="28"/>
        </w:rPr>
        <w:drawing>
          <wp:anchor distT="0" distB="0" distL="114300" distR="114300" simplePos="0" relativeHeight="251663360" behindDoc="0" locked="0" layoutInCell="1" allowOverlap="1" wp14:anchorId="7824C038" wp14:editId="775F9EB5">
            <wp:simplePos x="0" y="0"/>
            <wp:positionH relativeFrom="column">
              <wp:posOffset>702364</wp:posOffset>
            </wp:positionH>
            <wp:positionV relativeFrom="paragraph">
              <wp:posOffset>448393</wp:posOffset>
            </wp:positionV>
            <wp:extent cx="5943600" cy="3045320"/>
            <wp:effectExtent l="0" t="0" r="0" b="3175"/>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045320"/>
                    </a:xfrm>
                    <a:prstGeom prst="rect">
                      <a:avLst/>
                    </a:prstGeom>
                  </pic:spPr>
                </pic:pic>
              </a:graphicData>
            </a:graphic>
            <wp14:sizeRelV relativeFrom="margin">
              <wp14:pctHeight>0</wp14:pctHeight>
            </wp14:sizeRelV>
          </wp:anchor>
        </w:drawing>
      </w:r>
    </w:p>
    <w:p w14:paraId="5B93D0E3" w14:textId="19457CCD" w:rsidR="00730756" w:rsidRPr="00CC6009" w:rsidRDefault="00730756" w:rsidP="00BE5F2D">
      <w:pPr>
        <w:spacing w:line="360" w:lineRule="auto"/>
        <w:rPr>
          <w:rFonts w:asciiTheme="majorBidi" w:hAnsiTheme="majorBidi" w:cstheme="majorBidi"/>
          <w:color w:val="2E74B5" w:themeColor="accent5" w:themeShade="BF"/>
          <w:sz w:val="28"/>
          <w:szCs w:val="28"/>
          <w:lang w:bidi="ar-LY"/>
        </w:rPr>
      </w:pPr>
      <w:r w:rsidRPr="00CC6009">
        <w:rPr>
          <w:rFonts w:asciiTheme="majorBidi" w:hAnsiTheme="majorBidi" w:cstheme="majorBidi"/>
          <w:color w:val="2E74B5" w:themeColor="accent5" w:themeShade="BF"/>
          <w:sz w:val="28"/>
          <w:szCs w:val="28"/>
          <w:lang w:bidi="ar-LY"/>
        </w:rPr>
        <w:br w:type="page"/>
      </w:r>
    </w:p>
    <w:p w14:paraId="2A2F9B4D" w14:textId="1A991793" w:rsidR="00730756" w:rsidRPr="00CC6009" w:rsidRDefault="008C1CFF" w:rsidP="00BE5F2D">
      <w:pPr>
        <w:spacing w:line="360" w:lineRule="auto"/>
        <w:rPr>
          <w:rFonts w:asciiTheme="majorBidi" w:hAnsiTheme="majorBidi" w:cstheme="majorBidi"/>
          <w:b/>
          <w:bCs/>
          <w:color w:val="2E74B5" w:themeColor="accent5" w:themeShade="BF"/>
          <w:sz w:val="28"/>
          <w:szCs w:val="28"/>
        </w:rPr>
      </w:pPr>
      <w:r w:rsidRPr="00CC6009">
        <w:rPr>
          <w:rFonts w:asciiTheme="majorBidi" w:hAnsiTheme="majorBidi" w:cstheme="majorBidi"/>
          <w:b/>
          <w:bCs/>
          <w:color w:val="2E74B5" w:themeColor="accent5" w:themeShade="BF"/>
          <w:sz w:val="28"/>
          <w:szCs w:val="28"/>
        </w:rPr>
        <w:lastRenderedPageBreak/>
        <w:tab/>
        <w:t>Level 0 :-</w:t>
      </w:r>
    </w:p>
    <w:p w14:paraId="7E2A2D2D" w14:textId="5A0FAC08" w:rsidR="008C1CFF" w:rsidRPr="00CC6009" w:rsidRDefault="00D17FC6" w:rsidP="00BE5F2D">
      <w:pPr>
        <w:spacing w:line="360" w:lineRule="auto"/>
        <w:rPr>
          <w:rFonts w:asciiTheme="majorBidi" w:hAnsiTheme="majorBidi" w:cstheme="majorBidi"/>
          <w:b/>
          <w:bCs/>
          <w:color w:val="2E74B5" w:themeColor="accent5" w:themeShade="BF"/>
          <w:sz w:val="28"/>
          <w:szCs w:val="28"/>
        </w:rPr>
      </w:pPr>
      <w:r w:rsidRPr="00CC6009">
        <w:rPr>
          <w:rFonts w:asciiTheme="majorBidi" w:hAnsiTheme="majorBidi" w:cstheme="majorBidi"/>
          <w:noProof/>
          <w:color w:val="2E74B5" w:themeColor="accent5" w:themeShade="BF"/>
          <w:sz w:val="28"/>
          <w:szCs w:val="28"/>
        </w:rPr>
        <w:drawing>
          <wp:anchor distT="0" distB="0" distL="114300" distR="114300" simplePos="0" relativeHeight="251665408" behindDoc="0" locked="0" layoutInCell="1" allowOverlap="1" wp14:anchorId="2EDCE3DB" wp14:editId="4ED7AE52">
            <wp:simplePos x="0" y="0"/>
            <wp:positionH relativeFrom="column">
              <wp:posOffset>212090</wp:posOffset>
            </wp:positionH>
            <wp:positionV relativeFrom="paragraph">
              <wp:posOffset>6034405</wp:posOffset>
            </wp:positionV>
            <wp:extent cx="5996305" cy="487045"/>
            <wp:effectExtent l="0" t="0" r="4445" b="8255"/>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96305" cy="487045"/>
                    </a:xfrm>
                    <a:prstGeom prst="rect">
                      <a:avLst/>
                    </a:prstGeom>
                  </pic:spPr>
                </pic:pic>
              </a:graphicData>
            </a:graphic>
            <wp14:sizeRelH relativeFrom="margin">
              <wp14:pctWidth>0</wp14:pctWidth>
            </wp14:sizeRelH>
          </wp:anchor>
        </w:drawing>
      </w:r>
      <w:commentRangeStart w:id="48"/>
      <w:r w:rsidR="00EF49CA" w:rsidRPr="00CC6009">
        <w:rPr>
          <w:rFonts w:asciiTheme="majorBidi" w:hAnsiTheme="majorBidi" w:cstheme="majorBidi"/>
          <w:noProof/>
          <w:color w:val="2E74B5" w:themeColor="accent5" w:themeShade="BF"/>
          <w:sz w:val="28"/>
          <w:szCs w:val="28"/>
        </w:rPr>
        <w:drawing>
          <wp:anchor distT="0" distB="0" distL="114300" distR="114300" simplePos="0" relativeHeight="251667456" behindDoc="0" locked="0" layoutInCell="1" allowOverlap="1" wp14:anchorId="2A68F7D9" wp14:editId="752793D8">
            <wp:simplePos x="0" y="0"/>
            <wp:positionH relativeFrom="column">
              <wp:posOffset>222250</wp:posOffset>
            </wp:positionH>
            <wp:positionV relativeFrom="paragraph">
              <wp:posOffset>163830</wp:posOffset>
            </wp:positionV>
            <wp:extent cx="5943600" cy="5415915"/>
            <wp:effectExtent l="0" t="0" r="0"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14">
                      <a:extLst>
                        <a:ext uri="{28A0092B-C50C-407E-A947-70E740481C1C}">
                          <a14:useLocalDpi xmlns:a14="http://schemas.microsoft.com/office/drawing/2010/main" val="0"/>
                        </a:ext>
                      </a:extLst>
                    </a:blip>
                    <a:stretch>
                      <a:fillRect/>
                    </a:stretch>
                  </pic:blipFill>
                  <pic:spPr>
                    <a:xfrm>
                      <a:off x="0" y="0"/>
                      <a:ext cx="5943600" cy="5415915"/>
                    </a:xfrm>
                    <a:prstGeom prst="rect">
                      <a:avLst/>
                    </a:prstGeom>
                  </pic:spPr>
                </pic:pic>
              </a:graphicData>
            </a:graphic>
          </wp:anchor>
        </w:drawing>
      </w:r>
      <w:commentRangeEnd w:id="48"/>
      <w:r w:rsidR="00A22E23">
        <w:rPr>
          <w:rStyle w:val="CommentReference"/>
        </w:rPr>
        <w:commentReference w:id="48"/>
      </w:r>
    </w:p>
    <w:p w14:paraId="7698E022" w14:textId="3ED170E6" w:rsidR="00730756" w:rsidRPr="00CC6009" w:rsidRDefault="004120D4" w:rsidP="00BE5F2D">
      <w:pPr>
        <w:spacing w:line="360" w:lineRule="auto"/>
        <w:rPr>
          <w:rFonts w:asciiTheme="majorBidi" w:hAnsiTheme="majorBidi" w:cstheme="majorBidi"/>
          <w:color w:val="2E74B5" w:themeColor="accent5" w:themeShade="BF"/>
          <w:sz w:val="28"/>
          <w:szCs w:val="28"/>
          <w:lang w:bidi="ar-LY"/>
        </w:rPr>
      </w:pPr>
      <w:r w:rsidRPr="00CC6009">
        <w:rPr>
          <w:rFonts w:asciiTheme="majorBidi" w:hAnsiTheme="majorBidi" w:cstheme="majorBidi"/>
          <w:noProof/>
          <w:color w:val="2E74B5" w:themeColor="accent5" w:themeShade="BF"/>
          <w:sz w:val="28"/>
          <w:szCs w:val="28"/>
        </w:rPr>
        <w:drawing>
          <wp:anchor distT="0" distB="0" distL="114300" distR="114300" simplePos="0" relativeHeight="251669504" behindDoc="0" locked="0" layoutInCell="1" allowOverlap="1" wp14:anchorId="3C96BF48" wp14:editId="7B498747">
            <wp:simplePos x="0" y="0"/>
            <wp:positionH relativeFrom="column">
              <wp:posOffset>180340</wp:posOffset>
            </wp:positionH>
            <wp:positionV relativeFrom="paragraph">
              <wp:posOffset>1024890</wp:posOffset>
            </wp:positionV>
            <wp:extent cx="6061710" cy="491490"/>
            <wp:effectExtent l="0" t="0" r="0" b="381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061710" cy="491490"/>
                    </a:xfrm>
                    <a:prstGeom prst="rect">
                      <a:avLst/>
                    </a:prstGeom>
                  </pic:spPr>
                </pic:pic>
              </a:graphicData>
            </a:graphic>
            <wp14:sizeRelH relativeFrom="margin">
              <wp14:pctWidth>0</wp14:pctWidth>
            </wp14:sizeRelH>
          </wp:anchor>
        </w:drawing>
      </w:r>
      <w:r w:rsidR="00730756" w:rsidRPr="00CC6009">
        <w:rPr>
          <w:rFonts w:asciiTheme="majorBidi" w:hAnsiTheme="majorBidi" w:cstheme="majorBidi"/>
          <w:color w:val="2E74B5" w:themeColor="accent5" w:themeShade="BF"/>
          <w:sz w:val="28"/>
          <w:szCs w:val="28"/>
          <w:lang w:bidi="ar-LY"/>
        </w:rPr>
        <w:br w:type="page"/>
      </w:r>
    </w:p>
    <w:p w14:paraId="63A51730" w14:textId="377B75B8" w:rsidR="00773006" w:rsidRPr="00CC6009" w:rsidRDefault="00773006" w:rsidP="00BE5F2D">
      <w:pPr>
        <w:spacing w:line="360" w:lineRule="auto"/>
        <w:rPr>
          <w:rFonts w:asciiTheme="majorBidi" w:hAnsiTheme="majorBidi" w:cstheme="majorBidi"/>
          <w:b/>
          <w:bCs/>
          <w:color w:val="2E74B5" w:themeColor="accent5" w:themeShade="BF"/>
          <w:sz w:val="28"/>
          <w:szCs w:val="28"/>
        </w:rPr>
      </w:pPr>
      <w:r w:rsidRPr="00CC6009">
        <w:rPr>
          <w:rFonts w:asciiTheme="majorBidi" w:hAnsiTheme="majorBidi" w:cstheme="majorBidi"/>
          <w:b/>
          <w:bCs/>
          <w:color w:val="2E74B5" w:themeColor="accent5" w:themeShade="BF"/>
          <w:sz w:val="28"/>
          <w:szCs w:val="28"/>
        </w:rPr>
        <w:lastRenderedPageBreak/>
        <w:t>Level 1 :-</w:t>
      </w:r>
    </w:p>
    <w:p w14:paraId="7E10BA20" w14:textId="19B0BF1B" w:rsidR="004F0260" w:rsidRPr="00CC6009" w:rsidRDefault="000B3D24" w:rsidP="00BE5F2D">
      <w:pPr>
        <w:spacing w:line="360" w:lineRule="auto"/>
        <w:rPr>
          <w:rFonts w:asciiTheme="majorBidi" w:hAnsiTheme="majorBidi" w:cstheme="majorBidi"/>
          <w:b/>
          <w:bCs/>
          <w:color w:val="2E74B5" w:themeColor="accent5" w:themeShade="BF"/>
          <w:sz w:val="28"/>
          <w:szCs w:val="28"/>
        </w:rPr>
      </w:pPr>
      <w:r w:rsidRPr="00CC6009">
        <w:rPr>
          <w:rFonts w:asciiTheme="majorBidi" w:hAnsiTheme="majorBidi" w:cstheme="majorBidi"/>
          <w:b/>
          <w:bCs/>
          <w:noProof/>
          <w:color w:val="2E74B5" w:themeColor="accent5" w:themeShade="BF"/>
          <w:sz w:val="28"/>
          <w:szCs w:val="28"/>
        </w:rPr>
        <w:drawing>
          <wp:anchor distT="0" distB="0" distL="114300" distR="114300" simplePos="0" relativeHeight="251671552" behindDoc="0" locked="0" layoutInCell="1" allowOverlap="1" wp14:anchorId="1E36F946" wp14:editId="4B7FA77F">
            <wp:simplePos x="0" y="0"/>
            <wp:positionH relativeFrom="column">
              <wp:posOffset>0</wp:posOffset>
            </wp:positionH>
            <wp:positionV relativeFrom="paragraph">
              <wp:posOffset>648970</wp:posOffset>
            </wp:positionV>
            <wp:extent cx="5942965" cy="5324475"/>
            <wp:effectExtent l="0" t="0" r="635" b="9525"/>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2965" cy="5324475"/>
                    </a:xfrm>
                    <a:prstGeom prst="rect">
                      <a:avLst/>
                    </a:prstGeom>
                  </pic:spPr>
                </pic:pic>
              </a:graphicData>
            </a:graphic>
            <wp14:sizeRelV relativeFrom="margin">
              <wp14:pctHeight>0</wp14:pctHeight>
            </wp14:sizeRelV>
          </wp:anchor>
        </w:drawing>
      </w:r>
    </w:p>
    <w:p w14:paraId="0A2F7D0B" w14:textId="04ADC6D0" w:rsidR="00773006" w:rsidRPr="00CC6009" w:rsidRDefault="00773006" w:rsidP="00BE5F2D">
      <w:pPr>
        <w:spacing w:line="360" w:lineRule="auto"/>
        <w:rPr>
          <w:rFonts w:asciiTheme="majorBidi" w:hAnsiTheme="majorBidi" w:cstheme="majorBidi"/>
          <w:b/>
          <w:bCs/>
          <w:color w:val="2E74B5" w:themeColor="accent5" w:themeShade="BF"/>
          <w:sz w:val="28"/>
          <w:szCs w:val="28"/>
        </w:rPr>
      </w:pPr>
    </w:p>
    <w:p w14:paraId="6145D754" w14:textId="2B351154" w:rsidR="00773006" w:rsidRPr="00CC6009" w:rsidRDefault="00773006" w:rsidP="00BE5F2D">
      <w:pPr>
        <w:spacing w:line="360" w:lineRule="auto"/>
        <w:rPr>
          <w:rFonts w:asciiTheme="majorBidi" w:hAnsiTheme="majorBidi" w:cstheme="majorBidi"/>
          <w:b/>
          <w:bCs/>
          <w:color w:val="2E74B5" w:themeColor="accent5" w:themeShade="BF"/>
          <w:sz w:val="28"/>
          <w:szCs w:val="28"/>
        </w:rPr>
      </w:pPr>
    </w:p>
    <w:p w14:paraId="32E86FE8" w14:textId="4DBD7736" w:rsidR="00CA758E" w:rsidRPr="00CC6009" w:rsidRDefault="00CA758E" w:rsidP="00BE5F2D">
      <w:pPr>
        <w:spacing w:line="360" w:lineRule="auto"/>
        <w:jc w:val="center"/>
        <w:rPr>
          <w:rFonts w:asciiTheme="majorBidi" w:hAnsiTheme="majorBidi" w:cstheme="majorBidi"/>
          <w:color w:val="2E74B5" w:themeColor="accent5" w:themeShade="BF"/>
          <w:sz w:val="28"/>
          <w:szCs w:val="28"/>
          <w:lang w:bidi="ar-LY"/>
        </w:rPr>
      </w:pPr>
    </w:p>
    <w:p w14:paraId="7355B330" w14:textId="33C1480C" w:rsidR="00CA758E" w:rsidRPr="00CC6009" w:rsidRDefault="00CC24C1" w:rsidP="00BE5F2D">
      <w:pPr>
        <w:spacing w:line="360" w:lineRule="auto"/>
        <w:rPr>
          <w:rFonts w:asciiTheme="majorBidi" w:hAnsiTheme="majorBidi" w:cstheme="majorBidi"/>
          <w:color w:val="2E74B5" w:themeColor="accent5" w:themeShade="BF"/>
          <w:sz w:val="28"/>
          <w:szCs w:val="28"/>
          <w:lang w:bidi="ar-LY"/>
        </w:rPr>
      </w:pPr>
      <w:r w:rsidRPr="00CC6009">
        <w:rPr>
          <w:rFonts w:asciiTheme="majorBidi" w:hAnsiTheme="majorBidi" w:cstheme="majorBidi"/>
          <w:noProof/>
          <w:color w:val="2E74B5" w:themeColor="accent5" w:themeShade="BF"/>
          <w:sz w:val="28"/>
          <w:szCs w:val="28"/>
        </w:rPr>
        <w:lastRenderedPageBreak/>
        <w:drawing>
          <wp:anchor distT="0" distB="0" distL="114300" distR="114300" simplePos="0" relativeHeight="251673600" behindDoc="0" locked="0" layoutInCell="1" allowOverlap="1" wp14:anchorId="18F5BC98" wp14:editId="3A78E896">
            <wp:simplePos x="0" y="0"/>
            <wp:positionH relativeFrom="column">
              <wp:posOffset>0</wp:posOffset>
            </wp:positionH>
            <wp:positionV relativeFrom="paragraph">
              <wp:posOffset>417195</wp:posOffset>
            </wp:positionV>
            <wp:extent cx="5943600" cy="5824220"/>
            <wp:effectExtent l="0" t="0" r="0" b="508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5824220"/>
                    </a:xfrm>
                    <a:prstGeom prst="rect">
                      <a:avLst/>
                    </a:prstGeom>
                  </pic:spPr>
                </pic:pic>
              </a:graphicData>
            </a:graphic>
            <wp14:sizeRelV relativeFrom="margin">
              <wp14:pctHeight>0</wp14:pctHeight>
            </wp14:sizeRelV>
          </wp:anchor>
        </w:drawing>
      </w:r>
      <w:r w:rsidR="00CA758E" w:rsidRPr="00CC6009">
        <w:rPr>
          <w:rFonts w:asciiTheme="majorBidi" w:hAnsiTheme="majorBidi" w:cstheme="majorBidi"/>
          <w:color w:val="2E74B5" w:themeColor="accent5" w:themeShade="BF"/>
          <w:sz w:val="28"/>
          <w:szCs w:val="28"/>
          <w:lang w:bidi="ar-LY"/>
        </w:rPr>
        <w:br w:type="page"/>
      </w:r>
    </w:p>
    <w:p w14:paraId="29FC07AC" w14:textId="744D3B21" w:rsidR="00CA758E" w:rsidRPr="00CC6009" w:rsidRDefault="00372F25" w:rsidP="00BE5F2D">
      <w:pPr>
        <w:spacing w:line="360" w:lineRule="auto"/>
        <w:jc w:val="center"/>
        <w:rPr>
          <w:rFonts w:asciiTheme="majorBidi" w:hAnsiTheme="majorBidi" w:cstheme="majorBidi"/>
          <w:color w:val="2E74B5" w:themeColor="accent5" w:themeShade="BF"/>
          <w:sz w:val="28"/>
          <w:szCs w:val="28"/>
          <w:lang w:bidi="ar-LY"/>
        </w:rPr>
      </w:pPr>
      <w:r w:rsidRPr="00CC6009">
        <w:rPr>
          <w:rFonts w:asciiTheme="majorBidi" w:hAnsiTheme="majorBidi" w:cstheme="majorBidi"/>
          <w:noProof/>
          <w:color w:val="2E74B5" w:themeColor="accent5" w:themeShade="BF"/>
          <w:sz w:val="28"/>
          <w:szCs w:val="28"/>
        </w:rPr>
        <w:lastRenderedPageBreak/>
        <w:drawing>
          <wp:anchor distT="0" distB="0" distL="114300" distR="114300" simplePos="0" relativeHeight="251675648" behindDoc="0" locked="0" layoutInCell="1" allowOverlap="1" wp14:anchorId="0DAA5575" wp14:editId="72504238">
            <wp:simplePos x="0" y="0"/>
            <wp:positionH relativeFrom="column">
              <wp:posOffset>0</wp:posOffset>
            </wp:positionH>
            <wp:positionV relativeFrom="paragraph">
              <wp:posOffset>395605</wp:posOffset>
            </wp:positionV>
            <wp:extent cx="5943600" cy="6292215"/>
            <wp:effectExtent l="0" t="0" r="0" b="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6292215"/>
                    </a:xfrm>
                    <a:prstGeom prst="rect">
                      <a:avLst/>
                    </a:prstGeom>
                  </pic:spPr>
                </pic:pic>
              </a:graphicData>
            </a:graphic>
            <wp14:sizeRelV relativeFrom="margin">
              <wp14:pctHeight>0</wp14:pctHeight>
            </wp14:sizeRelV>
          </wp:anchor>
        </w:drawing>
      </w:r>
    </w:p>
    <w:p w14:paraId="200826EF" w14:textId="665209C2" w:rsidR="00CA758E" w:rsidRPr="00CC6009" w:rsidRDefault="00CA758E" w:rsidP="00BE5F2D">
      <w:pPr>
        <w:spacing w:line="360" w:lineRule="auto"/>
        <w:rPr>
          <w:rFonts w:asciiTheme="majorBidi" w:hAnsiTheme="majorBidi" w:cstheme="majorBidi"/>
          <w:color w:val="2E74B5" w:themeColor="accent5" w:themeShade="BF"/>
          <w:sz w:val="28"/>
          <w:szCs w:val="28"/>
          <w:lang w:bidi="ar-LY"/>
        </w:rPr>
      </w:pPr>
      <w:r w:rsidRPr="00CC6009">
        <w:rPr>
          <w:rFonts w:asciiTheme="majorBidi" w:hAnsiTheme="majorBidi" w:cstheme="majorBidi"/>
          <w:color w:val="2E74B5" w:themeColor="accent5" w:themeShade="BF"/>
          <w:sz w:val="28"/>
          <w:szCs w:val="28"/>
          <w:lang w:bidi="ar-LY"/>
        </w:rPr>
        <w:br w:type="page"/>
      </w:r>
    </w:p>
    <w:p w14:paraId="588CD73D" w14:textId="180E256E" w:rsidR="00CA758E" w:rsidRPr="00CC6009" w:rsidRDefault="009B4D10" w:rsidP="00BE5F2D">
      <w:pPr>
        <w:spacing w:line="360" w:lineRule="auto"/>
        <w:jc w:val="center"/>
        <w:rPr>
          <w:rFonts w:asciiTheme="majorBidi" w:hAnsiTheme="majorBidi" w:cstheme="majorBidi"/>
          <w:color w:val="2E74B5" w:themeColor="accent5" w:themeShade="BF"/>
          <w:sz w:val="28"/>
          <w:szCs w:val="28"/>
          <w:lang w:bidi="ar-LY"/>
        </w:rPr>
      </w:pPr>
      <w:r w:rsidRPr="00CC6009">
        <w:rPr>
          <w:rFonts w:asciiTheme="majorBidi" w:hAnsiTheme="majorBidi" w:cstheme="majorBidi"/>
          <w:noProof/>
          <w:color w:val="2E74B5" w:themeColor="accent5" w:themeShade="BF"/>
          <w:sz w:val="28"/>
          <w:szCs w:val="28"/>
        </w:rPr>
        <w:lastRenderedPageBreak/>
        <w:drawing>
          <wp:anchor distT="0" distB="0" distL="114300" distR="114300" simplePos="0" relativeHeight="251677696" behindDoc="0" locked="0" layoutInCell="1" allowOverlap="1" wp14:anchorId="3C7AFF7B" wp14:editId="2E48D0A4">
            <wp:simplePos x="0" y="0"/>
            <wp:positionH relativeFrom="column">
              <wp:posOffset>0</wp:posOffset>
            </wp:positionH>
            <wp:positionV relativeFrom="paragraph">
              <wp:posOffset>374015</wp:posOffset>
            </wp:positionV>
            <wp:extent cx="5943600" cy="6076315"/>
            <wp:effectExtent l="0" t="0" r="0" b="635"/>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6076315"/>
                    </a:xfrm>
                    <a:prstGeom prst="rect">
                      <a:avLst/>
                    </a:prstGeom>
                  </pic:spPr>
                </pic:pic>
              </a:graphicData>
            </a:graphic>
            <wp14:sizeRelV relativeFrom="margin">
              <wp14:pctHeight>0</wp14:pctHeight>
            </wp14:sizeRelV>
          </wp:anchor>
        </w:drawing>
      </w:r>
    </w:p>
    <w:p w14:paraId="71EA53EE" w14:textId="30C60465" w:rsidR="009B4D10" w:rsidRPr="00CC6009" w:rsidRDefault="00CA758E" w:rsidP="00BE5F2D">
      <w:pPr>
        <w:spacing w:line="360" w:lineRule="auto"/>
        <w:rPr>
          <w:rFonts w:asciiTheme="majorBidi" w:hAnsiTheme="majorBidi" w:cstheme="majorBidi"/>
          <w:color w:val="2E74B5" w:themeColor="accent5" w:themeShade="BF"/>
          <w:sz w:val="28"/>
          <w:szCs w:val="28"/>
          <w:lang w:bidi="ar-LY"/>
        </w:rPr>
      </w:pPr>
      <w:r w:rsidRPr="00CC6009">
        <w:rPr>
          <w:rFonts w:asciiTheme="majorBidi" w:hAnsiTheme="majorBidi" w:cstheme="majorBidi"/>
          <w:color w:val="2E74B5" w:themeColor="accent5" w:themeShade="BF"/>
          <w:sz w:val="28"/>
          <w:szCs w:val="28"/>
          <w:lang w:bidi="ar-LY"/>
        </w:rPr>
        <w:br w:type="page"/>
      </w:r>
    </w:p>
    <w:p w14:paraId="37A373AE" w14:textId="1BA15E70" w:rsidR="005733CA" w:rsidRPr="00CC6009" w:rsidRDefault="005733CA" w:rsidP="00BE5F2D">
      <w:pPr>
        <w:spacing w:line="360" w:lineRule="auto"/>
        <w:rPr>
          <w:rFonts w:asciiTheme="majorBidi" w:hAnsiTheme="majorBidi" w:cstheme="majorBidi"/>
          <w:color w:val="2E74B5" w:themeColor="accent5" w:themeShade="BF"/>
          <w:sz w:val="28"/>
          <w:szCs w:val="28"/>
          <w:lang w:bidi="ar-LY"/>
        </w:rPr>
      </w:pPr>
    </w:p>
    <w:p w14:paraId="0DDF183B" w14:textId="18B0B20D" w:rsidR="005733CA" w:rsidRPr="00CC6009" w:rsidRDefault="00A91859" w:rsidP="00BE5F2D">
      <w:pPr>
        <w:spacing w:line="360" w:lineRule="auto"/>
        <w:rPr>
          <w:rFonts w:asciiTheme="majorBidi" w:hAnsiTheme="majorBidi" w:cstheme="majorBidi"/>
          <w:color w:val="2E74B5" w:themeColor="accent5" w:themeShade="BF"/>
          <w:sz w:val="28"/>
          <w:szCs w:val="28"/>
          <w:lang w:bidi="ar-LY"/>
        </w:rPr>
      </w:pPr>
      <w:r w:rsidRPr="00CC6009">
        <w:rPr>
          <w:rFonts w:asciiTheme="majorBidi" w:hAnsiTheme="majorBidi" w:cstheme="majorBidi"/>
          <w:noProof/>
          <w:color w:val="2E74B5" w:themeColor="accent5" w:themeShade="BF"/>
          <w:sz w:val="28"/>
          <w:szCs w:val="28"/>
        </w:rPr>
        <w:drawing>
          <wp:anchor distT="0" distB="0" distL="114300" distR="114300" simplePos="0" relativeHeight="251679744" behindDoc="0" locked="0" layoutInCell="1" allowOverlap="1" wp14:anchorId="7DA55B8B" wp14:editId="56EF1D6D">
            <wp:simplePos x="0" y="0"/>
            <wp:positionH relativeFrom="column">
              <wp:posOffset>-483235</wp:posOffset>
            </wp:positionH>
            <wp:positionV relativeFrom="paragraph">
              <wp:posOffset>1495425</wp:posOffset>
            </wp:positionV>
            <wp:extent cx="6595110" cy="2685415"/>
            <wp:effectExtent l="0" t="0" r="0" b="635"/>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595110" cy="2685415"/>
                    </a:xfrm>
                    <a:prstGeom prst="rect">
                      <a:avLst/>
                    </a:prstGeom>
                  </pic:spPr>
                </pic:pic>
              </a:graphicData>
            </a:graphic>
            <wp14:sizeRelH relativeFrom="margin">
              <wp14:pctWidth>0</wp14:pctWidth>
            </wp14:sizeRelH>
            <wp14:sizeRelV relativeFrom="margin">
              <wp14:pctHeight>0</wp14:pctHeight>
            </wp14:sizeRelV>
          </wp:anchor>
        </w:drawing>
      </w:r>
      <w:r w:rsidR="005733CA" w:rsidRPr="00CC6009">
        <w:rPr>
          <w:rFonts w:asciiTheme="majorBidi" w:hAnsiTheme="majorBidi" w:cstheme="majorBidi"/>
          <w:color w:val="2E74B5" w:themeColor="accent5" w:themeShade="BF"/>
          <w:sz w:val="28"/>
          <w:szCs w:val="28"/>
          <w:lang w:bidi="ar-LY"/>
        </w:rPr>
        <w:br w:type="page"/>
      </w:r>
    </w:p>
    <w:p w14:paraId="5316A5A2" w14:textId="05E63D1E" w:rsidR="009B4D10" w:rsidRPr="00CC6009" w:rsidRDefault="005733CA" w:rsidP="00BE5F2D">
      <w:pPr>
        <w:spacing w:line="360" w:lineRule="auto"/>
        <w:rPr>
          <w:rFonts w:asciiTheme="majorBidi" w:hAnsiTheme="majorBidi" w:cstheme="majorBidi"/>
          <w:color w:val="2E74B5" w:themeColor="accent5" w:themeShade="BF"/>
          <w:sz w:val="28"/>
          <w:szCs w:val="28"/>
          <w:lang w:bidi="ar-LY"/>
        </w:rPr>
      </w:pPr>
      <w:r w:rsidRPr="00CC6009">
        <w:rPr>
          <w:rFonts w:asciiTheme="majorBidi" w:hAnsiTheme="majorBidi" w:cstheme="majorBidi"/>
          <w:noProof/>
          <w:color w:val="2E74B5" w:themeColor="accent5" w:themeShade="BF"/>
          <w:sz w:val="28"/>
          <w:szCs w:val="28"/>
        </w:rPr>
        <w:lastRenderedPageBreak/>
        <w:drawing>
          <wp:anchor distT="0" distB="0" distL="114300" distR="114300" simplePos="0" relativeHeight="251681792" behindDoc="0" locked="0" layoutInCell="1" allowOverlap="1" wp14:anchorId="2B7342B2" wp14:editId="743C2764">
            <wp:simplePos x="0" y="0"/>
            <wp:positionH relativeFrom="column">
              <wp:posOffset>-360045</wp:posOffset>
            </wp:positionH>
            <wp:positionV relativeFrom="paragraph">
              <wp:posOffset>158115</wp:posOffset>
            </wp:positionV>
            <wp:extent cx="6753225" cy="5536565"/>
            <wp:effectExtent l="0" t="0" r="9525" b="6985"/>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753225" cy="5536565"/>
                    </a:xfrm>
                    <a:prstGeom prst="rect">
                      <a:avLst/>
                    </a:prstGeom>
                  </pic:spPr>
                </pic:pic>
              </a:graphicData>
            </a:graphic>
            <wp14:sizeRelH relativeFrom="margin">
              <wp14:pctWidth>0</wp14:pctWidth>
            </wp14:sizeRelH>
            <wp14:sizeRelV relativeFrom="margin">
              <wp14:pctHeight>0</wp14:pctHeight>
            </wp14:sizeRelV>
          </wp:anchor>
        </w:drawing>
      </w:r>
    </w:p>
    <w:p w14:paraId="527D6CDC" w14:textId="1FA1311F" w:rsidR="00CA758E" w:rsidRPr="00CC6009" w:rsidRDefault="00CA758E" w:rsidP="00BE5F2D">
      <w:pPr>
        <w:spacing w:line="360" w:lineRule="auto"/>
        <w:rPr>
          <w:rFonts w:asciiTheme="majorBidi" w:hAnsiTheme="majorBidi" w:cstheme="majorBidi"/>
          <w:color w:val="2E74B5" w:themeColor="accent5" w:themeShade="BF"/>
          <w:sz w:val="28"/>
          <w:szCs w:val="28"/>
          <w:lang w:bidi="ar-LY"/>
        </w:rPr>
      </w:pPr>
    </w:p>
    <w:p w14:paraId="34EF1832" w14:textId="2C782557" w:rsidR="00CA758E" w:rsidRPr="00CC6009" w:rsidRDefault="00CA758E" w:rsidP="00BE5F2D">
      <w:pPr>
        <w:spacing w:line="360" w:lineRule="auto"/>
        <w:jc w:val="center"/>
        <w:rPr>
          <w:rFonts w:asciiTheme="majorBidi" w:hAnsiTheme="majorBidi" w:cstheme="majorBidi"/>
          <w:color w:val="2E74B5" w:themeColor="accent5" w:themeShade="BF"/>
          <w:sz w:val="28"/>
          <w:szCs w:val="28"/>
          <w:lang w:bidi="ar-LY"/>
        </w:rPr>
      </w:pPr>
    </w:p>
    <w:p w14:paraId="2139F337" w14:textId="77777777" w:rsidR="00A91859" w:rsidRPr="00CC6009" w:rsidRDefault="00A91859" w:rsidP="00BE5F2D">
      <w:pPr>
        <w:spacing w:line="360" w:lineRule="auto"/>
        <w:rPr>
          <w:rFonts w:asciiTheme="majorBidi" w:hAnsiTheme="majorBidi" w:cstheme="majorBidi"/>
          <w:color w:val="2E74B5" w:themeColor="accent5" w:themeShade="BF"/>
          <w:sz w:val="28"/>
          <w:szCs w:val="28"/>
          <w:lang w:bidi="ar-LY"/>
        </w:rPr>
      </w:pPr>
    </w:p>
    <w:p w14:paraId="3DD61F18" w14:textId="77777777" w:rsidR="00A91859" w:rsidRPr="00CC6009" w:rsidRDefault="00A91859" w:rsidP="00BE5F2D">
      <w:pPr>
        <w:spacing w:line="360" w:lineRule="auto"/>
        <w:rPr>
          <w:rFonts w:asciiTheme="majorBidi" w:hAnsiTheme="majorBidi" w:cstheme="majorBidi"/>
          <w:color w:val="2E74B5" w:themeColor="accent5" w:themeShade="BF"/>
          <w:sz w:val="28"/>
          <w:szCs w:val="28"/>
          <w:lang w:bidi="ar-LY"/>
        </w:rPr>
      </w:pPr>
      <w:r w:rsidRPr="00CC6009">
        <w:rPr>
          <w:rFonts w:asciiTheme="majorBidi" w:hAnsiTheme="majorBidi" w:cstheme="majorBidi"/>
          <w:color w:val="2E74B5" w:themeColor="accent5" w:themeShade="BF"/>
          <w:sz w:val="28"/>
          <w:szCs w:val="28"/>
          <w:lang w:bidi="ar-LY"/>
        </w:rPr>
        <w:br w:type="page"/>
      </w:r>
    </w:p>
    <w:p w14:paraId="46EC55C9" w14:textId="1FAC8D56" w:rsidR="00E516A2" w:rsidRPr="00CC6009" w:rsidRDefault="003902BA" w:rsidP="00BE5F2D">
      <w:pPr>
        <w:spacing w:before="240" w:line="360" w:lineRule="auto"/>
        <w:rPr>
          <w:rFonts w:asciiTheme="majorBidi" w:hAnsiTheme="majorBidi" w:cstheme="majorBidi"/>
          <w:b/>
          <w:bCs/>
          <w:color w:val="2E74B5" w:themeColor="accent5" w:themeShade="BF"/>
          <w:sz w:val="28"/>
          <w:szCs w:val="28"/>
        </w:rPr>
      </w:pPr>
      <w:r w:rsidRPr="00CC6009">
        <w:rPr>
          <w:rFonts w:asciiTheme="majorBidi" w:hAnsiTheme="majorBidi" w:cstheme="majorBidi"/>
          <w:noProof/>
          <w:color w:val="2E74B5" w:themeColor="accent5" w:themeShade="BF"/>
          <w:sz w:val="28"/>
          <w:szCs w:val="28"/>
        </w:rPr>
        <w:lastRenderedPageBreak/>
        <w:drawing>
          <wp:anchor distT="0" distB="0" distL="114300" distR="114300" simplePos="0" relativeHeight="251683840" behindDoc="0" locked="0" layoutInCell="1" allowOverlap="1" wp14:anchorId="511D3D33" wp14:editId="63863717">
            <wp:simplePos x="0" y="0"/>
            <wp:positionH relativeFrom="column">
              <wp:posOffset>-511200</wp:posOffset>
            </wp:positionH>
            <wp:positionV relativeFrom="paragraph">
              <wp:posOffset>914400</wp:posOffset>
            </wp:positionV>
            <wp:extent cx="6731635" cy="6141465"/>
            <wp:effectExtent l="0" t="0" r="0" b="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731660" cy="6141488"/>
                    </a:xfrm>
                    <a:prstGeom prst="rect">
                      <a:avLst/>
                    </a:prstGeom>
                  </pic:spPr>
                </pic:pic>
              </a:graphicData>
            </a:graphic>
            <wp14:sizeRelH relativeFrom="margin">
              <wp14:pctWidth>0</wp14:pctWidth>
            </wp14:sizeRelH>
            <wp14:sizeRelV relativeFrom="margin">
              <wp14:pctHeight>0</wp14:pctHeight>
            </wp14:sizeRelV>
          </wp:anchor>
        </w:drawing>
      </w:r>
      <w:r w:rsidR="00CA758E" w:rsidRPr="00CC6009">
        <w:rPr>
          <w:rFonts w:asciiTheme="majorBidi" w:hAnsiTheme="majorBidi" w:cstheme="majorBidi"/>
          <w:color w:val="2E74B5" w:themeColor="accent5" w:themeShade="BF"/>
          <w:sz w:val="28"/>
          <w:szCs w:val="28"/>
          <w:lang w:bidi="ar-LY"/>
        </w:rPr>
        <w:br w:type="page"/>
      </w:r>
    </w:p>
    <w:p w14:paraId="6326CE1F" w14:textId="62BE6429" w:rsidR="00A423DD" w:rsidRPr="00CC6009" w:rsidRDefault="00A423DD" w:rsidP="00BE5F2D">
      <w:pPr>
        <w:spacing w:before="240" w:line="360" w:lineRule="auto"/>
        <w:rPr>
          <w:rFonts w:asciiTheme="majorBidi" w:hAnsiTheme="majorBidi" w:cstheme="majorBidi"/>
          <w:b/>
          <w:bCs/>
          <w:color w:val="2E74B5" w:themeColor="accent5" w:themeShade="BF"/>
          <w:sz w:val="28"/>
          <w:szCs w:val="28"/>
        </w:rPr>
      </w:pPr>
    </w:p>
    <w:p w14:paraId="420E5FBC" w14:textId="77777777" w:rsidR="003339D0" w:rsidRPr="00CC6009" w:rsidRDefault="003339D0" w:rsidP="00BE5F2D">
      <w:pPr>
        <w:spacing w:before="240" w:line="360" w:lineRule="auto"/>
        <w:rPr>
          <w:rFonts w:asciiTheme="majorBidi" w:hAnsiTheme="majorBidi" w:cstheme="majorBidi"/>
          <w:b/>
          <w:bCs/>
          <w:color w:val="2E74B5" w:themeColor="accent5" w:themeShade="BF"/>
          <w:sz w:val="28"/>
          <w:szCs w:val="28"/>
        </w:rPr>
      </w:pPr>
    </w:p>
    <w:p w14:paraId="38535F09" w14:textId="77777777" w:rsidR="00AB4412" w:rsidRPr="00CC6009" w:rsidRDefault="00AB4412" w:rsidP="00BE5F2D">
      <w:pPr>
        <w:spacing w:before="240" w:line="360" w:lineRule="auto"/>
        <w:rPr>
          <w:rFonts w:asciiTheme="majorBidi" w:hAnsiTheme="majorBidi" w:cstheme="majorBidi"/>
          <w:b/>
          <w:bCs/>
          <w:color w:val="2E74B5" w:themeColor="accent5" w:themeShade="BF"/>
          <w:sz w:val="28"/>
          <w:szCs w:val="28"/>
          <w:rtl/>
        </w:rPr>
      </w:pPr>
    </w:p>
    <w:p w14:paraId="256B2363" w14:textId="77777777" w:rsidR="000B63A8" w:rsidRPr="00CC6009" w:rsidRDefault="000B63A8" w:rsidP="00BE5F2D">
      <w:pPr>
        <w:spacing w:before="240" w:line="360" w:lineRule="auto"/>
        <w:rPr>
          <w:rFonts w:asciiTheme="majorBidi" w:hAnsiTheme="majorBidi" w:cstheme="majorBidi"/>
          <w:b/>
          <w:bCs/>
          <w:color w:val="2E74B5" w:themeColor="accent5" w:themeShade="BF"/>
          <w:sz w:val="28"/>
          <w:szCs w:val="28"/>
          <w:rtl/>
        </w:rPr>
      </w:pPr>
    </w:p>
    <w:p w14:paraId="257D71C7" w14:textId="77777777" w:rsidR="000B63A8" w:rsidRPr="00CC6009" w:rsidRDefault="000B63A8" w:rsidP="00BE5F2D">
      <w:pPr>
        <w:spacing w:before="240" w:line="360" w:lineRule="auto"/>
        <w:rPr>
          <w:rFonts w:asciiTheme="majorBidi" w:hAnsiTheme="majorBidi" w:cstheme="majorBidi"/>
          <w:b/>
          <w:bCs/>
          <w:color w:val="2E74B5" w:themeColor="accent5" w:themeShade="BF"/>
          <w:sz w:val="28"/>
          <w:szCs w:val="28"/>
          <w:rtl/>
        </w:rPr>
      </w:pPr>
    </w:p>
    <w:p w14:paraId="29FC7F6A" w14:textId="77777777" w:rsidR="000B63A8" w:rsidRPr="00CC6009" w:rsidRDefault="000B63A8" w:rsidP="00BE5F2D">
      <w:pPr>
        <w:spacing w:before="240" w:line="360" w:lineRule="auto"/>
        <w:rPr>
          <w:rFonts w:asciiTheme="majorBidi" w:hAnsiTheme="majorBidi" w:cstheme="majorBidi"/>
          <w:b/>
          <w:bCs/>
          <w:color w:val="2E74B5" w:themeColor="accent5" w:themeShade="BF"/>
          <w:sz w:val="28"/>
          <w:szCs w:val="28"/>
          <w:rtl/>
        </w:rPr>
      </w:pPr>
    </w:p>
    <w:p w14:paraId="567E78A8" w14:textId="77777777" w:rsidR="000B63A8" w:rsidRPr="00CC6009" w:rsidRDefault="000B63A8" w:rsidP="00BE5F2D">
      <w:pPr>
        <w:spacing w:before="240" w:line="360" w:lineRule="auto"/>
        <w:rPr>
          <w:rFonts w:asciiTheme="majorBidi" w:hAnsiTheme="majorBidi" w:cstheme="majorBidi"/>
          <w:b/>
          <w:bCs/>
          <w:color w:val="2E74B5" w:themeColor="accent5" w:themeShade="BF"/>
          <w:sz w:val="28"/>
          <w:szCs w:val="28"/>
          <w:rtl/>
        </w:rPr>
      </w:pPr>
    </w:p>
    <w:p w14:paraId="6C3F88C2" w14:textId="77777777" w:rsidR="000B63A8" w:rsidRPr="00CC6009" w:rsidRDefault="000B63A8" w:rsidP="00BE5F2D">
      <w:pPr>
        <w:spacing w:before="240" w:line="360" w:lineRule="auto"/>
        <w:rPr>
          <w:rFonts w:asciiTheme="majorBidi" w:hAnsiTheme="majorBidi" w:cstheme="majorBidi"/>
          <w:b/>
          <w:bCs/>
          <w:color w:val="2E74B5" w:themeColor="accent5" w:themeShade="BF"/>
          <w:sz w:val="28"/>
          <w:szCs w:val="28"/>
        </w:rPr>
      </w:pPr>
    </w:p>
    <w:p w14:paraId="4C7E006A" w14:textId="74872472" w:rsidR="0061171A" w:rsidRPr="00CC6009" w:rsidRDefault="0061171A" w:rsidP="00BE5F2D">
      <w:pPr>
        <w:spacing w:line="360" w:lineRule="auto"/>
        <w:ind w:left="-951"/>
        <w:jc w:val="center"/>
        <w:outlineLvl w:val="0"/>
        <w:rPr>
          <w:rFonts w:asciiTheme="majorBidi" w:hAnsiTheme="majorBidi" w:cstheme="majorBidi"/>
          <w:b/>
          <w:bCs/>
          <w:color w:val="2E74B5" w:themeColor="accent5" w:themeShade="BF"/>
          <w:sz w:val="28"/>
          <w:szCs w:val="28"/>
        </w:rPr>
      </w:pPr>
      <w:r w:rsidRPr="00CC6009">
        <w:rPr>
          <w:rFonts w:asciiTheme="majorBidi" w:hAnsiTheme="majorBidi" w:cstheme="majorBidi"/>
          <w:b/>
          <w:bCs/>
          <w:color w:val="2E74B5" w:themeColor="accent5" w:themeShade="BF"/>
          <w:sz w:val="28"/>
          <w:szCs w:val="28"/>
          <w:rtl/>
        </w:rPr>
        <w:t>مرحلة التصميم</w:t>
      </w:r>
      <w:r w:rsidR="0099352E" w:rsidRPr="00CC6009">
        <w:rPr>
          <w:rFonts w:asciiTheme="majorBidi" w:hAnsiTheme="majorBidi" w:cstheme="majorBidi"/>
          <w:b/>
          <w:bCs/>
          <w:color w:val="2E74B5" w:themeColor="accent5" w:themeShade="BF"/>
          <w:sz w:val="28"/>
          <w:szCs w:val="28"/>
          <w:rtl/>
        </w:rPr>
        <w:t xml:space="preserve">  </w:t>
      </w:r>
      <w:r w:rsidR="0076505A" w:rsidRPr="00CC6009">
        <w:rPr>
          <w:rFonts w:asciiTheme="majorBidi" w:hAnsiTheme="majorBidi" w:cstheme="majorBidi"/>
          <w:b/>
          <w:bCs/>
          <w:color w:val="2E74B5" w:themeColor="accent5" w:themeShade="BF"/>
          <w:sz w:val="28"/>
          <w:szCs w:val="28"/>
          <w:rtl/>
        </w:rPr>
        <w:t xml:space="preserve">  </w:t>
      </w:r>
    </w:p>
    <w:p w14:paraId="18E2CA49" w14:textId="62032ABF" w:rsidR="0061171A" w:rsidRPr="00CC6009" w:rsidRDefault="000B63A8" w:rsidP="000B63A8">
      <w:pPr>
        <w:spacing w:line="360" w:lineRule="auto"/>
        <w:rPr>
          <w:rFonts w:asciiTheme="majorBidi" w:hAnsiTheme="majorBidi" w:cstheme="majorBidi"/>
          <w:b/>
          <w:bCs/>
          <w:color w:val="2E74B5" w:themeColor="accent5" w:themeShade="BF"/>
          <w:sz w:val="28"/>
          <w:szCs w:val="28"/>
        </w:rPr>
      </w:pPr>
      <w:r w:rsidRPr="00CC6009">
        <w:rPr>
          <w:rFonts w:asciiTheme="majorBidi" w:hAnsiTheme="majorBidi" w:cstheme="majorBidi"/>
          <w:b/>
          <w:bCs/>
          <w:color w:val="2E74B5" w:themeColor="accent5" w:themeShade="BF"/>
          <w:sz w:val="28"/>
          <w:szCs w:val="28"/>
        </w:rPr>
        <w:t xml:space="preserve">                                                  </w:t>
      </w:r>
      <w:r w:rsidR="0061171A" w:rsidRPr="00CC6009">
        <w:rPr>
          <w:rFonts w:asciiTheme="majorBidi" w:hAnsiTheme="majorBidi" w:cstheme="majorBidi"/>
          <w:b/>
          <w:bCs/>
          <w:color w:val="2E74B5" w:themeColor="accent5" w:themeShade="BF"/>
          <w:sz w:val="28"/>
          <w:szCs w:val="28"/>
        </w:rPr>
        <w:t>Designing Phase</w:t>
      </w:r>
    </w:p>
    <w:p w14:paraId="71F48422" w14:textId="77777777" w:rsidR="0061171A" w:rsidRPr="00CC6009" w:rsidRDefault="0061171A" w:rsidP="00BE5F2D">
      <w:pPr>
        <w:spacing w:before="240" w:line="360" w:lineRule="auto"/>
        <w:jc w:val="center"/>
        <w:rPr>
          <w:rFonts w:asciiTheme="majorBidi" w:hAnsiTheme="majorBidi" w:cstheme="majorBidi"/>
          <w:b/>
          <w:bCs/>
          <w:color w:val="2E74B5" w:themeColor="accent5" w:themeShade="BF"/>
          <w:sz w:val="28"/>
          <w:szCs w:val="28"/>
          <w:rtl/>
        </w:rPr>
      </w:pPr>
    </w:p>
    <w:p w14:paraId="6EE07EEE" w14:textId="4420E57C" w:rsidR="00CA758E" w:rsidRPr="00CC6009" w:rsidRDefault="00CA758E" w:rsidP="00BE5F2D">
      <w:pPr>
        <w:spacing w:line="360" w:lineRule="auto"/>
        <w:jc w:val="center"/>
        <w:rPr>
          <w:rFonts w:asciiTheme="majorBidi" w:hAnsiTheme="majorBidi" w:cstheme="majorBidi"/>
          <w:color w:val="2E74B5" w:themeColor="accent5" w:themeShade="BF"/>
          <w:sz w:val="28"/>
          <w:szCs w:val="28"/>
          <w:lang w:bidi="ar-LY"/>
        </w:rPr>
      </w:pPr>
    </w:p>
    <w:p w14:paraId="79069E0E" w14:textId="09692F29" w:rsidR="00865CFA" w:rsidRPr="00CC6009" w:rsidRDefault="00CA758E" w:rsidP="00BE5F2D">
      <w:pPr>
        <w:spacing w:line="360" w:lineRule="auto"/>
        <w:jc w:val="center"/>
        <w:rPr>
          <w:rFonts w:asciiTheme="majorBidi" w:hAnsiTheme="majorBidi" w:cstheme="majorBidi"/>
          <w:color w:val="2E74B5" w:themeColor="accent5" w:themeShade="BF"/>
          <w:sz w:val="28"/>
          <w:szCs w:val="28"/>
          <w:lang w:bidi="ar-LY"/>
        </w:rPr>
      </w:pPr>
      <w:r w:rsidRPr="00CC6009">
        <w:rPr>
          <w:rFonts w:asciiTheme="majorBidi" w:hAnsiTheme="majorBidi" w:cstheme="majorBidi"/>
          <w:color w:val="2E74B5" w:themeColor="accent5" w:themeShade="BF"/>
          <w:sz w:val="28"/>
          <w:szCs w:val="28"/>
          <w:lang w:bidi="ar-LY"/>
        </w:rPr>
        <w:br w:type="page"/>
      </w:r>
    </w:p>
    <w:p w14:paraId="0DEA77A6" w14:textId="77777777" w:rsidR="00865CFA" w:rsidRPr="00CC6009" w:rsidRDefault="00865CFA" w:rsidP="00BE5F2D">
      <w:pPr>
        <w:spacing w:line="360" w:lineRule="auto"/>
        <w:jc w:val="right"/>
        <w:rPr>
          <w:rFonts w:asciiTheme="majorBidi" w:hAnsiTheme="majorBidi" w:cstheme="majorBidi"/>
          <w:b/>
          <w:bCs/>
          <w:color w:val="2E74B5" w:themeColor="accent5" w:themeShade="BF"/>
          <w:sz w:val="28"/>
          <w:szCs w:val="28"/>
          <w:rtl/>
        </w:rPr>
      </w:pPr>
      <w:r w:rsidRPr="00CC6009">
        <w:rPr>
          <w:rFonts w:asciiTheme="majorBidi" w:hAnsiTheme="majorBidi" w:cstheme="majorBidi"/>
          <w:b/>
          <w:bCs/>
          <w:color w:val="2E74B5" w:themeColor="accent5" w:themeShade="BF"/>
          <w:sz w:val="28"/>
          <w:szCs w:val="28"/>
          <w:rtl/>
        </w:rPr>
        <w:lastRenderedPageBreak/>
        <w:t>4.1 - نبذة عن المرحلة التصميمية</w:t>
      </w:r>
      <w:r w:rsidRPr="00CC6009">
        <w:rPr>
          <w:rFonts w:asciiTheme="majorBidi" w:hAnsiTheme="majorBidi" w:cstheme="majorBidi"/>
          <w:b/>
          <w:bCs/>
          <w:color w:val="2E74B5" w:themeColor="accent5" w:themeShade="BF"/>
          <w:sz w:val="28"/>
          <w:szCs w:val="28"/>
        </w:rPr>
        <w:t xml:space="preserve"> </w:t>
      </w:r>
    </w:p>
    <w:p w14:paraId="76FCD8D1" w14:textId="77777777" w:rsidR="00865CFA" w:rsidRPr="00CC6009" w:rsidRDefault="00865CFA" w:rsidP="00BE5F2D">
      <w:pPr>
        <w:spacing w:line="360" w:lineRule="auto"/>
        <w:jc w:val="right"/>
        <w:rPr>
          <w:rFonts w:asciiTheme="majorBidi" w:hAnsiTheme="majorBidi" w:cstheme="majorBidi"/>
          <w:color w:val="0D0D0D"/>
          <w:sz w:val="28"/>
          <w:szCs w:val="28"/>
          <w:rtl/>
        </w:rPr>
      </w:pPr>
      <w:r w:rsidRPr="00CC6009">
        <w:rPr>
          <w:rFonts w:asciiTheme="majorBidi" w:hAnsiTheme="majorBidi" w:cstheme="majorBidi"/>
          <w:sz w:val="28"/>
          <w:szCs w:val="28"/>
          <w:rtl/>
        </w:rPr>
        <w:t xml:space="preserve">بناءً على ما تم القيام به في مرحلة التحليل وبعد تحليل مدخلات ومخرجات </w:t>
      </w:r>
      <w:r w:rsidRPr="00B91D71">
        <w:rPr>
          <w:rFonts w:asciiTheme="majorBidi" w:hAnsiTheme="majorBidi" w:cstheme="majorBidi"/>
          <w:color w:val="FF0000"/>
          <w:sz w:val="28"/>
          <w:szCs w:val="28"/>
          <w:rtl/>
          <w:rPrChange w:id="49" w:author="E6410" w:date="2024-08-28T19:01:00Z">
            <w:rPr>
              <w:rFonts w:asciiTheme="majorBidi" w:hAnsiTheme="majorBidi" w:cstheme="majorBidi"/>
              <w:sz w:val="28"/>
              <w:szCs w:val="28"/>
              <w:rtl/>
            </w:rPr>
          </w:rPrChange>
        </w:rPr>
        <w:t>النظام القائم</w:t>
      </w:r>
      <w:r w:rsidRPr="00CC6009">
        <w:rPr>
          <w:rFonts w:asciiTheme="majorBidi" w:hAnsiTheme="majorBidi" w:cstheme="majorBidi"/>
          <w:sz w:val="28"/>
          <w:szCs w:val="28"/>
          <w:rtl/>
        </w:rPr>
        <w:t xml:space="preserve"> من الدراسة التحليلية والخروج بفهم كامل للنظام</w:t>
      </w:r>
      <w:r w:rsidRPr="00CC6009">
        <w:rPr>
          <w:rFonts w:asciiTheme="majorBidi" w:hAnsiTheme="majorBidi" w:cstheme="majorBidi"/>
          <w:color w:val="0D0D0D"/>
          <w:sz w:val="28"/>
          <w:szCs w:val="28"/>
          <w:rtl/>
        </w:rPr>
        <w:t>، فإنه من الممكن وضع التصميم الملائم للنظام الجديد، بحيث تكون الدراسة التصميمية معتمدة على ما تم استنتاجه من الدراسة التحليلية وذلك لتحقيق كافة متطلبات النظام وجعلها تعمل بصورة منظمة ومرتبة.</w:t>
      </w:r>
    </w:p>
    <w:p w14:paraId="5D16CEFF" w14:textId="77777777" w:rsidR="00865CFA" w:rsidRPr="00CC6009" w:rsidRDefault="00865CFA" w:rsidP="00BE5F2D">
      <w:pPr>
        <w:spacing w:line="360" w:lineRule="auto"/>
        <w:jc w:val="right"/>
        <w:rPr>
          <w:rFonts w:asciiTheme="majorBidi" w:hAnsiTheme="majorBidi" w:cstheme="majorBidi"/>
          <w:color w:val="0D0D0D"/>
          <w:sz w:val="28"/>
          <w:szCs w:val="28"/>
          <w:rtl/>
        </w:rPr>
      </w:pPr>
      <w:r w:rsidRPr="00CC6009">
        <w:rPr>
          <w:rFonts w:asciiTheme="majorBidi" w:hAnsiTheme="majorBidi" w:cstheme="majorBidi"/>
          <w:color w:val="0D0D0D"/>
          <w:sz w:val="28"/>
          <w:szCs w:val="28"/>
          <w:rtl/>
        </w:rPr>
        <w:t>وتعد مرحلة التصميم من المراحل المهمة وتعتبر الدعامة والركيزة الأساسية التي من خلالها نستطيع معرفة كيفية التعامل مع البيانات كما يتم فيها تحويل المتطلبات إلى صيغ تقنية.</w:t>
      </w:r>
    </w:p>
    <w:p w14:paraId="4F0FFD41" w14:textId="77777777" w:rsidR="00865CFA" w:rsidRDefault="00865CFA" w:rsidP="00BE5F2D">
      <w:pPr>
        <w:spacing w:line="360" w:lineRule="auto"/>
        <w:jc w:val="right"/>
        <w:rPr>
          <w:rFonts w:asciiTheme="majorBidi" w:hAnsiTheme="majorBidi" w:cstheme="majorBidi"/>
          <w:color w:val="0D0D0D"/>
          <w:sz w:val="28"/>
          <w:szCs w:val="28"/>
          <w:rtl/>
        </w:rPr>
      </w:pPr>
      <w:r w:rsidRPr="00CC6009">
        <w:rPr>
          <w:rFonts w:asciiTheme="majorBidi" w:hAnsiTheme="majorBidi" w:cstheme="majorBidi"/>
          <w:color w:val="0D0D0D"/>
          <w:sz w:val="28"/>
          <w:szCs w:val="28"/>
          <w:rtl/>
        </w:rPr>
        <w:t>والهدف منها تسهيل العمليات والإجراءات التي يقوم بها النظام وذلك من أجل الوصول إلى نظام جديد يقوم بأداء الوظائف المطلوبة على أكمل وجه وبصورة منظمة ومرتبة لتوفير الوقت والجهد وزيادة السرعة والدقة وبأقل تكاليف.</w:t>
      </w:r>
    </w:p>
    <w:p w14:paraId="5D2985BC" w14:textId="77777777" w:rsidR="004E43D1" w:rsidRPr="00CC6009" w:rsidRDefault="004E43D1" w:rsidP="004E43D1">
      <w:pPr>
        <w:spacing w:line="360" w:lineRule="auto"/>
        <w:contextualSpacing/>
        <w:rPr>
          <w:rFonts w:asciiTheme="majorBidi" w:eastAsia="Calibri" w:hAnsiTheme="majorBidi" w:cstheme="majorBidi"/>
          <w:color w:val="0D0D0D"/>
          <w:sz w:val="28"/>
          <w:szCs w:val="28"/>
          <w:rtl/>
        </w:rPr>
      </w:pPr>
    </w:p>
    <w:p w14:paraId="1975F44A" w14:textId="1A4B2CFF" w:rsidR="004E43D1" w:rsidRPr="004E43D1" w:rsidRDefault="004E43D1" w:rsidP="004E43D1">
      <w:pPr>
        <w:spacing w:line="360" w:lineRule="auto"/>
        <w:jc w:val="right"/>
        <w:rPr>
          <w:rFonts w:asciiTheme="majorBidi" w:eastAsia="Calibri" w:hAnsiTheme="majorBidi" w:cstheme="majorBidi"/>
          <w:b/>
          <w:bCs/>
          <w:color w:val="2E74B5" w:themeColor="accent5" w:themeShade="BF"/>
          <w:sz w:val="28"/>
          <w:szCs w:val="28"/>
          <w:rtl/>
        </w:rPr>
      </w:pPr>
      <w:r w:rsidRPr="00CC6009">
        <w:rPr>
          <w:rFonts w:asciiTheme="majorBidi" w:eastAsia="Calibri" w:hAnsiTheme="majorBidi" w:cstheme="majorBidi"/>
          <w:b/>
          <w:bCs/>
          <w:color w:val="2E74B5" w:themeColor="accent5" w:themeShade="BF"/>
          <w:sz w:val="28"/>
          <w:szCs w:val="28"/>
          <w:rtl/>
        </w:rPr>
        <w:t xml:space="preserve">تصميم قاعدة البيانات </w:t>
      </w:r>
      <w:r w:rsidRPr="00CC6009">
        <w:rPr>
          <w:rFonts w:asciiTheme="majorBidi" w:eastAsia="Calibri" w:hAnsiTheme="majorBidi" w:cstheme="majorBidi"/>
          <w:b/>
          <w:bCs/>
          <w:color w:val="2E74B5" w:themeColor="accent5" w:themeShade="BF"/>
          <w:sz w:val="28"/>
          <w:szCs w:val="28"/>
        </w:rPr>
        <w:t xml:space="preserve">  - 4.2 </w:t>
      </w:r>
    </w:p>
    <w:p w14:paraId="337380AE" w14:textId="77777777" w:rsidR="00865CFA" w:rsidRPr="00CC6009" w:rsidRDefault="00865CFA" w:rsidP="00BE5F2D">
      <w:pPr>
        <w:spacing w:line="360" w:lineRule="auto"/>
        <w:jc w:val="right"/>
        <w:rPr>
          <w:rFonts w:asciiTheme="majorBidi" w:hAnsiTheme="majorBidi" w:cstheme="majorBidi"/>
          <w:color w:val="0D0D0D"/>
          <w:sz w:val="28"/>
          <w:szCs w:val="28"/>
          <w:rtl/>
        </w:rPr>
      </w:pPr>
      <w:r w:rsidRPr="00CC6009">
        <w:rPr>
          <w:rFonts w:asciiTheme="majorBidi" w:eastAsia="Calibri" w:hAnsiTheme="majorBidi" w:cstheme="majorBidi"/>
          <w:color w:val="0D0D0D"/>
          <w:sz w:val="28"/>
          <w:szCs w:val="28"/>
          <w:rtl/>
        </w:rPr>
        <w:t xml:space="preserve">تنقسم هذه المرحلة إلى: </w:t>
      </w:r>
    </w:p>
    <w:p w14:paraId="711C536C" w14:textId="77777777" w:rsidR="00865CFA" w:rsidRPr="00CC6009" w:rsidRDefault="00865CFA" w:rsidP="00BE5F2D">
      <w:pPr>
        <w:pStyle w:val="ListParagraph"/>
        <w:numPr>
          <w:ilvl w:val="0"/>
          <w:numId w:val="22"/>
        </w:numPr>
        <w:spacing w:line="360" w:lineRule="auto"/>
        <w:rPr>
          <w:rFonts w:asciiTheme="majorBidi" w:eastAsia="Calibri" w:hAnsiTheme="majorBidi" w:cstheme="majorBidi"/>
          <w:color w:val="0D0D0D"/>
          <w:sz w:val="28"/>
          <w:szCs w:val="28"/>
        </w:rPr>
      </w:pPr>
      <w:r w:rsidRPr="00CC6009">
        <w:rPr>
          <w:rFonts w:asciiTheme="majorBidi" w:eastAsia="Calibri" w:hAnsiTheme="majorBidi" w:cstheme="majorBidi"/>
          <w:b/>
          <w:bCs/>
          <w:color w:val="0D0D0D"/>
          <w:sz w:val="28"/>
          <w:szCs w:val="28"/>
          <w:rtl/>
        </w:rPr>
        <w:t>تصميم قاعدة البيانات</w:t>
      </w:r>
      <w:r w:rsidRPr="00CC6009">
        <w:rPr>
          <w:rFonts w:asciiTheme="majorBidi" w:eastAsia="Calibri" w:hAnsiTheme="majorBidi" w:cstheme="majorBidi"/>
          <w:color w:val="0D0D0D"/>
          <w:sz w:val="28"/>
          <w:szCs w:val="28"/>
          <w:rtl/>
        </w:rPr>
        <w:t xml:space="preserve">  أي شرح بيئة الملفات ووصف الحقول الموجودة فيها ، مع بيان نوعها وحجمها وتعرف بتصميم العمليات.</w:t>
      </w:r>
    </w:p>
    <w:p w14:paraId="66B9499F" w14:textId="77777777" w:rsidR="00865CFA" w:rsidRPr="00CC6009" w:rsidRDefault="00865CFA" w:rsidP="00BE5F2D">
      <w:pPr>
        <w:spacing w:line="360" w:lineRule="auto"/>
        <w:jc w:val="right"/>
        <w:rPr>
          <w:rFonts w:asciiTheme="majorBidi" w:eastAsia="Calibri" w:hAnsiTheme="majorBidi" w:cstheme="majorBidi"/>
          <w:color w:val="0D0D0D"/>
          <w:sz w:val="28"/>
          <w:szCs w:val="28"/>
          <w:rtl/>
        </w:rPr>
      </w:pPr>
      <w:r w:rsidRPr="00CC6009">
        <w:rPr>
          <w:rFonts w:asciiTheme="majorBidi" w:eastAsia="Calibri" w:hAnsiTheme="majorBidi" w:cstheme="majorBidi"/>
          <w:color w:val="0D0D0D"/>
          <w:sz w:val="28"/>
          <w:szCs w:val="28"/>
          <w:rtl/>
        </w:rPr>
        <w:t xml:space="preserve">        سوف نستعمل هذه الأدوات في التصميم :</w:t>
      </w:r>
    </w:p>
    <w:p w14:paraId="6D4A4E79" w14:textId="77777777" w:rsidR="00865CFA" w:rsidRPr="00CC6009" w:rsidRDefault="00865CFA" w:rsidP="00BE5F2D">
      <w:pPr>
        <w:pStyle w:val="ListParagraph"/>
        <w:numPr>
          <w:ilvl w:val="0"/>
          <w:numId w:val="23"/>
        </w:numPr>
        <w:spacing w:line="360" w:lineRule="auto"/>
        <w:rPr>
          <w:rFonts w:asciiTheme="majorBidi" w:eastAsia="Calibri" w:hAnsiTheme="majorBidi" w:cstheme="majorBidi"/>
          <w:sz w:val="28"/>
          <w:szCs w:val="28"/>
        </w:rPr>
      </w:pPr>
      <w:commentRangeStart w:id="50"/>
      <w:r w:rsidRPr="00CC6009">
        <w:rPr>
          <w:rFonts w:asciiTheme="majorBidi" w:hAnsiTheme="majorBidi" w:cstheme="majorBidi"/>
          <w:sz w:val="28"/>
          <w:szCs w:val="28"/>
          <w:rtl/>
        </w:rPr>
        <w:t>قاموس</w:t>
      </w:r>
      <w:r w:rsidRPr="00CC6009">
        <w:rPr>
          <w:rFonts w:asciiTheme="majorBidi" w:hAnsiTheme="majorBidi" w:cstheme="majorBidi"/>
          <w:b/>
          <w:bCs/>
          <w:sz w:val="28"/>
          <w:szCs w:val="28"/>
          <w:rtl/>
        </w:rPr>
        <w:t xml:space="preserve"> </w:t>
      </w:r>
      <w:r w:rsidRPr="00CC6009">
        <w:rPr>
          <w:rFonts w:asciiTheme="majorBidi" w:hAnsiTheme="majorBidi" w:cstheme="majorBidi"/>
          <w:sz w:val="28"/>
          <w:szCs w:val="28"/>
          <w:rtl/>
        </w:rPr>
        <w:t>البيانات</w:t>
      </w:r>
      <w:r w:rsidRPr="00CC6009">
        <w:rPr>
          <w:rFonts w:asciiTheme="majorBidi" w:eastAsia="Calibri" w:hAnsiTheme="majorBidi" w:cstheme="majorBidi"/>
          <w:sz w:val="28"/>
          <w:szCs w:val="28"/>
          <w:rtl/>
        </w:rPr>
        <w:t>.</w:t>
      </w:r>
      <w:commentRangeEnd w:id="50"/>
      <w:r w:rsidR="00B91D71">
        <w:rPr>
          <w:rStyle w:val="CommentReference"/>
          <w:rFonts w:eastAsiaTheme="minorEastAsia"/>
          <w:rtl/>
        </w:rPr>
        <w:commentReference w:id="50"/>
      </w:r>
    </w:p>
    <w:p w14:paraId="56B15F82" w14:textId="77777777" w:rsidR="00865CFA" w:rsidRPr="00CC6009" w:rsidRDefault="00865CFA" w:rsidP="00BE5F2D">
      <w:pPr>
        <w:pStyle w:val="ListParagraph"/>
        <w:numPr>
          <w:ilvl w:val="0"/>
          <w:numId w:val="23"/>
        </w:numPr>
        <w:spacing w:line="360" w:lineRule="auto"/>
        <w:rPr>
          <w:rFonts w:asciiTheme="majorBidi" w:eastAsia="Calibri" w:hAnsiTheme="majorBidi" w:cstheme="majorBidi"/>
          <w:sz w:val="28"/>
          <w:szCs w:val="28"/>
        </w:rPr>
      </w:pPr>
      <w:r w:rsidRPr="00CC6009">
        <w:rPr>
          <w:rFonts w:asciiTheme="majorBidi" w:eastAsia="Calibri" w:hAnsiTheme="majorBidi" w:cstheme="majorBidi"/>
          <w:sz w:val="28"/>
          <w:szCs w:val="28"/>
          <w:rtl/>
        </w:rPr>
        <w:t>جداول قاعدة البيانات.</w:t>
      </w:r>
    </w:p>
    <w:p w14:paraId="6DA9D943" w14:textId="77777777" w:rsidR="00865CFA" w:rsidRPr="00CC6009" w:rsidRDefault="00865CFA" w:rsidP="00BE5F2D">
      <w:pPr>
        <w:spacing w:line="360" w:lineRule="auto"/>
        <w:ind w:left="433"/>
        <w:rPr>
          <w:rFonts w:asciiTheme="majorBidi" w:eastAsia="Calibri" w:hAnsiTheme="majorBidi" w:cstheme="majorBidi"/>
          <w:sz w:val="28"/>
          <w:szCs w:val="28"/>
        </w:rPr>
      </w:pPr>
    </w:p>
    <w:p w14:paraId="2800D3C8" w14:textId="77777777" w:rsidR="00865CFA" w:rsidRPr="00CC6009" w:rsidRDefault="00865CFA" w:rsidP="00BE5F2D">
      <w:pPr>
        <w:pStyle w:val="ListParagraph"/>
        <w:numPr>
          <w:ilvl w:val="0"/>
          <w:numId w:val="18"/>
        </w:numPr>
        <w:spacing w:line="360" w:lineRule="auto"/>
        <w:rPr>
          <w:rFonts w:asciiTheme="majorBidi" w:eastAsia="Calibri" w:hAnsiTheme="majorBidi" w:cstheme="majorBidi"/>
          <w:sz w:val="28"/>
          <w:szCs w:val="28"/>
        </w:rPr>
      </w:pPr>
      <w:r w:rsidRPr="00CC6009">
        <w:rPr>
          <w:rFonts w:asciiTheme="majorBidi" w:eastAsia="Calibri" w:hAnsiTheme="majorBidi" w:cstheme="majorBidi"/>
          <w:b/>
          <w:bCs/>
          <w:sz w:val="28"/>
          <w:szCs w:val="28"/>
          <w:rtl/>
        </w:rPr>
        <w:t xml:space="preserve">تصميم العمليات </w:t>
      </w:r>
      <w:r w:rsidRPr="00CC6009">
        <w:rPr>
          <w:rFonts w:asciiTheme="majorBidi" w:eastAsia="Calibri" w:hAnsiTheme="majorBidi" w:cstheme="majorBidi"/>
          <w:color w:val="0D0D0D"/>
          <w:sz w:val="28"/>
          <w:szCs w:val="28"/>
          <w:rtl/>
        </w:rPr>
        <w:t xml:space="preserve"> سوف نستعمل هذه الأدوات :</w:t>
      </w:r>
      <w:r w:rsidRPr="00CC6009">
        <w:rPr>
          <w:rFonts w:asciiTheme="majorBidi" w:eastAsia="Calibri" w:hAnsiTheme="majorBidi" w:cstheme="majorBidi"/>
          <w:sz w:val="28"/>
          <w:szCs w:val="28"/>
          <w:rtl/>
        </w:rPr>
        <w:t xml:space="preserve">                                           </w:t>
      </w:r>
    </w:p>
    <w:p w14:paraId="42C95D9F" w14:textId="77777777" w:rsidR="00865CFA" w:rsidRPr="00CC6009" w:rsidRDefault="00865CFA" w:rsidP="00BE5F2D">
      <w:pPr>
        <w:pStyle w:val="ListParagraph"/>
        <w:numPr>
          <w:ilvl w:val="0"/>
          <w:numId w:val="19"/>
        </w:numPr>
        <w:spacing w:line="360" w:lineRule="auto"/>
        <w:rPr>
          <w:rFonts w:asciiTheme="majorBidi" w:eastAsia="Calibri" w:hAnsiTheme="majorBidi" w:cstheme="majorBidi"/>
          <w:sz w:val="28"/>
          <w:szCs w:val="28"/>
        </w:rPr>
      </w:pPr>
      <w:r w:rsidRPr="00CC6009">
        <w:rPr>
          <w:rFonts w:asciiTheme="majorBidi" w:eastAsia="Calibri" w:hAnsiTheme="majorBidi" w:cstheme="majorBidi"/>
          <w:color w:val="0D0D0D"/>
          <w:sz w:val="28"/>
          <w:szCs w:val="28"/>
          <w:rtl/>
        </w:rPr>
        <w:t xml:space="preserve">مخطط حالة الاستخدام </w:t>
      </w:r>
      <w:r w:rsidRPr="00CC6009">
        <w:rPr>
          <w:rFonts w:asciiTheme="majorBidi" w:eastAsia="Calibri" w:hAnsiTheme="majorBidi" w:cstheme="majorBidi"/>
          <w:color w:val="0D0D0D"/>
          <w:sz w:val="28"/>
          <w:szCs w:val="28"/>
        </w:rPr>
        <w:t xml:space="preserve"> Use Case Diagram</w:t>
      </w:r>
    </w:p>
    <w:p w14:paraId="6726D543" w14:textId="219138B1" w:rsidR="00865CFA" w:rsidRPr="00CC6009" w:rsidRDefault="00865CFA" w:rsidP="000B63A8">
      <w:pPr>
        <w:pStyle w:val="ListParagraph"/>
        <w:numPr>
          <w:ilvl w:val="0"/>
          <w:numId w:val="19"/>
        </w:numPr>
        <w:spacing w:line="360" w:lineRule="auto"/>
        <w:rPr>
          <w:rFonts w:asciiTheme="majorBidi" w:eastAsia="Calibri" w:hAnsiTheme="majorBidi" w:cstheme="majorBidi"/>
          <w:sz w:val="28"/>
          <w:szCs w:val="28"/>
        </w:rPr>
      </w:pPr>
      <w:r w:rsidRPr="00CC6009">
        <w:rPr>
          <w:rFonts w:asciiTheme="majorBidi" w:eastAsia="Calibri" w:hAnsiTheme="majorBidi" w:cstheme="majorBidi"/>
          <w:color w:val="0D0D0D"/>
          <w:sz w:val="28"/>
          <w:szCs w:val="28"/>
          <w:rtl/>
        </w:rPr>
        <w:t>سيناريو حالة الاستخدام</w:t>
      </w:r>
      <w:r w:rsidRPr="00CC6009">
        <w:rPr>
          <w:rFonts w:asciiTheme="majorBidi" w:eastAsia="Calibri" w:hAnsiTheme="majorBidi" w:cstheme="majorBidi"/>
          <w:color w:val="0D0D0D"/>
          <w:sz w:val="28"/>
          <w:szCs w:val="28"/>
        </w:rPr>
        <w:t xml:space="preserve">  Use Case Scenario </w:t>
      </w:r>
    </w:p>
    <w:p w14:paraId="57D047A6" w14:textId="77777777" w:rsidR="00865CFA" w:rsidRPr="00CC6009" w:rsidRDefault="00865CFA" w:rsidP="00BE5F2D">
      <w:pPr>
        <w:pStyle w:val="ListParagraph"/>
        <w:numPr>
          <w:ilvl w:val="0"/>
          <w:numId w:val="20"/>
        </w:numPr>
        <w:spacing w:line="360" w:lineRule="auto"/>
        <w:rPr>
          <w:rFonts w:asciiTheme="majorBidi" w:eastAsia="Calibri" w:hAnsiTheme="majorBidi" w:cstheme="majorBidi"/>
          <w:color w:val="0D0D0D"/>
          <w:sz w:val="28"/>
          <w:szCs w:val="28"/>
        </w:rPr>
      </w:pPr>
      <w:r w:rsidRPr="00CC6009">
        <w:rPr>
          <w:rFonts w:asciiTheme="majorBidi" w:eastAsia="Calibri" w:hAnsiTheme="majorBidi" w:cstheme="majorBidi"/>
          <w:b/>
          <w:bCs/>
          <w:color w:val="0D0D0D"/>
          <w:sz w:val="28"/>
          <w:szCs w:val="28"/>
        </w:rPr>
        <w:t xml:space="preserve"> </w:t>
      </w:r>
      <w:r w:rsidRPr="00CC6009">
        <w:rPr>
          <w:rFonts w:asciiTheme="majorBidi" w:eastAsia="Calibri" w:hAnsiTheme="majorBidi" w:cstheme="majorBidi"/>
          <w:b/>
          <w:bCs/>
          <w:color w:val="0D0D0D"/>
          <w:sz w:val="28"/>
          <w:szCs w:val="28"/>
          <w:rtl/>
        </w:rPr>
        <w:t>تصميم واجهة المستخدم</w:t>
      </w:r>
      <w:r w:rsidRPr="00CC6009">
        <w:rPr>
          <w:rFonts w:asciiTheme="majorBidi" w:eastAsia="Calibri" w:hAnsiTheme="majorBidi" w:cstheme="majorBidi"/>
          <w:color w:val="0D0D0D"/>
          <w:sz w:val="28"/>
          <w:szCs w:val="28"/>
          <w:rtl/>
        </w:rPr>
        <w:t xml:space="preserve"> ويتم فيها التالي :</w:t>
      </w:r>
    </w:p>
    <w:p w14:paraId="6C59A31D" w14:textId="77777777" w:rsidR="00865CFA" w:rsidRPr="00CC6009" w:rsidRDefault="00865CFA" w:rsidP="00BE5F2D">
      <w:pPr>
        <w:pStyle w:val="ListParagraph"/>
        <w:numPr>
          <w:ilvl w:val="0"/>
          <w:numId w:val="21"/>
        </w:numPr>
        <w:spacing w:line="360" w:lineRule="auto"/>
        <w:rPr>
          <w:rFonts w:asciiTheme="majorBidi" w:eastAsia="Calibri" w:hAnsiTheme="majorBidi" w:cstheme="majorBidi"/>
          <w:color w:val="0D0D0D"/>
          <w:sz w:val="28"/>
          <w:szCs w:val="28"/>
        </w:rPr>
      </w:pPr>
      <w:r w:rsidRPr="00CC6009">
        <w:rPr>
          <w:rFonts w:asciiTheme="majorBidi" w:eastAsia="Calibri" w:hAnsiTheme="majorBidi" w:cstheme="majorBidi"/>
          <w:color w:val="0D0D0D"/>
          <w:sz w:val="28"/>
          <w:szCs w:val="28"/>
          <w:rtl/>
        </w:rPr>
        <w:t xml:space="preserve">تصميم الشاشات </w:t>
      </w:r>
    </w:p>
    <w:p w14:paraId="45D37A62" w14:textId="77777777" w:rsidR="00865CFA" w:rsidRPr="00CC6009" w:rsidRDefault="00865CFA" w:rsidP="00BE5F2D">
      <w:pPr>
        <w:pStyle w:val="ListParagraph"/>
        <w:numPr>
          <w:ilvl w:val="0"/>
          <w:numId w:val="21"/>
        </w:numPr>
        <w:spacing w:line="360" w:lineRule="auto"/>
        <w:rPr>
          <w:rFonts w:asciiTheme="majorBidi" w:eastAsia="Calibri" w:hAnsiTheme="majorBidi" w:cstheme="majorBidi"/>
          <w:color w:val="0D0D0D"/>
          <w:sz w:val="28"/>
          <w:szCs w:val="28"/>
          <w:rtl/>
        </w:rPr>
      </w:pPr>
      <w:r w:rsidRPr="00CC6009">
        <w:rPr>
          <w:rFonts w:asciiTheme="majorBidi" w:eastAsia="Calibri" w:hAnsiTheme="majorBidi" w:cstheme="majorBidi"/>
          <w:sz w:val="28"/>
          <w:szCs w:val="28"/>
          <w:rtl/>
        </w:rPr>
        <w:t xml:space="preserve">تصميم التقارير( </w:t>
      </w:r>
      <w:r w:rsidRPr="00CC6009">
        <w:rPr>
          <w:rFonts w:asciiTheme="majorBidi" w:eastAsia="Calibri" w:hAnsiTheme="majorBidi" w:cstheme="majorBidi"/>
          <w:sz w:val="28"/>
          <w:szCs w:val="28"/>
        </w:rPr>
        <w:t>(Reports Design</w:t>
      </w:r>
    </w:p>
    <w:p w14:paraId="00F93C4A" w14:textId="77777777" w:rsidR="00865CFA" w:rsidRPr="00CC6009" w:rsidRDefault="00865CFA" w:rsidP="00BE5F2D">
      <w:pPr>
        <w:bidi/>
        <w:spacing w:line="360" w:lineRule="auto"/>
        <w:rPr>
          <w:rFonts w:asciiTheme="majorBidi" w:hAnsiTheme="majorBidi" w:cstheme="majorBidi"/>
          <w:b/>
          <w:bCs/>
          <w:color w:val="2E74B5" w:themeColor="accent5" w:themeShade="BF"/>
          <w:sz w:val="28"/>
          <w:szCs w:val="28"/>
          <w:rtl/>
        </w:rPr>
      </w:pPr>
      <w:r w:rsidRPr="00CC6009">
        <w:rPr>
          <w:rFonts w:asciiTheme="majorBidi" w:hAnsiTheme="majorBidi" w:cstheme="majorBidi"/>
          <w:b/>
          <w:bCs/>
          <w:color w:val="2E74B5" w:themeColor="accent5" w:themeShade="BF"/>
          <w:sz w:val="28"/>
          <w:szCs w:val="28"/>
          <w:rtl/>
        </w:rPr>
        <w:lastRenderedPageBreak/>
        <w:t xml:space="preserve">4.2.1 - قاموس البيانات </w:t>
      </w:r>
      <w:r w:rsidRPr="00CC6009">
        <w:rPr>
          <w:rFonts w:asciiTheme="majorBidi" w:hAnsiTheme="majorBidi" w:cstheme="majorBidi"/>
          <w:b/>
          <w:bCs/>
          <w:color w:val="2E74B5" w:themeColor="accent5" w:themeShade="BF"/>
          <w:sz w:val="28"/>
          <w:szCs w:val="28"/>
        </w:rPr>
        <w:t>(DD)</w:t>
      </w:r>
      <w:r w:rsidRPr="00CC6009">
        <w:rPr>
          <w:rFonts w:asciiTheme="majorBidi" w:hAnsiTheme="majorBidi" w:cstheme="majorBidi"/>
          <w:b/>
          <w:bCs/>
          <w:color w:val="2E74B5" w:themeColor="accent5" w:themeShade="BF"/>
          <w:sz w:val="28"/>
          <w:szCs w:val="28"/>
          <w:rtl/>
        </w:rPr>
        <w:t xml:space="preserve"> </w:t>
      </w:r>
      <w:r w:rsidRPr="00CC6009">
        <w:rPr>
          <w:rFonts w:asciiTheme="majorBidi" w:hAnsiTheme="majorBidi" w:cstheme="majorBidi"/>
          <w:b/>
          <w:bCs/>
          <w:color w:val="2E74B5" w:themeColor="accent5" w:themeShade="BF"/>
          <w:sz w:val="28"/>
          <w:szCs w:val="28"/>
        </w:rPr>
        <w:t xml:space="preserve"> data dictionary</w:t>
      </w:r>
      <w:r w:rsidRPr="00CC6009">
        <w:rPr>
          <w:rFonts w:asciiTheme="majorBidi" w:hAnsiTheme="majorBidi" w:cstheme="majorBidi"/>
          <w:b/>
          <w:bCs/>
          <w:color w:val="2E74B5" w:themeColor="accent5" w:themeShade="BF"/>
          <w:sz w:val="28"/>
          <w:szCs w:val="28"/>
          <w:rtl/>
        </w:rPr>
        <w:t>:</w:t>
      </w:r>
    </w:p>
    <w:p w14:paraId="748A8F3D" w14:textId="77777777" w:rsidR="00865CFA" w:rsidRPr="00CC6009" w:rsidRDefault="00865CFA" w:rsidP="00BE5F2D">
      <w:pPr>
        <w:bidi/>
        <w:spacing w:line="360" w:lineRule="auto"/>
        <w:rPr>
          <w:rFonts w:asciiTheme="majorBidi" w:hAnsiTheme="majorBidi" w:cstheme="majorBidi"/>
          <w:sz w:val="28"/>
          <w:szCs w:val="28"/>
          <w:rtl/>
        </w:rPr>
      </w:pPr>
      <w:r w:rsidRPr="00CC6009">
        <w:rPr>
          <w:rFonts w:asciiTheme="majorBidi" w:hAnsiTheme="majorBidi" w:cstheme="majorBidi"/>
          <w:sz w:val="28"/>
          <w:szCs w:val="28"/>
          <w:rtl/>
        </w:rPr>
        <w:t xml:space="preserve">قاموس البيانات أداة تحليل وتصميم تستخدم لحفظ انسياب البيانات ومخازن بيانات في مخطط انسياب البيانات </w:t>
      </w:r>
      <w:r w:rsidRPr="00CC6009">
        <w:rPr>
          <w:rFonts w:asciiTheme="majorBidi" w:hAnsiTheme="majorBidi" w:cstheme="majorBidi"/>
          <w:sz w:val="28"/>
          <w:szCs w:val="28"/>
        </w:rPr>
        <w:t>DFD</w:t>
      </w:r>
      <w:r w:rsidRPr="00CC6009">
        <w:rPr>
          <w:rFonts w:asciiTheme="majorBidi" w:hAnsiTheme="majorBidi" w:cstheme="majorBidi"/>
          <w:sz w:val="28"/>
          <w:szCs w:val="28"/>
          <w:rtl/>
        </w:rPr>
        <w:t>.</w:t>
      </w:r>
    </w:p>
    <w:p w14:paraId="02A60563" w14:textId="2AA6A4C0" w:rsidR="00865CFA" w:rsidRPr="00CC6009" w:rsidRDefault="00865CFA" w:rsidP="00BE5F2D">
      <w:pPr>
        <w:spacing w:line="360" w:lineRule="auto"/>
        <w:jc w:val="right"/>
        <w:rPr>
          <w:rFonts w:asciiTheme="majorBidi" w:hAnsiTheme="majorBidi" w:cstheme="majorBidi"/>
          <w:sz w:val="28"/>
          <w:szCs w:val="28"/>
          <w:rtl/>
        </w:rPr>
      </w:pPr>
      <w:r w:rsidRPr="00CC6009">
        <w:rPr>
          <w:rFonts w:asciiTheme="majorBidi" w:hAnsiTheme="majorBidi" w:cstheme="majorBidi"/>
          <w:sz w:val="28"/>
          <w:szCs w:val="28"/>
          <w:rtl/>
        </w:rPr>
        <w:t>ويعتبر قاموس البيانات أساس تصميم قاعدة البيانات التي يتم تجهيزها في مرحلة التصميم.</w:t>
      </w:r>
    </w:p>
    <w:p w14:paraId="48A5BD25" w14:textId="195609A3" w:rsidR="00490E8F" w:rsidRPr="00CC6009" w:rsidRDefault="00490E8F" w:rsidP="00267060">
      <w:pPr>
        <w:spacing w:line="360" w:lineRule="auto"/>
        <w:rPr>
          <w:rFonts w:asciiTheme="majorBidi" w:hAnsiTheme="majorBidi" w:cstheme="majorBidi"/>
          <w:sz w:val="28"/>
          <w:szCs w:val="28"/>
          <w:rtl/>
        </w:rPr>
      </w:pPr>
    </w:p>
    <w:p w14:paraId="14BC79D9" w14:textId="77777777" w:rsidR="00490E8F" w:rsidRPr="00CC6009" w:rsidRDefault="00490E8F" w:rsidP="00BE5F2D">
      <w:pPr>
        <w:spacing w:line="360" w:lineRule="auto"/>
        <w:jc w:val="right"/>
        <w:rPr>
          <w:rFonts w:asciiTheme="majorBidi" w:hAnsiTheme="majorBidi" w:cstheme="majorBidi"/>
          <w:sz w:val="28"/>
          <w:szCs w:val="28"/>
        </w:rPr>
      </w:pPr>
    </w:p>
    <w:p w14:paraId="1F88F577" w14:textId="77777777" w:rsidR="00267060" w:rsidRPr="00CC6009" w:rsidRDefault="00267060" w:rsidP="00BE5F2D">
      <w:pPr>
        <w:spacing w:line="360" w:lineRule="auto"/>
        <w:jc w:val="right"/>
        <w:rPr>
          <w:rFonts w:asciiTheme="majorBidi" w:hAnsiTheme="majorBidi" w:cstheme="majorBidi"/>
          <w:sz w:val="28"/>
          <w:szCs w:val="28"/>
          <w:rtl/>
        </w:rPr>
      </w:pPr>
    </w:p>
    <w:p w14:paraId="3B50EBCA" w14:textId="62652C3D" w:rsidR="00865CFA" w:rsidRPr="00CC6009" w:rsidRDefault="00490E8F" w:rsidP="00BE5F2D">
      <w:pPr>
        <w:bidi/>
        <w:spacing w:line="360" w:lineRule="auto"/>
        <w:rPr>
          <w:rFonts w:asciiTheme="majorBidi" w:hAnsiTheme="majorBidi" w:cstheme="majorBidi"/>
          <w:b/>
          <w:bCs/>
          <w:color w:val="2E74B5" w:themeColor="accent5" w:themeShade="BF"/>
          <w:sz w:val="28"/>
          <w:szCs w:val="28"/>
          <w:rtl/>
        </w:rPr>
      </w:pPr>
      <w:r w:rsidRPr="00CC6009">
        <w:rPr>
          <w:rFonts w:asciiTheme="majorBidi" w:hAnsiTheme="majorBidi" w:cstheme="majorBidi"/>
          <w:b/>
          <w:bCs/>
          <w:color w:val="2E74B5" w:themeColor="accent5" w:themeShade="BF"/>
          <w:sz w:val="28"/>
          <w:szCs w:val="28"/>
          <w:rtl/>
        </w:rPr>
        <w:t>4.2.</w:t>
      </w:r>
      <w:r w:rsidR="004C26C0" w:rsidRPr="00CC6009">
        <w:rPr>
          <w:rFonts w:asciiTheme="majorBidi" w:hAnsiTheme="majorBidi" w:cstheme="majorBidi"/>
          <w:b/>
          <w:bCs/>
          <w:color w:val="2E74B5" w:themeColor="accent5" w:themeShade="BF"/>
          <w:sz w:val="28"/>
          <w:szCs w:val="28"/>
          <w:rtl/>
        </w:rPr>
        <w:t>2</w:t>
      </w:r>
      <w:r w:rsidRPr="00CC6009">
        <w:rPr>
          <w:rFonts w:asciiTheme="majorBidi" w:hAnsiTheme="majorBidi" w:cstheme="majorBidi"/>
          <w:b/>
          <w:bCs/>
          <w:color w:val="2E74B5" w:themeColor="accent5" w:themeShade="BF"/>
          <w:sz w:val="28"/>
          <w:szCs w:val="28"/>
          <w:rtl/>
        </w:rPr>
        <w:t xml:space="preserve"> - </w:t>
      </w:r>
      <w:r w:rsidR="0056132F" w:rsidRPr="00CC6009">
        <w:rPr>
          <w:rFonts w:asciiTheme="majorBidi" w:hAnsiTheme="majorBidi" w:cs="Times New Roman"/>
          <w:b/>
          <w:bCs/>
          <w:color w:val="2E74B5" w:themeColor="accent5" w:themeShade="BF"/>
          <w:sz w:val="28"/>
          <w:szCs w:val="28"/>
          <w:rtl/>
        </w:rPr>
        <w:t>جداول</w:t>
      </w:r>
      <w:r w:rsidR="0056132F" w:rsidRPr="00CC6009">
        <w:rPr>
          <w:rFonts w:asciiTheme="majorBidi" w:hAnsiTheme="majorBidi" w:cstheme="majorBidi"/>
          <w:b/>
          <w:bCs/>
          <w:color w:val="2E74B5" w:themeColor="accent5" w:themeShade="BF"/>
          <w:sz w:val="28"/>
          <w:szCs w:val="28"/>
        </w:rPr>
        <w:t xml:space="preserve"> </w:t>
      </w:r>
      <w:r w:rsidR="0056132F" w:rsidRPr="00CC6009">
        <w:rPr>
          <w:rFonts w:asciiTheme="majorBidi" w:hAnsiTheme="majorBidi" w:cs="Times New Roman"/>
          <w:b/>
          <w:bCs/>
          <w:color w:val="2E74B5" w:themeColor="accent5" w:themeShade="BF"/>
          <w:sz w:val="28"/>
          <w:szCs w:val="28"/>
          <w:rtl/>
        </w:rPr>
        <w:t>قاعدة</w:t>
      </w:r>
      <w:r w:rsidR="0056132F" w:rsidRPr="00CC6009">
        <w:rPr>
          <w:rFonts w:asciiTheme="majorBidi" w:hAnsiTheme="majorBidi" w:cstheme="majorBidi"/>
          <w:b/>
          <w:bCs/>
          <w:color w:val="2E74B5" w:themeColor="accent5" w:themeShade="BF"/>
          <w:sz w:val="28"/>
          <w:szCs w:val="28"/>
        </w:rPr>
        <w:t xml:space="preserve"> </w:t>
      </w:r>
      <w:r w:rsidR="0056132F" w:rsidRPr="00CC6009">
        <w:rPr>
          <w:rFonts w:asciiTheme="majorBidi" w:hAnsiTheme="majorBidi" w:cs="Times New Roman"/>
          <w:b/>
          <w:bCs/>
          <w:color w:val="2E74B5" w:themeColor="accent5" w:themeShade="BF"/>
          <w:sz w:val="28"/>
          <w:szCs w:val="28"/>
          <w:rtl/>
        </w:rPr>
        <w:t>البيانات</w:t>
      </w:r>
      <w:r w:rsidRPr="00CC6009">
        <w:rPr>
          <w:rFonts w:asciiTheme="majorBidi" w:hAnsiTheme="majorBidi" w:cstheme="majorBidi"/>
          <w:b/>
          <w:bCs/>
          <w:color w:val="2E74B5" w:themeColor="accent5" w:themeShade="BF"/>
          <w:sz w:val="28"/>
          <w:szCs w:val="28"/>
          <w:rtl/>
        </w:rPr>
        <w:t xml:space="preserve"> </w:t>
      </w:r>
      <w:r w:rsidR="00187440" w:rsidRPr="00CC6009">
        <w:rPr>
          <w:rFonts w:asciiTheme="majorBidi" w:hAnsiTheme="majorBidi" w:cstheme="majorBidi"/>
          <w:b/>
          <w:bCs/>
          <w:color w:val="2E74B5" w:themeColor="accent5" w:themeShade="BF"/>
          <w:sz w:val="28"/>
          <w:szCs w:val="28"/>
        </w:rPr>
        <w:t>Database table</w:t>
      </w:r>
      <w:r w:rsidR="00187440" w:rsidRPr="00CC6009">
        <w:rPr>
          <w:rFonts w:asciiTheme="majorBidi" w:hAnsiTheme="majorBidi" w:cstheme="majorBidi"/>
          <w:b/>
          <w:bCs/>
          <w:color w:val="2E74B5" w:themeColor="accent5" w:themeShade="BF"/>
          <w:sz w:val="28"/>
          <w:szCs w:val="28"/>
          <w:rtl/>
        </w:rPr>
        <w:t xml:space="preserve"> :</w:t>
      </w:r>
    </w:p>
    <w:p w14:paraId="3FAB2D59" w14:textId="77777777" w:rsidR="009F6033" w:rsidRPr="00CC6009" w:rsidRDefault="009F6033" w:rsidP="00BE5F2D">
      <w:pPr>
        <w:spacing w:line="360" w:lineRule="auto"/>
        <w:rPr>
          <w:rFonts w:asciiTheme="majorBidi" w:hAnsiTheme="majorBidi" w:cstheme="majorBidi"/>
          <w:sz w:val="28"/>
          <w:szCs w:val="28"/>
          <w:rtl/>
        </w:rPr>
      </w:pPr>
    </w:p>
    <w:p w14:paraId="18ADD31E" w14:textId="77777777" w:rsidR="00581EF2" w:rsidRPr="00CC6009" w:rsidRDefault="00581EF2" w:rsidP="00BE5F2D">
      <w:pPr>
        <w:bidi/>
        <w:spacing w:line="360" w:lineRule="auto"/>
        <w:rPr>
          <w:rFonts w:asciiTheme="majorBidi" w:hAnsiTheme="majorBidi" w:cstheme="majorBidi"/>
          <w:b/>
          <w:bCs/>
          <w:color w:val="2E74B5" w:themeColor="accent5" w:themeShade="BF"/>
          <w:sz w:val="28"/>
          <w:szCs w:val="28"/>
          <w:rtl/>
        </w:rPr>
      </w:pPr>
      <w:r w:rsidRPr="00CC6009">
        <w:rPr>
          <w:rFonts w:asciiTheme="majorBidi" w:hAnsiTheme="majorBidi" w:cstheme="majorBidi"/>
          <w:b/>
          <w:bCs/>
          <w:color w:val="2E74B5" w:themeColor="accent5" w:themeShade="BF"/>
          <w:sz w:val="28"/>
          <w:szCs w:val="28"/>
          <w:rtl/>
        </w:rPr>
        <w:t xml:space="preserve">جدول المستخدمين  </w:t>
      </w:r>
      <w:r w:rsidRPr="00CC6009">
        <w:rPr>
          <w:rFonts w:asciiTheme="majorBidi" w:hAnsiTheme="majorBidi" w:cstheme="majorBidi"/>
          <w:b/>
          <w:bCs/>
          <w:color w:val="2E74B5" w:themeColor="accent5" w:themeShade="BF"/>
          <w:sz w:val="28"/>
          <w:szCs w:val="28"/>
        </w:rPr>
        <w:t>(users)</w:t>
      </w:r>
      <w:r w:rsidRPr="00CC6009">
        <w:rPr>
          <w:rFonts w:asciiTheme="majorBidi" w:hAnsiTheme="majorBidi" w:cstheme="majorBidi"/>
          <w:b/>
          <w:bCs/>
          <w:color w:val="2E74B5" w:themeColor="accent5" w:themeShade="BF"/>
          <w:sz w:val="28"/>
          <w:szCs w:val="28"/>
          <w:rtl/>
        </w:rPr>
        <w:t xml:space="preserve"> :</w:t>
      </w:r>
    </w:p>
    <w:tbl>
      <w:tblPr>
        <w:tblStyle w:val="ColorfulList-Accent3"/>
        <w:bidiVisual/>
        <w:tblW w:w="919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27"/>
        <w:gridCol w:w="2554"/>
        <w:gridCol w:w="1943"/>
        <w:gridCol w:w="1143"/>
        <w:gridCol w:w="1828"/>
      </w:tblGrid>
      <w:tr w:rsidR="00581EF2" w:rsidRPr="00CC6009" w14:paraId="5E9AF23D" w14:textId="77777777" w:rsidTr="00703297">
        <w:trPr>
          <w:cnfStyle w:val="100000000000" w:firstRow="1" w:lastRow="0" w:firstColumn="0" w:lastColumn="0" w:oddVBand="0" w:evenVBand="0" w:oddHBand="0" w:evenHBand="0" w:firstRowFirstColumn="0" w:firstRowLastColumn="0" w:lastRowFirstColumn="0" w:lastRowLastColumn="0"/>
          <w:trHeight w:val="1232"/>
          <w:jc w:val="center"/>
        </w:trPr>
        <w:tc>
          <w:tcPr>
            <w:cnfStyle w:val="001000000000" w:firstRow="0" w:lastRow="0" w:firstColumn="1" w:lastColumn="0" w:oddVBand="0" w:evenVBand="0" w:oddHBand="0" w:evenHBand="0" w:firstRowFirstColumn="0" w:firstRowLastColumn="0" w:lastRowFirstColumn="0" w:lastRowLastColumn="0"/>
            <w:tcW w:w="1727" w:type="dxa"/>
            <w:tcBorders>
              <w:bottom w:val="none" w:sz="0" w:space="0" w:color="auto"/>
            </w:tcBorders>
            <w:shd w:val="clear" w:color="auto" w:fill="2E74B5" w:themeFill="accent5" w:themeFillShade="BF"/>
            <w:vAlign w:val="center"/>
          </w:tcPr>
          <w:p w14:paraId="5F88EB81" w14:textId="77777777" w:rsidR="00581EF2" w:rsidRPr="00CC6009" w:rsidRDefault="00581EF2" w:rsidP="00BE5F2D">
            <w:pPr>
              <w:bidi/>
              <w:spacing w:line="360" w:lineRule="auto"/>
              <w:jc w:val="center"/>
              <w:rPr>
                <w:rFonts w:asciiTheme="majorBidi" w:hAnsiTheme="majorBidi" w:cstheme="majorBidi"/>
                <w:color w:val="F2F2F2" w:themeColor="background1" w:themeShade="F2"/>
                <w:sz w:val="28"/>
                <w:szCs w:val="28"/>
                <w:rtl/>
              </w:rPr>
            </w:pPr>
            <w:r w:rsidRPr="00CC6009">
              <w:rPr>
                <w:rFonts w:asciiTheme="majorBidi" w:hAnsiTheme="majorBidi" w:cstheme="majorBidi"/>
                <w:color w:val="F2F2F2" w:themeColor="background1" w:themeShade="F2"/>
                <w:sz w:val="28"/>
                <w:szCs w:val="28"/>
                <w:rtl/>
              </w:rPr>
              <w:t>الوصف</w:t>
            </w:r>
          </w:p>
        </w:tc>
        <w:tc>
          <w:tcPr>
            <w:tcW w:w="2554" w:type="dxa"/>
            <w:tcBorders>
              <w:bottom w:val="none" w:sz="0" w:space="0" w:color="auto"/>
            </w:tcBorders>
            <w:shd w:val="clear" w:color="auto" w:fill="2E74B5" w:themeFill="accent5" w:themeFillShade="BF"/>
            <w:vAlign w:val="center"/>
          </w:tcPr>
          <w:p w14:paraId="22BFAA41" w14:textId="77777777" w:rsidR="00581EF2" w:rsidRPr="00CC6009" w:rsidRDefault="00581EF2" w:rsidP="00BE5F2D">
            <w:pPr>
              <w:bidi/>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F2F2F2" w:themeColor="background1" w:themeShade="F2"/>
                <w:sz w:val="28"/>
                <w:szCs w:val="28"/>
                <w:rtl/>
              </w:rPr>
            </w:pPr>
            <w:r w:rsidRPr="00CC6009">
              <w:rPr>
                <w:rFonts w:asciiTheme="majorBidi" w:hAnsiTheme="majorBidi" w:cstheme="majorBidi"/>
                <w:color w:val="F2F2F2" w:themeColor="background1" w:themeShade="F2"/>
                <w:sz w:val="28"/>
                <w:szCs w:val="28"/>
                <w:rtl/>
              </w:rPr>
              <w:t>اسم الحقل</w:t>
            </w:r>
          </w:p>
        </w:tc>
        <w:tc>
          <w:tcPr>
            <w:tcW w:w="1943" w:type="dxa"/>
            <w:tcBorders>
              <w:bottom w:val="none" w:sz="0" w:space="0" w:color="auto"/>
            </w:tcBorders>
            <w:shd w:val="clear" w:color="auto" w:fill="2E74B5" w:themeFill="accent5" w:themeFillShade="BF"/>
            <w:vAlign w:val="center"/>
          </w:tcPr>
          <w:p w14:paraId="2DF332CA" w14:textId="77777777" w:rsidR="00581EF2" w:rsidRPr="00CC6009" w:rsidRDefault="00581EF2" w:rsidP="00BE5F2D">
            <w:pPr>
              <w:bidi/>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F2F2F2" w:themeColor="background1" w:themeShade="F2"/>
                <w:sz w:val="28"/>
                <w:szCs w:val="28"/>
                <w:rtl/>
              </w:rPr>
            </w:pPr>
            <w:r w:rsidRPr="00CC6009">
              <w:rPr>
                <w:rFonts w:asciiTheme="majorBidi" w:hAnsiTheme="majorBidi" w:cstheme="majorBidi"/>
                <w:color w:val="F2F2F2" w:themeColor="background1" w:themeShade="F2"/>
                <w:sz w:val="28"/>
                <w:szCs w:val="28"/>
                <w:rtl/>
              </w:rPr>
              <w:t>النوع</w:t>
            </w:r>
          </w:p>
        </w:tc>
        <w:tc>
          <w:tcPr>
            <w:tcW w:w="1143" w:type="dxa"/>
            <w:tcBorders>
              <w:bottom w:val="none" w:sz="0" w:space="0" w:color="auto"/>
            </w:tcBorders>
            <w:shd w:val="clear" w:color="auto" w:fill="2E74B5" w:themeFill="accent5" w:themeFillShade="BF"/>
            <w:vAlign w:val="center"/>
          </w:tcPr>
          <w:p w14:paraId="65F04B8B" w14:textId="77777777" w:rsidR="00581EF2" w:rsidRPr="00CC6009" w:rsidRDefault="00581EF2" w:rsidP="00BE5F2D">
            <w:pPr>
              <w:bidi/>
              <w:spacing w:line="360" w:lineRule="auto"/>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F2F2F2" w:themeColor="background1" w:themeShade="F2"/>
                <w:sz w:val="28"/>
                <w:szCs w:val="28"/>
                <w:rtl/>
              </w:rPr>
            </w:pPr>
            <w:r w:rsidRPr="00CC6009">
              <w:rPr>
                <w:rFonts w:asciiTheme="majorBidi" w:hAnsiTheme="majorBidi" w:cstheme="majorBidi"/>
                <w:color w:val="F2F2F2" w:themeColor="background1" w:themeShade="F2"/>
                <w:sz w:val="28"/>
                <w:szCs w:val="28"/>
                <w:rtl/>
              </w:rPr>
              <w:t>المفتاح</w:t>
            </w:r>
          </w:p>
        </w:tc>
        <w:tc>
          <w:tcPr>
            <w:tcW w:w="1828" w:type="dxa"/>
            <w:tcBorders>
              <w:bottom w:val="none" w:sz="0" w:space="0" w:color="auto"/>
            </w:tcBorders>
            <w:shd w:val="clear" w:color="auto" w:fill="2E74B5" w:themeFill="accent5" w:themeFillShade="BF"/>
            <w:vAlign w:val="center"/>
          </w:tcPr>
          <w:p w14:paraId="4E8EFD5F" w14:textId="77777777" w:rsidR="00581EF2" w:rsidRPr="00CC6009" w:rsidRDefault="00581EF2" w:rsidP="00BE5F2D">
            <w:pPr>
              <w:bidi/>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F2F2F2" w:themeColor="background1" w:themeShade="F2"/>
                <w:sz w:val="28"/>
                <w:szCs w:val="28"/>
                <w:rtl/>
              </w:rPr>
            </w:pPr>
            <w:r w:rsidRPr="00CC6009">
              <w:rPr>
                <w:rFonts w:asciiTheme="majorBidi" w:hAnsiTheme="majorBidi" w:cstheme="majorBidi"/>
                <w:sz w:val="28"/>
                <w:szCs w:val="28"/>
                <w:lang w:bidi="ar-LY"/>
              </w:rPr>
              <w:t>Null allowed</w:t>
            </w:r>
          </w:p>
        </w:tc>
      </w:tr>
      <w:tr w:rsidR="00581EF2" w:rsidRPr="00CC6009" w14:paraId="0BE0C74E" w14:textId="77777777" w:rsidTr="0070329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27" w:type="dxa"/>
          </w:tcPr>
          <w:p w14:paraId="794BE7FF" w14:textId="77777777" w:rsidR="00581EF2" w:rsidRPr="00CC6009" w:rsidRDefault="00581EF2" w:rsidP="00BE5F2D">
            <w:pPr>
              <w:bidi/>
              <w:spacing w:line="360" w:lineRule="auto"/>
              <w:rPr>
                <w:rFonts w:asciiTheme="majorBidi" w:hAnsiTheme="majorBidi" w:cstheme="majorBidi"/>
                <w:sz w:val="28"/>
                <w:szCs w:val="28"/>
                <w:rtl/>
              </w:rPr>
            </w:pPr>
            <w:r w:rsidRPr="00CC6009">
              <w:rPr>
                <w:rFonts w:asciiTheme="majorBidi" w:hAnsiTheme="majorBidi" w:cstheme="majorBidi"/>
                <w:sz w:val="28"/>
                <w:szCs w:val="28"/>
                <w:rtl/>
              </w:rPr>
              <w:t>رقم المستخدم</w:t>
            </w:r>
          </w:p>
        </w:tc>
        <w:tc>
          <w:tcPr>
            <w:tcW w:w="2554" w:type="dxa"/>
          </w:tcPr>
          <w:p w14:paraId="701019AB" w14:textId="77777777" w:rsidR="00581EF2" w:rsidRPr="00CC6009" w:rsidRDefault="00581EF2" w:rsidP="00BE5F2D">
            <w:pPr>
              <w:tabs>
                <w:tab w:val="left" w:pos="200"/>
              </w:tabs>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Pr>
              <w:t>Id</w:t>
            </w:r>
          </w:p>
        </w:tc>
        <w:tc>
          <w:tcPr>
            <w:tcW w:w="1943" w:type="dxa"/>
          </w:tcPr>
          <w:p w14:paraId="34B5B506" w14:textId="77777777" w:rsidR="00581EF2" w:rsidRPr="00CC6009" w:rsidRDefault="00581EF2" w:rsidP="00BE5F2D">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Pr>
              <w:t>int(11)</w:t>
            </w:r>
          </w:p>
        </w:tc>
        <w:tc>
          <w:tcPr>
            <w:tcW w:w="1143" w:type="dxa"/>
          </w:tcPr>
          <w:p w14:paraId="39EE836B" w14:textId="77777777" w:rsidR="00581EF2" w:rsidRPr="00CC6009" w:rsidRDefault="00581EF2" w:rsidP="00BE5F2D">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Pr>
            </w:pPr>
            <w:r w:rsidRPr="00CC6009">
              <w:rPr>
                <w:rFonts w:asciiTheme="majorBidi" w:hAnsiTheme="majorBidi" w:cstheme="majorBidi"/>
                <w:b/>
                <w:bCs/>
                <w:sz w:val="28"/>
                <w:szCs w:val="28"/>
                <w:rtl/>
              </w:rPr>
              <w:t>رئيسي</w:t>
            </w:r>
          </w:p>
        </w:tc>
        <w:tc>
          <w:tcPr>
            <w:tcW w:w="1828" w:type="dxa"/>
          </w:tcPr>
          <w:p w14:paraId="0E346A5A" w14:textId="77777777" w:rsidR="00581EF2" w:rsidRPr="00CC6009" w:rsidRDefault="00581EF2" w:rsidP="00BE5F2D">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Pr>
            </w:pPr>
            <w:r w:rsidRPr="00CC6009">
              <w:rPr>
                <w:rFonts w:asciiTheme="majorBidi" w:hAnsiTheme="majorBidi" w:cstheme="majorBidi"/>
                <w:b/>
                <w:bCs/>
                <w:sz w:val="28"/>
                <w:szCs w:val="28"/>
                <w:rtl/>
              </w:rPr>
              <w:t>لا</w:t>
            </w:r>
          </w:p>
        </w:tc>
      </w:tr>
      <w:tr w:rsidR="00581EF2" w:rsidRPr="00CC6009" w14:paraId="1B3FDA1B" w14:textId="77777777" w:rsidTr="00703297">
        <w:trPr>
          <w:jc w:val="center"/>
        </w:trPr>
        <w:tc>
          <w:tcPr>
            <w:cnfStyle w:val="001000000000" w:firstRow="0" w:lastRow="0" w:firstColumn="1" w:lastColumn="0" w:oddVBand="0" w:evenVBand="0" w:oddHBand="0" w:evenHBand="0" w:firstRowFirstColumn="0" w:firstRowLastColumn="0" w:lastRowFirstColumn="0" w:lastRowLastColumn="0"/>
            <w:tcW w:w="1727" w:type="dxa"/>
          </w:tcPr>
          <w:p w14:paraId="494AAF30" w14:textId="77777777" w:rsidR="00581EF2" w:rsidRPr="00CC6009" w:rsidRDefault="00581EF2" w:rsidP="00BE5F2D">
            <w:pPr>
              <w:bidi/>
              <w:spacing w:line="360" w:lineRule="auto"/>
              <w:rPr>
                <w:rFonts w:asciiTheme="majorBidi" w:hAnsiTheme="majorBidi" w:cstheme="majorBidi"/>
                <w:sz w:val="28"/>
                <w:szCs w:val="28"/>
                <w:rtl/>
              </w:rPr>
            </w:pPr>
            <w:r w:rsidRPr="00CC6009">
              <w:rPr>
                <w:rFonts w:asciiTheme="majorBidi" w:hAnsiTheme="majorBidi" w:cstheme="majorBidi"/>
                <w:sz w:val="28"/>
                <w:szCs w:val="28"/>
                <w:rtl/>
              </w:rPr>
              <w:t>اسم المستخدم</w:t>
            </w:r>
          </w:p>
        </w:tc>
        <w:tc>
          <w:tcPr>
            <w:tcW w:w="2554" w:type="dxa"/>
          </w:tcPr>
          <w:p w14:paraId="512F9296" w14:textId="77777777" w:rsidR="00581EF2" w:rsidRPr="00CC6009" w:rsidRDefault="00581EF2" w:rsidP="00BE5F2D">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Pr>
              <w:t>Username</w:t>
            </w:r>
          </w:p>
        </w:tc>
        <w:tc>
          <w:tcPr>
            <w:tcW w:w="1943" w:type="dxa"/>
          </w:tcPr>
          <w:p w14:paraId="29176FA4" w14:textId="77777777" w:rsidR="00581EF2" w:rsidRPr="00CC6009" w:rsidRDefault="00581EF2" w:rsidP="00BE5F2D">
            <w:pPr>
              <w:tabs>
                <w:tab w:val="left" w:pos="269"/>
              </w:tabs>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Pr>
              <w:t>Character(200)</w:t>
            </w:r>
          </w:p>
        </w:tc>
        <w:tc>
          <w:tcPr>
            <w:tcW w:w="1143" w:type="dxa"/>
          </w:tcPr>
          <w:p w14:paraId="0322B6AE" w14:textId="77777777" w:rsidR="00581EF2" w:rsidRPr="00CC6009" w:rsidRDefault="00581EF2" w:rsidP="00BE5F2D">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tl/>
              </w:rPr>
              <w:t>-</w:t>
            </w:r>
          </w:p>
        </w:tc>
        <w:tc>
          <w:tcPr>
            <w:tcW w:w="1828" w:type="dxa"/>
          </w:tcPr>
          <w:p w14:paraId="65C6EB5A" w14:textId="77777777" w:rsidR="00581EF2" w:rsidRPr="00CC6009" w:rsidRDefault="00581EF2" w:rsidP="00BE5F2D">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tl/>
              </w:rPr>
              <w:t>نعم</w:t>
            </w:r>
          </w:p>
        </w:tc>
      </w:tr>
      <w:tr w:rsidR="00581EF2" w:rsidRPr="00CC6009" w14:paraId="06E89A48" w14:textId="77777777" w:rsidTr="0070329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27" w:type="dxa"/>
          </w:tcPr>
          <w:p w14:paraId="7B9EF254" w14:textId="77777777" w:rsidR="00581EF2" w:rsidRPr="00CC6009" w:rsidRDefault="00581EF2" w:rsidP="00BE5F2D">
            <w:pPr>
              <w:bidi/>
              <w:spacing w:line="360" w:lineRule="auto"/>
              <w:rPr>
                <w:rFonts w:asciiTheme="majorBidi" w:hAnsiTheme="majorBidi" w:cstheme="majorBidi"/>
                <w:sz w:val="28"/>
                <w:szCs w:val="28"/>
                <w:rtl/>
              </w:rPr>
            </w:pPr>
            <w:r w:rsidRPr="00CC6009">
              <w:rPr>
                <w:rFonts w:asciiTheme="majorBidi" w:hAnsiTheme="majorBidi" w:cstheme="majorBidi"/>
                <w:sz w:val="28"/>
                <w:szCs w:val="28"/>
                <w:rtl/>
              </w:rPr>
              <w:t>بريد</w:t>
            </w:r>
            <w:r w:rsidRPr="00CC6009">
              <w:rPr>
                <w:rFonts w:asciiTheme="majorBidi" w:hAnsiTheme="majorBidi" w:cstheme="majorBidi"/>
                <w:sz w:val="28"/>
                <w:szCs w:val="28"/>
              </w:rPr>
              <w:t xml:space="preserve"> </w:t>
            </w:r>
            <w:r w:rsidRPr="00CC6009">
              <w:rPr>
                <w:rFonts w:asciiTheme="majorBidi" w:hAnsiTheme="majorBidi" w:cstheme="majorBidi"/>
                <w:sz w:val="28"/>
                <w:szCs w:val="28"/>
                <w:rtl/>
              </w:rPr>
              <w:t>الكترونى</w:t>
            </w:r>
          </w:p>
        </w:tc>
        <w:tc>
          <w:tcPr>
            <w:tcW w:w="2554" w:type="dxa"/>
          </w:tcPr>
          <w:p w14:paraId="1BC38D62" w14:textId="77777777" w:rsidR="00581EF2" w:rsidRPr="00CC6009" w:rsidRDefault="00581EF2" w:rsidP="00BE5F2D">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Pr>
              <w:t>Email</w:t>
            </w:r>
          </w:p>
        </w:tc>
        <w:tc>
          <w:tcPr>
            <w:tcW w:w="1943" w:type="dxa"/>
          </w:tcPr>
          <w:p w14:paraId="3813AEA9" w14:textId="77777777" w:rsidR="00581EF2" w:rsidRPr="00CC6009" w:rsidRDefault="00581EF2" w:rsidP="00BE5F2D">
            <w:pPr>
              <w:tabs>
                <w:tab w:val="left" w:pos="269"/>
              </w:tabs>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Pr>
              <w:t>Character(200)</w:t>
            </w:r>
          </w:p>
        </w:tc>
        <w:tc>
          <w:tcPr>
            <w:tcW w:w="1143" w:type="dxa"/>
          </w:tcPr>
          <w:p w14:paraId="66205CDD" w14:textId="77777777" w:rsidR="00581EF2" w:rsidRPr="00CC6009" w:rsidRDefault="00581EF2" w:rsidP="00BE5F2D">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tl/>
              </w:rPr>
              <w:t>-</w:t>
            </w:r>
          </w:p>
        </w:tc>
        <w:tc>
          <w:tcPr>
            <w:tcW w:w="1828" w:type="dxa"/>
            <w:vAlign w:val="center"/>
          </w:tcPr>
          <w:p w14:paraId="02977177" w14:textId="77777777" w:rsidR="00581EF2" w:rsidRPr="00CC6009" w:rsidRDefault="00581EF2" w:rsidP="00BE5F2D">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tl/>
              </w:rPr>
              <w:t>نعم</w:t>
            </w:r>
          </w:p>
        </w:tc>
      </w:tr>
      <w:tr w:rsidR="00581EF2" w:rsidRPr="00CC6009" w14:paraId="3108D491" w14:textId="77777777" w:rsidTr="00703297">
        <w:trPr>
          <w:jc w:val="center"/>
        </w:trPr>
        <w:tc>
          <w:tcPr>
            <w:cnfStyle w:val="001000000000" w:firstRow="0" w:lastRow="0" w:firstColumn="1" w:lastColumn="0" w:oddVBand="0" w:evenVBand="0" w:oddHBand="0" w:evenHBand="0" w:firstRowFirstColumn="0" w:firstRowLastColumn="0" w:lastRowFirstColumn="0" w:lastRowLastColumn="0"/>
            <w:tcW w:w="1727" w:type="dxa"/>
          </w:tcPr>
          <w:p w14:paraId="24736A8B" w14:textId="77777777" w:rsidR="00581EF2" w:rsidRPr="00CC6009" w:rsidRDefault="00581EF2" w:rsidP="00BE5F2D">
            <w:pPr>
              <w:bidi/>
              <w:spacing w:line="360" w:lineRule="auto"/>
              <w:rPr>
                <w:rFonts w:asciiTheme="majorBidi" w:hAnsiTheme="majorBidi" w:cstheme="majorBidi"/>
                <w:sz w:val="28"/>
                <w:szCs w:val="28"/>
                <w:rtl/>
              </w:rPr>
            </w:pPr>
            <w:r w:rsidRPr="00CC6009">
              <w:rPr>
                <w:rFonts w:asciiTheme="majorBidi" w:hAnsiTheme="majorBidi" w:cstheme="majorBidi"/>
                <w:sz w:val="28"/>
                <w:szCs w:val="28"/>
                <w:rtl/>
              </w:rPr>
              <w:t>كلمة المرور</w:t>
            </w:r>
          </w:p>
        </w:tc>
        <w:tc>
          <w:tcPr>
            <w:tcW w:w="2554" w:type="dxa"/>
          </w:tcPr>
          <w:p w14:paraId="7ACB0B4F" w14:textId="77777777" w:rsidR="00581EF2" w:rsidRPr="00CC6009" w:rsidRDefault="00581EF2" w:rsidP="00BE5F2D">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Pr>
              <w:t>Password</w:t>
            </w:r>
          </w:p>
        </w:tc>
        <w:tc>
          <w:tcPr>
            <w:tcW w:w="1943" w:type="dxa"/>
          </w:tcPr>
          <w:p w14:paraId="5A7DC8D3" w14:textId="77777777" w:rsidR="00581EF2" w:rsidRPr="00CC6009" w:rsidRDefault="00581EF2" w:rsidP="00BE5F2D">
            <w:pPr>
              <w:tabs>
                <w:tab w:val="left" w:pos="269"/>
              </w:tabs>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Pr>
              <w:t>Character(200)</w:t>
            </w:r>
          </w:p>
        </w:tc>
        <w:tc>
          <w:tcPr>
            <w:tcW w:w="1143" w:type="dxa"/>
            <w:vAlign w:val="center"/>
          </w:tcPr>
          <w:p w14:paraId="268E3745" w14:textId="77777777" w:rsidR="00581EF2" w:rsidRPr="00CC6009" w:rsidRDefault="00581EF2" w:rsidP="00BE5F2D">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tl/>
              </w:rPr>
              <w:t>-</w:t>
            </w:r>
          </w:p>
        </w:tc>
        <w:tc>
          <w:tcPr>
            <w:tcW w:w="1828" w:type="dxa"/>
            <w:vAlign w:val="center"/>
          </w:tcPr>
          <w:p w14:paraId="38EB2C22" w14:textId="77777777" w:rsidR="00581EF2" w:rsidRPr="00CC6009" w:rsidRDefault="00581EF2" w:rsidP="00BE5F2D">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tl/>
              </w:rPr>
              <w:t>نعم</w:t>
            </w:r>
          </w:p>
        </w:tc>
      </w:tr>
    </w:tbl>
    <w:p w14:paraId="0ED68EFB" w14:textId="77777777" w:rsidR="00AC7E87" w:rsidRPr="00CC6009" w:rsidRDefault="00AC7E87" w:rsidP="00BE5F2D">
      <w:pPr>
        <w:spacing w:line="360" w:lineRule="auto"/>
        <w:rPr>
          <w:rFonts w:asciiTheme="majorBidi" w:hAnsiTheme="majorBidi" w:cstheme="majorBidi"/>
          <w:sz w:val="28"/>
          <w:szCs w:val="28"/>
          <w:rtl/>
        </w:rPr>
      </w:pPr>
    </w:p>
    <w:p w14:paraId="10CBED17" w14:textId="60D0B6B8" w:rsidR="009F6033" w:rsidRPr="00CC6009" w:rsidRDefault="009F6033" w:rsidP="00BE5F2D">
      <w:pPr>
        <w:bidi/>
        <w:spacing w:line="360" w:lineRule="auto"/>
        <w:rPr>
          <w:rFonts w:asciiTheme="majorBidi" w:hAnsiTheme="majorBidi" w:cstheme="majorBidi"/>
          <w:color w:val="2E74B5" w:themeColor="accent5" w:themeShade="BF"/>
          <w:sz w:val="28"/>
          <w:szCs w:val="28"/>
          <w:rtl/>
        </w:rPr>
      </w:pPr>
    </w:p>
    <w:p w14:paraId="5D436B6F" w14:textId="06DD0163" w:rsidR="00267060" w:rsidRPr="00CC6009" w:rsidRDefault="00267060" w:rsidP="00267060">
      <w:pPr>
        <w:bidi/>
        <w:spacing w:line="360" w:lineRule="auto"/>
        <w:rPr>
          <w:rFonts w:asciiTheme="majorBidi" w:hAnsiTheme="majorBidi" w:cstheme="majorBidi"/>
          <w:color w:val="2E74B5" w:themeColor="accent5" w:themeShade="BF"/>
          <w:sz w:val="28"/>
          <w:szCs w:val="28"/>
        </w:rPr>
      </w:pPr>
    </w:p>
    <w:p w14:paraId="678AF6C6" w14:textId="77777777" w:rsidR="005D0644" w:rsidRPr="00CC6009" w:rsidRDefault="005D0644" w:rsidP="005D0644">
      <w:pPr>
        <w:bidi/>
        <w:spacing w:line="360" w:lineRule="auto"/>
        <w:rPr>
          <w:rFonts w:asciiTheme="majorBidi" w:hAnsiTheme="majorBidi" w:cstheme="majorBidi"/>
          <w:color w:val="2E74B5" w:themeColor="accent5" w:themeShade="BF"/>
          <w:sz w:val="28"/>
          <w:szCs w:val="28"/>
          <w:rtl/>
        </w:rPr>
      </w:pPr>
    </w:p>
    <w:p w14:paraId="2CE80BDC" w14:textId="77777777" w:rsidR="00267060" w:rsidRDefault="00267060" w:rsidP="00267060">
      <w:pPr>
        <w:bidi/>
        <w:spacing w:line="360" w:lineRule="auto"/>
        <w:rPr>
          <w:rFonts w:asciiTheme="majorBidi" w:hAnsiTheme="majorBidi" w:cstheme="majorBidi"/>
          <w:color w:val="2E74B5" w:themeColor="accent5" w:themeShade="BF"/>
          <w:sz w:val="28"/>
          <w:szCs w:val="28"/>
          <w:rtl/>
        </w:rPr>
      </w:pPr>
    </w:p>
    <w:p w14:paraId="0814E6F0" w14:textId="77777777" w:rsidR="004E43D1" w:rsidRDefault="004E43D1" w:rsidP="004E43D1">
      <w:pPr>
        <w:bidi/>
        <w:spacing w:line="360" w:lineRule="auto"/>
        <w:rPr>
          <w:rFonts w:asciiTheme="majorBidi" w:hAnsiTheme="majorBidi" w:cstheme="majorBidi"/>
          <w:color w:val="2E74B5" w:themeColor="accent5" w:themeShade="BF"/>
          <w:sz w:val="28"/>
          <w:szCs w:val="28"/>
          <w:rtl/>
        </w:rPr>
      </w:pPr>
    </w:p>
    <w:p w14:paraId="159FBF6C" w14:textId="77777777" w:rsidR="004E43D1" w:rsidRPr="00CC6009" w:rsidRDefault="004E43D1" w:rsidP="004E43D1">
      <w:pPr>
        <w:bidi/>
        <w:spacing w:line="360" w:lineRule="auto"/>
        <w:rPr>
          <w:rFonts w:asciiTheme="majorBidi" w:hAnsiTheme="majorBidi" w:cstheme="majorBidi"/>
          <w:color w:val="2E74B5" w:themeColor="accent5" w:themeShade="BF"/>
          <w:sz w:val="28"/>
          <w:szCs w:val="28"/>
          <w:rtl/>
        </w:rPr>
      </w:pPr>
    </w:p>
    <w:p w14:paraId="1EA5CBB1" w14:textId="77777777" w:rsidR="00581EF2" w:rsidRPr="00CC6009" w:rsidRDefault="00581EF2" w:rsidP="00BE5F2D">
      <w:pPr>
        <w:bidi/>
        <w:spacing w:line="360" w:lineRule="auto"/>
        <w:rPr>
          <w:rFonts w:asciiTheme="majorBidi" w:hAnsiTheme="majorBidi" w:cstheme="majorBidi"/>
          <w:b/>
          <w:bCs/>
          <w:color w:val="2E74B5" w:themeColor="accent5" w:themeShade="BF"/>
          <w:sz w:val="28"/>
          <w:szCs w:val="28"/>
          <w:rtl/>
        </w:rPr>
      </w:pPr>
      <w:r w:rsidRPr="00CC6009">
        <w:rPr>
          <w:rFonts w:asciiTheme="majorBidi" w:hAnsiTheme="majorBidi" w:cstheme="majorBidi"/>
          <w:b/>
          <w:bCs/>
          <w:color w:val="2E74B5" w:themeColor="accent5" w:themeShade="BF"/>
          <w:sz w:val="28"/>
          <w:szCs w:val="28"/>
          <w:rtl/>
        </w:rPr>
        <w:t xml:space="preserve">جدول  المفضلة  </w:t>
      </w:r>
      <w:r w:rsidRPr="00CC6009">
        <w:rPr>
          <w:rFonts w:asciiTheme="majorBidi" w:hAnsiTheme="majorBidi" w:cstheme="majorBidi"/>
          <w:b/>
          <w:bCs/>
          <w:color w:val="2E74B5" w:themeColor="accent5" w:themeShade="BF"/>
          <w:sz w:val="28"/>
          <w:szCs w:val="28"/>
        </w:rPr>
        <w:t>(favorites)</w:t>
      </w:r>
      <w:r w:rsidRPr="00CC6009">
        <w:rPr>
          <w:rFonts w:asciiTheme="majorBidi" w:hAnsiTheme="majorBidi" w:cstheme="majorBidi"/>
          <w:b/>
          <w:bCs/>
          <w:color w:val="2E74B5" w:themeColor="accent5" w:themeShade="BF"/>
          <w:sz w:val="28"/>
          <w:szCs w:val="28"/>
          <w:rtl/>
        </w:rPr>
        <w:t xml:space="preserve"> :</w:t>
      </w:r>
    </w:p>
    <w:tbl>
      <w:tblPr>
        <w:tblStyle w:val="ColorfulList-Accent3"/>
        <w:bidiVisual/>
        <w:tblW w:w="919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27"/>
        <w:gridCol w:w="2554"/>
        <w:gridCol w:w="1943"/>
        <w:gridCol w:w="1143"/>
        <w:gridCol w:w="1828"/>
      </w:tblGrid>
      <w:tr w:rsidR="00581EF2" w:rsidRPr="00CC6009" w14:paraId="06231CDB" w14:textId="77777777" w:rsidTr="00703297">
        <w:trPr>
          <w:cnfStyle w:val="100000000000" w:firstRow="1" w:lastRow="0" w:firstColumn="0" w:lastColumn="0" w:oddVBand="0" w:evenVBand="0" w:oddHBand="0"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1727" w:type="dxa"/>
            <w:tcBorders>
              <w:bottom w:val="none" w:sz="0" w:space="0" w:color="auto"/>
            </w:tcBorders>
            <w:shd w:val="clear" w:color="auto" w:fill="2E74B5" w:themeFill="accent5" w:themeFillShade="BF"/>
            <w:vAlign w:val="center"/>
          </w:tcPr>
          <w:p w14:paraId="59840DE8" w14:textId="77777777" w:rsidR="00581EF2" w:rsidRPr="00CC6009" w:rsidRDefault="00581EF2" w:rsidP="00BE5F2D">
            <w:pPr>
              <w:bidi/>
              <w:spacing w:line="360" w:lineRule="auto"/>
              <w:jc w:val="center"/>
              <w:rPr>
                <w:rFonts w:asciiTheme="majorBidi" w:hAnsiTheme="majorBidi" w:cstheme="majorBidi"/>
                <w:color w:val="F2F2F2" w:themeColor="background1" w:themeShade="F2"/>
                <w:sz w:val="28"/>
                <w:szCs w:val="28"/>
                <w:rtl/>
              </w:rPr>
            </w:pPr>
            <w:r w:rsidRPr="00CC6009">
              <w:rPr>
                <w:rFonts w:asciiTheme="majorBidi" w:hAnsiTheme="majorBidi" w:cstheme="majorBidi"/>
                <w:color w:val="F2F2F2" w:themeColor="background1" w:themeShade="F2"/>
                <w:sz w:val="28"/>
                <w:szCs w:val="28"/>
                <w:rtl/>
              </w:rPr>
              <w:lastRenderedPageBreak/>
              <w:t>الوصف</w:t>
            </w:r>
          </w:p>
        </w:tc>
        <w:tc>
          <w:tcPr>
            <w:tcW w:w="2554" w:type="dxa"/>
            <w:tcBorders>
              <w:bottom w:val="none" w:sz="0" w:space="0" w:color="auto"/>
            </w:tcBorders>
            <w:shd w:val="clear" w:color="auto" w:fill="2E74B5" w:themeFill="accent5" w:themeFillShade="BF"/>
            <w:vAlign w:val="center"/>
          </w:tcPr>
          <w:p w14:paraId="3A16577F" w14:textId="77777777" w:rsidR="00581EF2" w:rsidRPr="00CC6009" w:rsidRDefault="00581EF2" w:rsidP="00BE5F2D">
            <w:pPr>
              <w:bidi/>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F2F2F2" w:themeColor="background1" w:themeShade="F2"/>
                <w:sz w:val="28"/>
                <w:szCs w:val="28"/>
                <w:rtl/>
              </w:rPr>
            </w:pPr>
            <w:r w:rsidRPr="00CC6009">
              <w:rPr>
                <w:rFonts w:asciiTheme="majorBidi" w:hAnsiTheme="majorBidi" w:cstheme="majorBidi"/>
                <w:color w:val="F2F2F2" w:themeColor="background1" w:themeShade="F2"/>
                <w:sz w:val="28"/>
                <w:szCs w:val="28"/>
                <w:rtl/>
              </w:rPr>
              <w:t>اسم الحقل</w:t>
            </w:r>
          </w:p>
        </w:tc>
        <w:tc>
          <w:tcPr>
            <w:tcW w:w="1943" w:type="dxa"/>
            <w:tcBorders>
              <w:bottom w:val="none" w:sz="0" w:space="0" w:color="auto"/>
            </w:tcBorders>
            <w:shd w:val="clear" w:color="auto" w:fill="2E74B5" w:themeFill="accent5" w:themeFillShade="BF"/>
            <w:vAlign w:val="center"/>
          </w:tcPr>
          <w:p w14:paraId="0627714A" w14:textId="77777777" w:rsidR="00581EF2" w:rsidRPr="00CC6009" w:rsidRDefault="00581EF2" w:rsidP="00BE5F2D">
            <w:pPr>
              <w:bidi/>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F2F2F2" w:themeColor="background1" w:themeShade="F2"/>
                <w:sz w:val="28"/>
                <w:szCs w:val="28"/>
                <w:rtl/>
              </w:rPr>
            </w:pPr>
            <w:r w:rsidRPr="00CC6009">
              <w:rPr>
                <w:rFonts w:asciiTheme="majorBidi" w:hAnsiTheme="majorBidi" w:cstheme="majorBidi"/>
                <w:color w:val="F2F2F2" w:themeColor="background1" w:themeShade="F2"/>
                <w:sz w:val="28"/>
                <w:szCs w:val="28"/>
                <w:rtl/>
              </w:rPr>
              <w:t>النوع</w:t>
            </w:r>
          </w:p>
        </w:tc>
        <w:tc>
          <w:tcPr>
            <w:tcW w:w="1143" w:type="dxa"/>
            <w:tcBorders>
              <w:bottom w:val="none" w:sz="0" w:space="0" w:color="auto"/>
            </w:tcBorders>
            <w:shd w:val="clear" w:color="auto" w:fill="2E74B5" w:themeFill="accent5" w:themeFillShade="BF"/>
            <w:vAlign w:val="center"/>
          </w:tcPr>
          <w:p w14:paraId="3231E8AB" w14:textId="77777777" w:rsidR="00581EF2" w:rsidRPr="00CC6009" w:rsidRDefault="00581EF2" w:rsidP="00BE5F2D">
            <w:pPr>
              <w:bidi/>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F2F2F2" w:themeColor="background1" w:themeShade="F2"/>
                <w:sz w:val="28"/>
                <w:szCs w:val="28"/>
                <w:rtl/>
              </w:rPr>
            </w:pPr>
            <w:r w:rsidRPr="00CC6009">
              <w:rPr>
                <w:rFonts w:asciiTheme="majorBidi" w:hAnsiTheme="majorBidi" w:cstheme="majorBidi"/>
                <w:color w:val="F2F2F2" w:themeColor="background1" w:themeShade="F2"/>
                <w:sz w:val="28"/>
                <w:szCs w:val="28"/>
                <w:rtl/>
              </w:rPr>
              <w:t>المفتاح</w:t>
            </w:r>
          </w:p>
        </w:tc>
        <w:tc>
          <w:tcPr>
            <w:tcW w:w="1828" w:type="dxa"/>
            <w:tcBorders>
              <w:bottom w:val="none" w:sz="0" w:space="0" w:color="auto"/>
            </w:tcBorders>
            <w:shd w:val="clear" w:color="auto" w:fill="2E74B5" w:themeFill="accent5" w:themeFillShade="BF"/>
            <w:vAlign w:val="center"/>
          </w:tcPr>
          <w:p w14:paraId="3FB7B838" w14:textId="77777777" w:rsidR="00581EF2" w:rsidRPr="00CC6009" w:rsidRDefault="00581EF2" w:rsidP="00BE5F2D">
            <w:pPr>
              <w:bidi/>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F2F2F2" w:themeColor="background1" w:themeShade="F2"/>
                <w:sz w:val="28"/>
                <w:szCs w:val="28"/>
                <w:rtl/>
              </w:rPr>
            </w:pPr>
            <w:r w:rsidRPr="00CC6009">
              <w:rPr>
                <w:rFonts w:asciiTheme="majorBidi" w:hAnsiTheme="majorBidi" w:cstheme="majorBidi"/>
                <w:sz w:val="28"/>
                <w:szCs w:val="28"/>
                <w:lang w:bidi="ar-LY"/>
              </w:rPr>
              <w:t>Null allowed</w:t>
            </w:r>
          </w:p>
        </w:tc>
      </w:tr>
      <w:tr w:rsidR="00581EF2" w:rsidRPr="00CC6009" w14:paraId="0BE83C0D" w14:textId="77777777" w:rsidTr="0070329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27" w:type="dxa"/>
          </w:tcPr>
          <w:p w14:paraId="0C16AF3D" w14:textId="77777777" w:rsidR="00581EF2" w:rsidRPr="00CC6009" w:rsidRDefault="00581EF2" w:rsidP="00BE5F2D">
            <w:pPr>
              <w:bidi/>
              <w:spacing w:line="360" w:lineRule="auto"/>
              <w:rPr>
                <w:rFonts w:asciiTheme="majorBidi" w:hAnsiTheme="majorBidi" w:cstheme="majorBidi"/>
                <w:sz w:val="28"/>
                <w:szCs w:val="28"/>
                <w:rtl/>
              </w:rPr>
            </w:pPr>
            <w:r w:rsidRPr="00CC6009">
              <w:rPr>
                <w:rFonts w:asciiTheme="majorBidi" w:hAnsiTheme="majorBidi" w:cstheme="majorBidi"/>
                <w:sz w:val="28"/>
                <w:szCs w:val="28"/>
                <w:rtl/>
              </w:rPr>
              <w:t>رقم المنتج</w:t>
            </w:r>
          </w:p>
        </w:tc>
        <w:tc>
          <w:tcPr>
            <w:tcW w:w="2554" w:type="dxa"/>
          </w:tcPr>
          <w:p w14:paraId="5D4D7B0B" w14:textId="77777777" w:rsidR="00581EF2" w:rsidRPr="00CC6009" w:rsidRDefault="00581EF2" w:rsidP="00BE5F2D">
            <w:pPr>
              <w:tabs>
                <w:tab w:val="left" w:pos="200"/>
              </w:tabs>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Pr>
              <w:t>Id</w:t>
            </w:r>
          </w:p>
        </w:tc>
        <w:tc>
          <w:tcPr>
            <w:tcW w:w="1943" w:type="dxa"/>
          </w:tcPr>
          <w:p w14:paraId="00764492" w14:textId="77777777" w:rsidR="00581EF2" w:rsidRPr="00CC6009" w:rsidRDefault="00581EF2" w:rsidP="00BE5F2D">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Pr>
              <w:t>int(11)</w:t>
            </w:r>
          </w:p>
        </w:tc>
        <w:tc>
          <w:tcPr>
            <w:tcW w:w="1143" w:type="dxa"/>
          </w:tcPr>
          <w:p w14:paraId="543133E9" w14:textId="77777777" w:rsidR="00581EF2" w:rsidRPr="00CC6009" w:rsidRDefault="00581EF2" w:rsidP="00BE5F2D">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Pr>
            </w:pPr>
            <w:r w:rsidRPr="00CC6009">
              <w:rPr>
                <w:rFonts w:asciiTheme="majorBidi" w:hAnsiTheme="majorBidi" w:cstheme="majorBidi"/>
                <w:b/>
                <w:bCs/>
                <w:sz w:val="28"/>
                <w:szCs w:val="28"/>
                <w:rtl/>
              </w:rPr>
              <w:t>رئيسي</w:t>
            </w:r>
          </w:p>
        </w:tc>
        <w:tc>
          <w:tcPr>
            <w:tcW w:w="1828" w:type="dxa"/>
          </w:tcPr>
          <w:p w14:paraId="7EA14530" w14:textId="77777777" w:rsidR="00581EF2" w:rsidRPr="00CC6009" w:rsidRDefault="00581EF2" w:rsidP="00BE5F2D">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Pr>
            </w:pPr>
            <w:r w:rsidRPr="00CC6009">
              <w:rPr>
                <w:rFonts w:asciiTheme="majorBidi" w:hAnsiTheme="majorBidi" w:cstheme="majorBidi"/>
                <w:b/>
                <w:bCs/>
                <w:sz w:val="28"/>
                <w:szCs w:val="28"/>
                <w:rtl/>
              </w:rPr>
              <w:t>لا</w:t>
            </w:r>
          </w:p>
        </w:tc>
      </w:tr>
      <w:tr w:rsidR="00581EF2" w:rsidRPr="00CC6009" w14:paraId="541EFF93" w14:textId="77777777" w:rsidTr="00703297">
        <w:trPr>
          <w:jc w:val="center"/>
        </w:trPr>
        <w:tc>
          <w:tcPr>
            <w:cnfStyle w:val="001000000000" w:firstRow="0" w:lastRow="0" w:firstColumn="1" w:lastColumn="0" w:oddVBand="0" w:evenVBand="0" w:oddHBand="0" w:evenHBand="0" w:firstRowFirstColumn="0" w:firstRowLastColumn="0" w:lastRowFirstColumn="0" w:lastRowLastColumn="0"/>
            <w:tcW w:w="1727" w:type="dxa"/>
          </w:tcPr>
          <w:p w14:paraId="67546AB4" w14:textId="77777777" w:rsidR="00581EF2" w:rsidRPr="00CC6009" w:rsidRDefault="00581EF2" w:rsidP="00BE5F2D">
            <w:pPr>
              <w:bidi/>
              <w:spacing w:line="360" w:lineRule="auto"/>
              <w:rPr>
                <w:rFonts w:asciiTheme="majorBidi" w:hAnsiTheme="majorBidi" w:cstheme="majorBidi"/>
                <w:sz w:val="28"/>
                <w:szCs w:val="28"/>
                <w:rtl/>
              </w:rPr>
            </w:pPr>
            <w:r w:rsidRPr="00CC6009">
              <w:rPr>
                <w:rFonts w:asciiTheme="majorBidi" w:hAnsiTheme="majorBidi" w:cstheme="majorBidi"/>
                <w:sz w:val="28"/>
                <w:szCs w:val="28"/>
                <w:rtl/>
              </w:rPr>
              <w:t>اسم  المنتج</w:t>
            </w:r>
          </w:p>
        </w:tc>
        <w:tc>
          <w:tcPr>
            <w:tcW w:w="2554" w:type="dxa"/>
          </w:tcPr>
          <w:p w14:paraId="2C8E6D22" w14:textId="77777777" w:rsidR="00581EF2" w:rsidRPr="00CC6009" w:rsidRDefault="00581EF2" w:rsidP="00BE5F2D">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Pr>
              <w:t>product_name</w:t>
            </w:r>
          </w:p>
        </w:tc>
        <w:tc>
          <w:tcPr>
            <w:tcW w:w="1943" w:type="dxa"/>
          </w:tcPr>
          <w:p w14:paraId="6EFD80D9" w14:textId="77777777" w:rsidR="00581EF2" w:rsidRPr="00CC6009" w:rsidRDefault="00581EF2" w:rsidP="00BE5F2D">
            <w:pPr>
              <w:tabs>
                <w:tab w:val="left" w:pos="269"/>
              </w:tabs>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Pr>
              <w:t>varchar(200)</w:t>
            </w:r>
          </w:p>
        </w:tc>
        <w:tc>
          <w:tcPr>
            <w:tcW w:w="1143" w:type="dxa"/>
          </w:tcPr>
          <w:p w14:paraId="0E44FA53" w14:textId="77777777" w:rsidR="00581EF2" w:rsidRPr="00CC6009" w:rsidRDefault="00581EF2" w:rsidP="00BE5F2D">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tl/>
              </w:rPr>
              <w:t>-</w:t>
            </w:r>
          </w:p>
        </w:tc>
        <w:tc>
          <w:tcPr>
            <w:tcW w:w="1828" w:type="dxa"/>
          </w:tcPr>
          <w:p w14:paraId="0743EE70" w14:textId="77777777" w:rsidR="00581EF2" w:rsidRPr="00CC6009" w:rsidRDefault="00581EF2" w:rsidP="00BE5F2D">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tl/>
              </w:rPr>
              <w:t>نعم</w:t>
            </w:r>
          </w:p>
        </w:tc>
      </w:tr>
      <w:tr w:rsidR="00581EF2" w:rsidRPr="00CC6009" w14:paraId="5EEF29FE" w14:textId="77777777" w:rsidTr="0070329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27" w:type="dxa"/>
          </w:tcPr>
          <w:p w14:paraId="443F8FC8" w14:textId="77777777" w:rsidR="00581EF2" w:rsidRPr="00CC6009" w:rsidRDefault="00581EF2" w:rsidP="00BE5F2D">
            <w:pPr>
              <w:bidi/>
              <w:spacing w:line="360" w:lineRule="auto"/>
              <w:rPr>
                <w:rFonts w:asciiTheme="majorBidi" w:hAnsiTheme="majorBidi" w:cstheme="majorBidi"/>
                <w:sz w:val="28"/>
                <w:szCs w:val="28"/>
                <w:rtl/>
              </w:rPr>
            </w:pPr>
            <w:r w:rsidRPr="00CC6009">
              <w:rPr>
                <w:rFonts w:asciiTheme="majorBidi" w:hAnsiTheme="majorBidi" w:cstheme="majorBidi"/>
                <w:sz w:val="28"/>
                <w:szCs w:val="28"/>
                <w:rtl/>
              </w:rPr>
              <w:t>السعر</w:t>
            </w:r>
            <w:r w:rsidRPr="00CC6009">
              <w:rPr>
                <w:rFonts w:asciiTheme="majorBidi" w:hAnsiTheme="majorBidi" w:cstheme="majorBidi"/>
                <w:sz w:val="28"/>
                <w:szCs w:val="28"/>
              </w:rPr>
              <w:t xml:space="preserve"> </w:t>
            </w:r>
            <w:r w:rsidRPr="00CC6009">
              <w:rPr>
                <w:rFonts w:asciiTheme="majorBidi" w:hAnsiTheme="majorBidi" w:cstheme="majorBidi"/>
                <w:sz w:val="28"/>
                <w:szCs w:val="28"/>
                <w:rtl/>
              </w:rPr>
              <w:t>المنتج</w:t>
            </w:r>
          </w:p>
        </w:tc>
        <w:tc>
          <w:tcPr>
            <w:tcW w:w="2554" w:type="dxa"/>
          </w:tcPr>
          <w:p w14:paraId="557BBC47" w14:textId="77777777" w:rsidR="00581EF2" w:rsidRPr="00CC6009" w:rsidRDefault="00581EF2" w:rsidP="00BE5F2D">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Pr>
              <w:t>product_price</w:t>
            </w:r>
          </w:p>
        </w:tc>
        <w:tc>
          <w:tcPr>
            <w:tcW w:w="1943" w:type="dxa"/>
          </w:tcPr>
          <w:p w14:paraId="06F2DAB8" w14:textId="77777777" w:rsidR="00581EF2" w:rsidRPr="00CC6009" w:rsidRDefault="00581EF2" w:rsidP="00BE5F2D">
            <w:pPr>
              <w:tabs>
                <w:tab w:val="left" w:pos="269"/>
              </w:tabs>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Pr>
              <w:t>decimal(10,2)</w:t>
            </w:r>
          </w:p>
        </w:tc>
        <w:tc>
          <w:tcPr>
            <w:tcW w:w="1143" w:type="dxa"/>
          </w:tcPr>
          <w:p w14:paraId="2DBD800A" w14:textId="77777777" w:rsidR="00581EF2" w:rsidRPr="00CC6009" w:rsidRDefault="00581EF2" w:rsidP="00BE5F2D">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tl/>
              </w:rPr>
              <w:t>-</w:t>
            </w:r>
          </w:p>
        </w:tc>
        <w:tc>
          <w:tcPr>
            <w:tcW w:w="1828" w:type="dxa"/>
            <w:vAlign w:val="center"/>
          </w:tcPr>
          <w:p w14:paraId="59E5C624" w14:textId="77777777" w:rsidR="00581EF2" w:rsidRPr="00CC6009" w:rsidRDefault="00581EF2" w:rsidP="00BE5F2D">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tl/>
              </w:rPr>
              <w:t>نعم</w:t>
            </w:r>
          </w:p>
        </w:tc>
      </w:tr>
      <w:tr w:rsidR="00581EF2" w:rsidRPr="00CC6009" w14:paraId="1F9B1540" w14:textId="77777777" w:rsidTr="00703297">
        <w:trPr>
          <w:jc w:val="center"/>
        </w:trPr>
        <w:tc>
          <w:tcPr>
            <w:cnfStyle w:val="001000000000" w:firstRow="0" w:lastRow="0" w:firstColumn="1" w:lastColumn="0" w:oddVBand="0" w:evenVBand="0" w:oddHBand="0" w:evenHBand="0" w:firstRowFirstColumn="0" w:firstRowLastColumn="0" w:lastRowFirstColumn="0" w:lastRowLastColumn="0"/>
            <w:tcW w:w="1727" w:type="dxa"/>
          </w:tcPr>
          <w:p w14:paraId="182AEA17" w14:textId="77777777" w:rsidR="00581EF2" w:rsidRPr="00CC6009" w:rsidRDefault="00581EF2" w:rsidP="00BE5F2D">
            <w:pPr>
              <w:bidi/>
              <w:spacing w:line="360" w:lineRule="auto"/>
              <w:rPr>
                <w:rFonts w:asciiTheme="majorBidi" w:hAnsiTheme="majorBidi" w:cstheme="majorBidi"/>
                <w:sz w:val="28"/>
                <w:szCs w:val="28"/>
                <w:rtl/>
              </w:rPr>
            </w:pPr>
            <w:r w:rsidRPr="00CC6009">
              <w:rPr>
                <w:rFonts w:asciiTheme="majorBidi" w:hAnsiTheme="majorBidi" w:cstheme="majorBidi"/>
                <w:sz w:val="28"/>
                <w:szCs w:val="28"/>
                <w:rtl/>
              </w:rPr>
              <w:t>صورة</w:t>
            </w:r>
            <w:r w:rsidRPr="00CC6009">
              <w:rPr>
                <w:rFonts w:asciiTheme="majorBidi" w:hAnsiTheme="majorBidi" w:cstheme="majorBidi"/>
                <w:sz w:val="28"/>
                <w:szCs w:val="28"/>
              </w:rPr>
              <w:t xml:space="preserve"> </w:t>
            </w:r>
            <w:r w:rsidRPr="00CC6009">
              <w:rPr>
                <w:rFonts w:asciiTheme="majorBidi" w:hAnsiTheme="majorBidi" w:cstheme="majorBidi"/>
                <w:sz w:val="28"/>
                <w:szCs w:val="28"/>
                <w:rtl/>
              </w:rPr>
              <w:t>المنتج</w:t>
            </w:r>
          </w:p>
        </w:tc>
        <w:tc>
          <w:tcPr>
            <w:tcW w:w="2554" w:type="dxa"/>
          </w:tcPr>
          <w:p w14:paraId="41632EA6" w14:textId="77777777" w:rsidR="00581EF2" w:rsidRPr="00CC6009" w:rsidRDefault="00581EF2" w:rsidP="00BE5F2D">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Pr>
              <w:t>product_image</w:t>
            </w:r>
          </w:p>
        </w:tc>
        <w:tc>
          <w:tcPr>
            <w:tcW w:w="1943" w:type="dxa"/>
          </w:tcPr>
          <w:p w14:paraId="15017C49" w14:textId="77777777" w:rsidR="00581EF2" w:rsidRPr="00CC6009" w:rsidRDefault="00581EF2" w:rsidP="00BE5F2D">
            <w:pPr>
              <w:tabs>
                <w:tab w:val="left" w:pos="269"/>
              </w:tabs>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Pr>
              <w:t>varchar(200)</w:t>
            </w:r>
          </w:p>
        </w:tc>
        <w:tc>
          <w:tcPr>
            <w:tcW w:w="1143" w:type="dxa"/>
            <w:vAlign w:val="center"/>
          </w:tcPr>
          <w:p w14:paraId="7509B829" w14:textId="77777777" w:rsidR="00581EF2" w:rsidRPr="00CC6009" w:rsidRDefault="00581EF2" w:rsidP="00BE5F2D">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tl/>
              </w:rPr>
              <w:t>-</w:t>
            </w:r>
          </w:p>
        </w:tc>
        <w:tc>
          <w:tcPr>
            <w:tcW w:w="1828" w:type="dxa"/>
            <w:vAlign w:val="center"/>
          </w:tcPr>
          <w:p w14:paraId="10EAED37" w14:textId="77777777" w:rsidR="00581EF2" w:rsidRPr="00CC6009" w:rsidRDefault="00581EF2" w:rsidP="00BE5F2D">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tl/>
              </w:rPr>
              <w:t>نعم</w:t>
            </w:r>
          </w:p>
        </w:tc>
      </w:tr>
      <w:tr w:rsidR="00581EF2" w:rsidRPr="00CC6009" w14:paraId="20EB33EA" w14:textId="77777777" w:rsidTr="0070329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27" w:type="dxa"/>
          </w:tcPr>
          <w:p w14:paraId="1B8AE98E" w14:textId="77777777" w:rsidR="00581EF2" w:rsidRPr="00CC6009" w:rsidRDefault="00581EF2" w:rsidP="00BE5F2D">
            <w:pPr>
              <w:bidi/>
              <w:spacing w:line="360" w:lineRule="auto"/>
              <w:rPr>
                <w:rFonts w:asciiTheme="majorBidi" w:hAnsiTheme="majorBidi" w:cstheme="majorBidi"/>
                <w:sz w:val="28"/>
                <w:szCs w:val="28"/>
              </w:rPr>
            </w:pPr>
            <w:r w:rsidRPr="00CC6009">
              <w:rPr>
                <w:rFonts w:asciiTheme="majorBidi" w:hAnsiTheme="majorBidi" w:cstheme="majorBidi"/>
                <w:sz w:val="28"/>
                <w:szCs w:val="28"/>
                <w:rtl/>
              </w:rPr>
              <w:t>صورة</w:t>
            </w:r>
            <w:r w:rsidRPr="00CC6009">
              <w:rPr>
                <w:rFonts w:asciiTheme="majorBidi" w:hAnsiTheme="majorBidi" w:cstheme="majorBidi"/>
                <w:sz w:val="28"/>
                <w:szCs w:val="28"/>
              </w:rPr>
              <w:t xml:space="preserve"> </w:t>
            </w:r>
            <w:r w:rsidRPr="00CC6009">
              <w:rPr>
                <w:rFonts w:asciiTheme="majorBidi" w:hAnsiTheme="majorBidi" w:cstheme="majorBidi"/>
                <w:sz w:val="28"/>
                <w:szCs w:val="28"/>
                <w:rtl/>
              </w:rPr>
              <w:t>المنتج</w:t>
            </w:r>
          </w:p>
        </w:tc>
        <w:tc>
          <w:tcPr>
            <w:tcW w:w="2554" w:type="dxa"/>
          </w:tcPr>
          <w:p w14:paraId="3B2EB3FE" w14:textId="77777777" w:rsidR="00581EF2" w:rsidRPr="00CC6009" w:rsidRDefault="00581EF2" w:rsidP="00BE5F2D">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Pr>
              <w:t>product_image2</w:t>
            </w:r>
          </w:p>
        </w:tc>
        <w:tc>
          <w:tcPr>
            <w:tcW w:w="1943" w:type="dxa"/>
          </w:tcPr>
          <w:p w14:paraId="09BBF516" w14:textId="77777777" w:rsidR="00581EF2" w:rsidRPr="00CC6009" w:rsidRDefault="00581EF2" w:rsidP="00BE5F2D">
            <w:pPr>
              <w:tabs>
                <w:tab w:val="left" w:pos="269"/>
              </w:tabs>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Pr>
              <w:t>varchar(200)</w:t>
            </w:r>
          </w:p>
        </w:tc>
        <w:tc>
          <w:tcPr>
            <w:tcW w:w="1143" w:type="dxa"/>
            <w:vAlign w:val="center"/>
          </w:tcPr>
          <w:p w14:paraId="0AB6105B" w14:textId="77777777" w:rsidR="00581EF2" w:rsidRPr="00CC6009" w:rsidRDefault="00581EF2" w:rsidP="00BE5F2D">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tl/>
              </w:rPr>
              <w:t>-</w:t>
            </w:r>
          </w:p>
        </w:tc>
        <w:tc>
          <w:tcPr>
            <w:tcW w:w="1828" w:type="dxa"/>
            <w:vAlign w:val="center"/>
          </w:tcPr>
          <w:p w14:paraId="059E31DA" w14:textId="77777777" w:rsidR="00581EF2" w:rsidRPr="00CC6009" w:rsidRDefault="00581EF2" w:rsidP="00BE5F2D">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tl/>
              </w:rPr>
              <w:t>نعم</w:t>
            </w:r>
          </w:p>
        </w:tc>
      </w:tr>
      <w:tr w:rsidR="00581EF2" w:rsidRPr="00CC6009" w14:paraId="1CD8ED3D" w14:textId="77777777" w:rsidTr="00703297">
        <w:trPr>
          <w:jc w:val="center"/>
        </w:trPr>
        <w:tc>
          <w:tcPr>
            <w:cnfStyle w:val="001000000000" w:firstRow="0" w:lastRow="0" w:firstColumn="1" w:lastColumn="0" w:oddVBand="0" w:evenVBand="0" w:oddHBand="0" w:evenHBand="0" w:firstRowFirstColumn="0" w:firstRowLastColumn="0" w:lastRowFirstColumn="0" w:lastRowLastColumn="0"/>
            <w:tcW w:w="1727" w:type="dxa"/>
          </w:tcPr>
          <w:p w14:paraId="7A3368ED" w14:textId="77777777" w:rsidR="00581EF2" w:rsidRPr="00CC6009" w:rsidRDefault="00581EF2" w:rsidP="00BE5F2D">
            <w:pPr>
              <w:bidi/>
              <w:spacing w:line="360" w:lineRule="auto"/>
              <w:rPr>
                <w:rFonts w:asciiTheme="majorBidi" w:hAnsiTheme="majorBidi" w:cstheme="majorBidi"/>
                <w:sz w:val="28"/>
                <w:szCs w:val="28"/>
              </w:rPr>
            </w:pPr>
            <w:r w:rsidRPr="00CC6009">
              <w:rPr>
                <w:rFonts w:asciiTheme="majorBidi" w:hAnsiTheme="majorBidi" w:cstheme="majorBidi"/>
                <w:sz w:val="28"/>
                <w:szCs w:val="28"/>
                <w:rtl/>
              </w:rPr>
              <w:t>صورة</w:t>
            </w:r>
            <w:r w:rsidRPr="00CC6009">
              <w:rPr>
                <w:rFonts w:asciiTheme="majorBidi" w:hAnsiTheme="majorBidi" w:cstheme="majorBidi"/>
                <w:sz w:val="28"/>
                <w:szCs w:val="28"/>
              </w:rPr>
              <w:t xml:space="preserve"> </w:t>
            </w:r>
            <w:r w:rsidRPr="00CC6009">
              <w:rPr>
                <w:rFonts w:asciiTheme="majorBidi" w:hAnsiTheme="majorBidi" w:cstheme="majorBidi"/>
                <w:sz w:val="28"/>
                <w:szCs w:val="28"/>
                <w:rtl/>
              </w:rPr>
              <w:t>المنتج</w:t>
            </w:r>
          </w:p>
        </w:tc>
        <w:tc>
          <w:tcPr>
            <w:tcW w:w="2554" w:type="dxa"/>
          </w:tcPr>
          <w:p w14:paraId="214D52E5" w14:textId="77777777" w:rsidR="00581EF2" w:rsidRPr="00CC6009" w:rsidRDefault="00581EF2" w:rsidP="00BE5F2D">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Pr>
              <w:t>product_image3</w:t>
            </w:r>
          </w:p>
        </w:tc>
        <w:tc>
          <w:tcPr>
            <w:tcW w:w="1943" w:type="dxa"/>
          </w:tcPr>
          <w:p w14:paraId="2E71EC57" w14:textId="77777777" w:rsidR="00581EF2" w:rsidRPr="00CC6009" w:rsidRDefault="00581EF2" w:rsidP="00BE5F2D">
            <w:pPr>
              <w:tabs>
                <w:tab w:val="left" w:pos="269"/>
              </w:tabs>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Pr>
              <w:t>varchar(200)</w:t>
            </w:r>
          </w:p>
        </w:tc>
        <w:tc>
          <w:tcPr>
            <w:tcW w:w="1143" w:type="dxa"/>
            <w:vAlign w:val="center"/>
          </w:tcPr>
          <w:p w14:paraId="63849494" w14:textId="77777777" w:rsidR="00581EF2" w:rsidRPr="00CC6009" w:rsidRDefault="00581EF2" w:rsidP="00BE5F2D">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tl/>
              </w:rPr>
              <w:t>-</w:t>
            </w:r>
          </w:p>
        </w:tc>
        <w:tc>
          <w:tcPr>
            <w:tcW w:w="1828" w:type="dxa"/>
            <w:vAlign w:val="center"/>
          </w:tcPr>
          <w:p w14:paraId="7044DCD6" w14:textId="77777777" w:rsidR="00581EF2" w:rsidRPr="00CC6009" w:rsidRDefault="00581EF2" w:rsidP="00BE5F2D">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tl/>
              </w:rPr>
              <w:t>نعم</w:t>
            </w:r>
          </w:p>
        </w:tc>
      </w:tr>
      <w:tr w:rsidR="00581EF2" w:rsidRPr="00CC6009" w14:paraId="5AFF126F" w14:textId="77777777" w:rsidTr="0070329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27" w:type="dxa"/>
          </w:tcPr>
          <w:p w14:paraId="4911FB6D" w14:textId="77777777" w:rsidR="00581EF2" w:rsidRPr="00CC6009" w:rsidRDefault="00581EF2" w:rsidP="00BE5F2D">
            <w:pPr>
              <w:bidi/>
              <w:spacing w:line="360" w:lineRule="auto"/>
              <w:rPr>
                <w:rFonts w:asciiTheme="majorBidi" w:hAnsiTheme="majorBidi" w:cstheme="majorBidi"/>
                <w:sz w:val="28"/>
                <w:szCs w:val="28"/>
              </w:rPr>
            </w:pPr>
            <w:r w:rsidRPr="00CC6009">
              <w:rPr>
                <w:rFonts w:asciiTheme="majorBidi" w:hAnsiTheme="majorBidi" w:cstheme="majorBidi"/>
                <w:sz w:val="28"/>
                <w:szCs w:val="28"/>
                <w:rtl/>
              </w:rPr>
              <w:t xml:space="preserve">تفاصيل المنتج </w:t>
            </w:r>
          </w:p>
        </w:tc>
        <w:tc>
          <w:tcPr>
            <w:tcW w:w="2554" w:type="dxa"/>
          </w:tcPr>
          <w:p w14:paraId="51E75C43" w14:textId="77777777" w:rsidR="00581EF2" w:rsidRPr="00CC6009" w:rsidRDefault="00581EF2" w:rsidP="00BE5F2D">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Pr>
              <w:t>product_details</w:t>
            </w:r>
          </w:p>
        </w:tc>
        <w:tc>
          <w:tcPr>
            <w:tcW w:w="1943" w:type="dxa"/>
          </w:tcPr>
          <w:p w14:paraId="33CB641C" w14:textId="77777777" w:rsidR="00581EF2" w:rsidRPr="00CC6009" w:rsidRDefault="00581EF2" w:rsidP="00BE5F2D">
            <w:pPr>
              <w:tabs>
                <w:tab w:val="left" w:pos="269"/>
              </w:tabs>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Pr>
              <w:t>text</w:t>
            </w:r>
          </w:p>
        </w:tc>
        <w:tc>
          <w:tcPr>
            <w:tcW w:w="1143" w:type="dxa"/>
            <w:vAlign w:val="center"/>
          </w:tcPr>
          <w:p w14:paraId="1CCC63FC" w14:textId="77777777" w:rsidR="00581EF2" w:rsidRPr="00CC6009" w:rsidRDefault="00581EF2" w:rsidP="00BE5F2D">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tl/>
              </w:rPr>
              <w:t>-</w:t>
            </w:r>
          </w:p>
        </w:tc>
        <w:tc>
          <w:tcPr>
            <w:tcW w:w="1828" w:type="dxa"/>
            <w:vAlign w:val="center"/>
          </w:tcPr>
          <w:p w14:paraId="68247DE8" w14:textId="77777777" w:rsidR="00581EF2" w:rsidRPr="00CC6009" w:rsidRDefault="00581EF2" w:rsidP="00BE5F2D">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tl/>
              </w:rPr>
              <w:t>نعم</w:t>
            </w:r>
          </w:p>
        </w:tc>
      </w:tr>
      <w:tr w:rsidR="00581EF2" w:rsidRPr="00CC6009" w14:paraId="44DC4199" w14:textId="77777777" w:rsidTr="00703297">
        <w:trPr>
          <w:jc w:val="center"/>
        </w:trPr>
        <w:tc>
          <w:tcPr>
            <w:cnfStyle w:val="001000000000" w:firstRow="0" w:lastRow="0" w:firstColumn="1" w:lastColumn="0" w:oddVBand="0" w:evenVBand="0" w:oddHBand="0" w:evenHBand="0" w:firstRowFirstColumn="0" w:firstRowLastColumn="0" w:lastRowFirstColumn="0" w:lastRowLastColumn="0"/>
            <w:tcW w:w="1727" w:type="dxa"/>
          </w:tcPr>
          <w:p w14:paraId="06730E69" w14:textId="77777777" w:rsidR="00581EF2" w:rsidRPr="00CC6009" w:rsidRDefault="00581EF2" w:rsidP="00BE5F2D">
            <w:pPr>
              <w:bidi/>
              <w:spacing w:line="360" w:lineRule="auto"/>
              <w:rPr>
                <w:rFonts w:asciiTheme="majorBidi" w:hAnsiTheme="majorBidi" w:cstheme="majorBidi"/>
                <w:sz w:val="28"/>
                <w:szCs w:val="28"/>
                <w:rtl/>
              </w:rPr>
            </w:pPr>
            <w:r w:rsidRPr="00CC6009">
              <w:rPr>
                <w:rFonts w:asciiTheme="majorBidi" w:hAnsiTheme="majorBidi" w:cstheme="majorBidi"/>
                <w:sz w:val="28"/>
                <w:szCs w:val="28"/>
                <w:rtl/>
              </w:rPr>
              <w:t>اسم المخزن</w:t>
            </w:r>
          </w:p>
        </w:tc>
        <w:tc>
          <w:tcPr>
            <w:tcW w:w="2554" w:type="dxa"/>
          </w:tcPr>
          <w:p w14:paraId="06FC7CB5" w14:textId="77777777" w:rsidR="00581EF2" w:rsidRPr="00CC6009" w:rsidRDefault="00581EF2" w:rsidP="00BE5F2D">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Pr>
              <w:t>storage_name</w:t>
            </w:r>
          </w:p>
        </w:tc>
        <w:tc>
          <w:tcPr>
            <w:tcW w:w="1943" w:type="dxa"/>
          </w:tcPr>
          <w:p w14:paraId="1F48E5D3" w14:textId="77777777" w:rsidR="00581EF2" w:rsidRPr="00CC6009" w:rsidRDefault="00581EF2" w:rsidP="00BE5F2D">
            <w:pPr>
              <w:tabs>
                <w:tab w:val="left" w:pos="269"/>
              </w:tabs>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Pr>
              <w:t>varchar(200)</w:t>
            </w:r>
          </w:p>
        </w:tc>
        <w:tc>
          <w:tcPr>
            <w:tcW w:w="1143" w:type="dxa"/>
            <w:vAlign w:val="center"/>
          </w:tcPr>
          <w:p w14:paraId="4AA5A0B9" w14:textId="77777777" w:rsidR="00581EF2" w:rsidRPr="00CC6009" w:rsidRDefault="00581EF2" w:rsidP="00BE5F2D">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tl/>
              </w:rPr>
              <w:t>-</w:t>
            </w:r>
          </w:p>
        </w:tc>
        <w:tc>
          <w:tcPr>
            <w:tcW w:w="1828" w:type="dxa"/>
            <w:vAlign w:val="center"/>
          </w:tcPr>
          <w:p w14:paraId="4F13C793" w14:textId="77777777" w:rsidR="00581EF2" w:rsidRPr="00CC6009" w:rsidRDefault="00581EF2" w:rsidP="00BE5F2D">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tl/>
              </w:rPr>
              <w:t>نعم</w:t>
            </w:r>
          </w:p>
        </w:tc>
      </w:tr>
      <w:tr w:rsidR="00581EF2" w:rsidRPr="00CC6009" w14:paraId="21DC1037" w14:textId="77777777" w:rsidTr="0070329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27" w:type="dxa"/>
          </w:tcPr>
          <w:p w14:paraId="50CD5356" w14:textId="77777777" w:rsidR="00581EF2" w:rsidRPr="00CC6009" w:rsidRDefault="00581EF2" w:rsidP="00BE5F2D">
            <w:pPr>
              <w:bidi/>
              <w:spacing w:line="360" w:lineRule="auto"/>
              <w:rPr>
                <w:rFonts w:asciiTheme="majorBidi" w:hAnsiTheme="majorBidi" w:cstheme="majorBidi"/>
                <w:sz w:val="28"/>
                <w:szCs w:val="28"/>
                <w:rtl/>
              </w:rPr>
            </w:pPr>
            <w:r w:rsidRPr="00CC6009">
              <w:rPr>
                <w:rFonts w:asciiTheme="majorBidi" w:hAnsiTheme="majorBidi" w:cstheme="majorBidi"/>
                <w:sz w:val="28"/>
                <w:szCs w:val="28"/>
                <w:rtl/>
              </w:rPr>
              <w:t>مسؤول المخزن</w:t>
            </w:r>
          </w:p>
        </w:tc>
        <w:tc>
          <w:tcPr>
            <w:tcW w:w="2554" w:type="dxa"/>
          </w:tcPr>
          <w:p w14:paraId="7002F264" w14:textId="77777777" w:rsidR="00581EF2" w:rsidRPr="00CC6009" w:rsidRDefault="00581EF2" w:rsidP="00BE5F2D">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Pr>
              <w:t>storage_official</w:t>
            </w:r>
          </w:p>
        </w:tc>
        <w:tc>
          <w:tcPr>
            <w:tcW w:w="1943" w:type="dxa"/>
          </w:tcPr>
          <w:p w14:paraId="3C19D29A" w14:textId="77777777" w:rsidR="00581EF2" w:rsidRPr="00CC6009" w:rsidRDefault="00581EF2" w:rsidP="00BE5F2D">
            <w:pPr>
              <w:tabs>
                <w:tab w:val="left" w:pos="269"/>
              </w:tabs>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Pr>
              <w:t>varchar(200)</w:t>
            </w:r>
          </w:p>
        </w:tc>
        <w:tc>
          <w:tcPr>
            <w:tcW w:w="1143" w:type="dxa"/>
            <w:vAlign w:val="center"/>
          </w:tcPr>
          <w:p w14:paraId="45B1238E" w14:textId="77777777" w:rsidR="00581EF2" w:rsidRPr="00CC6009" w:rsidRDefault="00581EF2" w:rsidP="00BE5F2D">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tl/>
              </w:rPr>
              <w:t>-</w:t>
            </w:r>
          </w:p>
        </w:tc>
        <w:tc>
          <w:tcPr>
            <w:tcW w:w="1828" w:type="dxa"/>
            <w:vAlign w:val="center"/>
          </w:tcPr>
          <w:p w14:paraId="37ADCE9C" w14:textId="77777777" w:rsidR="00581EF2" w:rsidRPr="00CC6009" w:rsidRDefault="00581EF2" w:rsidP="00BE5F2D">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tl/>
              </w:rPr>
              <w:t>نعم</w:t>
            </w:r>
          </w:p>
        </w:tc>
      </w:tr>
      <w:tr w:rsidR="00581EF2" w:rsidRPr="00CC6009" w14:paraId="5377146B" w14:textId="77777777" w:rsidTr="00703297">
        <w:trPr>
          <w:jc w:val="center"/>
        </w:trPr>
        <w:tc>
          <w:tcPr>
            <w:cnfStyle w:val="001000000000" w:firstRow="0" w:lastRow="0" w:firstColumn="1" w:lastColumn="0" w:oddVBand="0" w:evenVBand="0" w:oddHBand="0" w:evenHBand="0" w:firstRowFirstColumn="0" w:firstRowLastColumn="0" w:lastRowFirstColumn="0" w:lastRowLastColumn="0"/>
            <w:tcW w:w="1727" w:type="dxa"/>
          </w:tcPr>
          <w:p w14:paraId="1266C3C8" w14:textId="77777777" w:rsidR="00581EF2" w:rsidRPr="00CC6009" w:rsidRDefault="00581EF2" w:rsidP="00BE5F2D">
            <w:pPr>
              <w:bidi/>
              <w:spacing w:line="360" w:lineRule="auto"/>
              <w:rPr>
                <w:rFonts w:asciiTheme="majorBidi" w:hAnsiTheme="majorBidi" w:cstheme="majorBidi"/>
                <w:sz w:val="28"/>
                <w:szCs w:val="28"/>
                <w:rtl/>
              </w:rPr>
            </w:pPr>
            <w:r w:rsidRPr="00CC6009">
              <w:rPr>
                <w:rFonts w:asciiTheme="majorBidi" w:hAnsiTheme="majorBidi" w:cstheme="majorBidi"/>
                <w:sz w:val="28"/>
                <w:szCs w:val="28"/>
                <w:rtl/>
              </w:rPr>
              <w:t>مخازن</w:t>
            </w:r>
          </w:p>
        </w:tc>
        <w:tc>
          <w:tcPr>
            <w:tcW w:w="2554" w:type="dxa"/>
          </w:tcPr>
          <w:p w14:paraId="0B71932C" w14:textId="77777777" w:rsidR="00581EF2" w:rsidRPr="00CC6009" w:rsidRDefault="00581EF2" w:rsidP="00BE5F2D">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Pr>
              <w:t>stores</w:t>
            </w:r>
          </w:p>
        </w:tc>
        <w:tc>
          <w:tcPr>
            <w:tcW w:w="1943" w:type="dxa"/>
          </w:tcPr>
          <w:p w14:paraId="1F27A55A" w14:textId="77777777" w:rsidR="00581EF2" w:rsidRPr="00CC6009" w:rsidRDefault="00581EF2" w:rsidP="00BE5F2D">
            <w:pPr>
              <w:tabs>
                <w:tab w:val="left" w:pos="269"/>
              </w:tabs>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Pr>
              <w:t>varchar(200)</w:t>
            </w:r>
          </w:p>
        </w:tc>
        <w:tc>
          <w:tcPr>
            <w:tcW w:w="1143" w:type="dxa"/>
            <w:vAlign w:val="center"/>
          </w:tcPr>
          <w:p w14:paraId="4EFF212C" w14:textId="77777777" w:rsidR="00581EF2" w:rsidRPr="00CC6009" w:rsidRDefault="00581EF2" w:rsidP="00BE5F2D">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tl/>
              </w:rPr>
              <w:t>-</w:t>
            </w:r>
          </w:p>
        </w:tc>
        <w:tc>
          <w:tcPr>
            <w:tcW w:w="1828" w:type="dxa"/>
            <w:vAlign w:val="center"/>
          </w:tcPr>
          <w:p w14:paraId="2CA866A8" w14:textId="77777777" w:rsidR="00581EF2" w:rsidRPr="00CC6009" w:rsidRDefault="00581EF2" w:rsidP="00BE5F2D">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tl/>
              </w:rPr>
              <w:t>نعم</w:t>
            </w:r>
          </w:p>
        </w:tc>
      </w:tr>
    </w:tbl>
    <w:p w14:paraId="132D625F" w14:textId="77777777" w:rsidR="00581EF2" w:rsidRPr="00CC6009" w:rsidRDefault="00581EF2" w:rsidP="00BE5F2D">
      <w:pPr>
        <w:bidi/>
        <w:spacing w:line="360" w:lineRule="auto"/>
        <w:rPr>
          <w:rFonts w:asciiTheme="majorBidi" w:hAnsiTheme="majorBidi" w:cstheme="majorBidi"/>
          <w:b/>
          <w:bCs/>
          <w:color w:val="2E74B5" w:themeColor="accent5" w:themeShade="BF"/>
          <w:sz w:val="28"/>
          <w:szCs w:val="28"/>
          <w:rtl/>
          <w:lang w:bidi="ar-LY"/>
        </w:rPr>
      </w:pPr>
    </w:p>
    <w:p w14:paraId="3424D043" w14:textId="77777777" w:rsidR="00267060" w:rsidRPr="00CC6009" w:rsidRDefault="00267060" w:rsidP="00267060">
      <w:pPr>
        <w:bidi/>
        <w:spacing w:line="360" w:lineRule="auto"/>
        <w:rPr>
          <w:rFonts w:asciiTheme="majorBidi" w:hAnsiTheme="majorBidi" w:cstheme="majorBidi"/>
          <w:b/>
          <w:bCs/>
          <w:color w:val="2E74B5" w:themeColor="accent5" w:themeShade="BF"/>
          <w:sz w:val="28"/>
          <w:szCs w:val="28"/>
          <w:rtl/>
          <w:lang w:bidi="ar-LY"/>
        </w:rPr>
      </w:pPr>
    </w:p>
    <w:p w14:paraId="36A8660E" w14:textId="77777777" w:rsidR="000B63A8" w:rsidRPr="00CC6009" w:rsidRDefault="000B63A8" w:rsidP="000B63A8">
      <w:pPr>
        <w:bidi/>
        <w:spacing w:line="360" w:lineRule="auto"/>
        <w:rPr>
          <w:rFonts w:asciiTheme="majorBidi" w:hAnsiTheme="majorBidi" w:cstheme="majorBidi"/>
          <w:b/>
          <w:bCs/>
          <w:color w:val="2E74B5" w:themeColor="accent5" w:themeShade="BF"/>
          <w:sz w:val="28"/>
          <w:szCs w:val="28"/>
          <w:rtl/>
        </w:rPr>
      </w:pPr>
      <w:r w:rsidRPr="00CC6009">
        <w:rPr>
          <w:rFonts w:asciiTheme="majorBidi" w:hAnsiTheme="majorBidi" w:cstheme="majorBidi"/>
          <w:b/>
          <w:bCs/>
          <w:color w:val="2E74B5" w:themeColor="accent5" w:themeShade="BF"/>
          <w:sz w:val="28"/>
          <w:szCs w:val="28"/>
          <w:rtl/>
        </w:rPr>
        <w:t xml:space="preserve">جدول لوحة التحكم </w:t>
      </w:r>
      <w:r w:rsidRPr="00CC6009">
        <w:rPr>
          <w:rFonts w:asciiTheme="majorBidi" w:hAnsiTheme="majorBidi" w:cstheme="majorBidi"/>
          <w:b/>
          <w:bCs/>
          <w:color w:val="2E74B5" w:themeColor="accent5" w:themeShade="BF"/>
          <w:sz w:val="28"/>
          <w:szCs w:val="28"/>
        </w:rPr>
        <w:t>(dashboard)</w:t>
      </w:r>
      <w:r w:rsidRPr="00CC6009">
        <w:rPr>
          <w:rFonts w:asciiTheme="majorBidi" w:hAnsiTheme="majorBidi" w:cstheme="majorBidi"/>
          <w:b/>
          <w:bCs/>
          <w:color w:val="2E74B5" w:themeColor="accent5" w:themeShade="BF"/>
          <w:sz w:val="28"/>
          <w:szCs w:val="28"/>
          <w:rtl/>
        </w:rPr>
        <w:t xml:space="preserve"> :</w:t>
      </w:r>
    </w:p>
    <w:tbl>
      <w:tblPr>
        <w:tblStyle w:val="ColorfulList-Accent3"/>
        <w:bidiVisual/>
        <w:tblW w:w="962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3"/>
        <w:gridCol w:w="2822"/>
        <w:gridCol w:w="1885"/>
        <w:gridCol w:w="1075"/>
        <w:gridCol w:w="2013"/>
      </w:tblGrid>
      <w:tr w:rsidR="000B63A8" w:rsidRPr="00CC6009" w14:paraId="351EE3C1" w14:textId="77777777" w:rsidTr="00703297">
        <w:trPr>
          <w:cnfStyle w:val="100000000000" w:firstRow="1" w:lastRow="0" w:firstColumn="0" w:lastColumn="0" w:oddVBand="0" w:evenVBand="0" w:oddHBand="0" w:evenHBand="0" w:firstRowFirstColumn="0" w:firstRowLastColumn="0" w:lastRowFirstColumn="0" w:lastRowLastColumn="0"/>
          <w:trHeight w:val="998"/>
          <w:jc w:val="center"/>
        </w:trPr>
        <w:tc>
          <w:tcPr>
            <w:cnfStyle w:val="001000000000" w:firstRow="0" w:lastRow="0" w:firstColumn="1" w:lastColumn="0" w:oddVBand="0" w:evenVBand="0" w:oddHBand="0" w:evenHBand="0" w:firstRowFirstColumn="0" w:firstRowLastColumn="0" w:lastRowFirstColumn="0" w:lastRowLastColumn="0"/>
            <w:tcW w:w="1833" w:type="dxa"/>
            <w:tcBorders>
              <w:bottom w:val="none" w:sz="0" w:space="0" w:color="auto"/>
            </w:tcBorders>
            <w:shd w:val="clear" w:color="auto" w:fill="2E74B5" w:themeFill="accent5" w:themeFillShade="BF"/>
            <w:vAlign w:val="center"/>
          </w:tcPr>
          <w:p w14:paraId="755FFB14" w14:textId="77777777" w:rsidR="000B63A8" w:rsidRPr="00CC6009" w:rsidRDefault="000B63A8" w:rsidP="00703297">
            <w:pPr>
              <w:bidi/>
              <w:spacing w:line="360" w:lineRule="auto"/>
              <w:jc w:val="center"/>
              <w:rPr>
                <w:rFonts w:asciiTheme="majorBidi" w:hAnsiTheme="majorBidi" w:cstheme="majorBidi"/>
                <w:color w:val="F2F2F2" w:themeColor="background1" w:themeShade="F2"/>
                <w:sz w:val="28"/>
                <w:szCs w:val="28"/>
                <w:rtl/>
              </w:rPr>
            </w:pPr>
            <w:r w:rsidRPr="00CC6009">
              <w:rPr>
                <w:rFonts w:asciiTheme="majorBidi" w:hAnsiTheme="majorBidi" w:cstheme="majorBidi"/>
                <w:color w:val="F2F2F2" w:themeColor="background1" w:themeShade="F2"/>
                <w:sz w:val="28"/>
                <w:szCs w:val="28"/>
                <w:rtl/>
              </w:rPr>
              <w:t>الوصف</w:t>
            </w:r>
          </w:p>
        </w:tc>
        <w:tc>
          <w:tcPr>
            <w:tcW w:w="2822" w:type="dxa"/>
            <w:tcBorders>
              <w:bottom w:val="none" w:sz="0" w:space="0" w:color="auto"/>
            </w:tcBorders>
            <w:shd w:val="clear" w:color="auto" w:fill="2E74B5" w:themeFill="accent5" w:themeFillShade="BF"/>
            <w:vAlign w:val="center"/>
          </w:tcPr>
          <w:p w14:paraId="7E301FDA" w14:textId="77777777" w:rsidR="000B63A8" w:rsidRPr="00CC6009" w:rsidRDefault="000B63A8" w:rsidP="00703297">
            <w:pPr>
              <w:bidi/>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F2F2F2" w:themeColor="background1" w:themeShade="F2"/>
                <w:sz w:val="28"/>
                <w:szCs w:val="28"/>
                <w:rtl/>
              </w:rPr>
            </w:pPr>
            <w:r w:rsidRPr="00CC6009">
              <w:rPr>
                <w:rFonts w:asciiTheme="majorBidi" w:hAnsiTheme="majorBidi" w:cstheme="majorBidi"/>
                <w:color w:val="F2F2F2" w:themeColor="background1" w:themeShade="F2"/>
                <w:sz w:val="28"/>
                <w:szCs w:val="28"/>
                <w:rtl/>
              </w:rPr>
              <w:t>اسم الحقل</w:t>
            </w:r>
          </w:p>
        </w:tc>
        <w:tc>
          <w:tcPr>
            <w:tcW w:w="1885" w:type="dxa"/>
            <w:tcBorders>
              <w:bottom w:val="none" w:sz="0" w:space="0" w:color="auto"/>
            </w:tcBorders>
            <w:shd w:val="clear" w:color="auto" w:fill="2E74B5" w:themeFill="accent5" w:themeFillShade="BF"/>
            <w:vAlign w:val="center"/>
          </w:tcPr>
          <w:p w14:paraId="1742FC7D" w14:textId="77777777" w:rsidR="000B63A8" w:rsidRPr="00CC6009" w:rsidRDefault="000B63A8" w:rsidP="00703297">
            <w:pPr>
              <w:bidi/>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F2F2F2" w:themeColor="background1" w:themeShade="F2"/>
                <w:sz w:val="28"/>
                <w:szCs w:val="28"/>
                <w:rtl/>
              </w:rPr>
            </w:pPr>
            <w:r w:rsidRPr="00CC6009">
              <w:rPr>
                <w:rFonts w:asciiTheme="majorBidi" w:hAnsiTheme="majorBidi" w:cstheme="majorBidi"/>
                <w:color w:val="F2F2F2" w:themeColor="background1" w:themeShade="F2"/>
                <w:sz w:val="28"/>
                <w:szCs w:val="28"/>
                <w:rtl/>
              </w:rPr>
              <w:t>النوع</w:t>
            </w:r>
          </w:p>
        </w:tc>
        <w:tc>
          <w:tcPr>
            <w:tcW w:w="1075" w:type="dxa"/>
            <w:tcBorders>
              <w:bottom w:val="none" w:sz="0" w:space="0" w:color="auto"/>
            </w:tcBorders>
            <w:shd w:val="clear" w:color="auto" w:fill="2E74B5" w:themeFill="accent5" w:themeFillShade="BF"/>
            <w:vAlign w:val="center"/>
          </w:tcPr>
          <w:p w14:paraId="7FDCF87C" w14:textId="77777777" w:rsidR="000B63A8" w:rsidRPr="00CC6009" w:rsidRDefault="000B63A8" w:rsidP="00703297">
            <w:pPr>
              <w:bidi/>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F2F2F2" w:themeColor="background1" w:themeShade="F2"/>
                <w:sz w:val="28"/>
                <w:szCs w:val="28"/>
                <w:rtl/>
              </w:rPr>
            </w:pPr>
            <w:r w:rsidRPr="00CC6009">
              <w:rPr>
                <w:rFonts w:asciiTheme="majorBidi" w:hAnsiTheme="majorBidi" w:cstheme="majorBidi"/>
                <w:color w:val="F2F2F2" w:themeColor="background1" w:themeShade="F2"/>
                <w:sz w:val="28"/>
                <w:szCs w:val="28"/>
                <w:rtl/>
              </w:rPr>
              <w:t>المفتاح</w:t>
            </w:r>
          </w:p>
        </w:tc>
        <w:tc>
          <w:tcPr>
            <w:tcW w:w="2013" w:type="dxa"/>
            <w:tcBorders>
              <w:bottom w:val="none" w:sz="0" w:space="0" w:color="auto"/>
            </w:tcBorders>
            <w:shd w:val="clear" w:color="auto" w:fill="2E74B5" w:themeFill="accent5" w:themeFillShade="BF"/>
            <w:vAlign w:val="center"/>
          </w:tcPr>
          <w:p w14:paraId="5B35AC46" w14:textId="77777777" w:rsidR="000B63A8" w:rsidRPr="00CC6009" w:rsidRDefault="000B63A8" w:rsidP="00703297">
            <w:pPr>
              <w:bidi/>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F2F2F2" w:themeColor="background1" w:themeShade="F2"/>
                <w:sz w:val="28"/>
                <w:szCs w:val="28"/>
                <w:rtl/>
              </w:rPr>
            </w:pPr>
            <w:r w:rsidRPr="00CC6009">
              <w:rPr>
                <w:rFonts w:asciiTheme="majorBidi" w:hAnsiTheme="majorBidi" w:cstheme="majorBidi"/>
                <w:sz w:val="28"/>
                <w:szCs w:val="28"/>
                <w:lang w:bidi="ar-LY"/>
              </w:rPr>
              <w:t>Null allowed</w:t>
            </w:r>
          </w:p>
        </w:tc>
      </w:tr>
      <w:tr w:rsidR="000B63A8" w:rsidRPr="00CC6009" w14:paraId="6F782C2A" w14:textId="77777777" w:rsidTr="0070329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3" w:type="dxa"/>
          </w:tcPr>
          <w:p w14:paraId="7D143348" w14:textId="77777777" w:rsidR="000B63A8" w:rsidRPr="00CC6009" w:rsidRDefault="000B63A8" w:rsidP="00703297">
            <w:pPr>
              <w:bidi/>
              <w:spacing w:line="360" w:lineRule="auto"/>
              <w:rPr>
                <w:rFonts w:asciiTheme="majorBidi" w:hAnsiTheme="majorBidi" w:cstheme="majorBidi"/>
                <w:sz w:val="28"/>
                <w:szCs w:val="28"/>
                <w:rtl/>
              </w:rPr>
            </w:pPr>
            <w:r w:rsidRPr="00CC6009">
              <w:rPr>
                <w:rFonts w:asciiTheme="majorBidi" w:hAnsiTheme="majorBidi" w:cstheme="majorBidi"/>
                <w:sz w:val="28"/>
                <w:szCs w:val="28"/>
                <w:rtl/>
              </w:rPr>
              <w:t>رقم المستخدم</w:t>
            </w:r>
          </w:p>
        </w:tc>
        <w:tc>
          <w:tcPr>
            <w:tcW w:w="2822" w:type="dxa"/>
          </w:tcPr>
          <w:p w14:paraId="0B005F00" w14:textId="77777777" w:rsidR="000B63A8" w:rsidRPr="00CC6009" w:rsidRDefault="000B63A8" w:rsidP="00703297">
            <w:pPr>
              <w:tabs>
                <w:tab w:val="left" w:pos="200"/>
              </w:tabs>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Pr>
              <w:t>Id</w:t>
            </w:r>
          </w:p>
        </w:tc>
        <w:tc>
          <w:tcPr>
            <w:tcW w:w="1885" w:type="dxa"/>
          </w:tcPr>
          <w:p w14:paraId="284930A2" w14:textId="77777777" w:rsidR="000B63A8" w:rsidRPr="00CC6009" w:rsidRDefault="000B63A8" w:rsidP="00703297">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Pr>
              <w:t>int(11)</w:t>
            </w:r>
          </w:p>
        </w:tc>
        <w:tc>
          <w:tcPr>
            <w:tcW w:w="1075" w:type="dxa"/>
          </w:tcPr>
          <w:p w14:paraId="1ADB8215" w14:textId="77777777" w:rsidR="000B63A8" w:rsidRPr="00CC6009" w:rsidRDefault="000B63A8" w:rsidP="00703297">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Pr>
            </w:pPr>
            <w:r w:rsidRPr="00CC6009">
              <w:rPr>
                <w:rFonts w:asciiTheme="majorBidi" w:hAnsiTheme="majorBidi" w:cstheme="majorBidi"/>
                <w:b/>
                <w:bCs/>
                <w:sz w:val="28"/>
                <w:szCs w:val="28"/>
                <w:rtl/>
              </w:rPr>
              <w:t>رئيسي</w:t>
            </w:r>
          </w:p>
        </w:tc>
        <w:tc>
          <w:tcPr>
            <w:tcW w:w="2013" w:type="dxa"/>
          </w:tcPr>
          <w:p w14:paraId="721A2130" w14:textId="77777777" w:rsidR="000B63A8" w:rsidRPr="00CC6009" w:rsidRDefault="000B63A8" w:rsidP="00703297">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Pr>
            </w:pPr>
            <w:r w:rsidRPr="00CC6009">
              <w:rPr>
                <w:rFonts w:asciiTheme="majorBidi" w:hAnsiTheme="majorBidi" w:cstheme="majorBidi"/>
                <w:b/>
                <w:bCs/>
                <w:sz w:val="28"/>
                <w:szCs w:val="28"/>
                <w:rtl/>
              </w:rPr>
              <w:t>لا</w:t>
            </w:r>
          </w:p>
        </w:tc>
      </w:tr>
      <w:tr w:rsidR="000B63A8" w:rsidRPr="00CC6009" w14:paraId="5CBB7E4A" w14:textId="77777777" w:rsidTr="00703297">
        <w:trPr>
          <w:jc w:val="center"/>
        </w:trPr>
        <w:tc>
          <w:tcPr>
            <w:cnfStyle w:val="001000000000" w:firstRow="0" w:lastRow="0" w:firstColumn="1" w:lastColumn="0" w:oddVBand="0" w:evenVBand="0" w:oddHBand="0" w:evenHBand="0" w:firstRowFirstColumn="0" w:firstRowLastColumn="0" w:lastRowFirstColumn="0" w:lastRowLastColumn="0"/>
            <w:tcW w:w="1833" w:type="dxa"/>
          </w:tcPr>
          <w:p w14:paraId="70433FAA" w14:textId="77777777" w:rsidR="000B63A8" w:rsidRPr="00CC6009" w:rsidRDefault="000B63A8" w:rsidP="00703297">
            <w:pPr>
              <w:bidi/>
              <w:spacing w:line="360" w:lineRule="auto"/>
              <w:rPr>
                <w:rFonts w:asciiTheme="majorBidi" w:hAnsiTheme="majorBidi" w:cstheme="majorBidi"/>
                <w:sz w:val="28"/>
                <w:szCs w:val="28"/>
                <w:rtl/>
              </w:rPr>
            </w:pPr>
            <w:r w:rsidRPr="00CC6009">
              <w:rPr>
                <w:rFonts w:asciiTheme="majorBidi" w:hAnsiTheme="majorBidi" w:cstheme="majorBidi"/>
                <w:sz w:val="28"/>
                <w:szCs w:val="28"/>
                <w:rtl/>
              </w:rPr>
              <w:t>الزوار</w:t>
            </w:r>
          </w:p>
        </w:tc>
        <w:tc>
          <w:tcPr>
            <w:tcW w:w="2822" w:type="dxa"/>
          </w:tcPr>
          <w:p w14:paraId="5EEE5910" w14:textId="77777777" w:rsidR="000B63A8" w:rsidRPr="00CC6009" w:rsidRDefault="000B63A8" w:rsidP="00703297">
            <w:pPr>
              <w:tabs>
                <w:tab w:val="left" w:pos="200"/>
              </w:tabs>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Pr>
              <w:t>Visitors</w:t>
            </w:r>
          </w:p>
        </w:tc>
        <w:tc>
          <w:tcPr>
            <w:tcW w:w="1885" w:type="dxa"/>
          </w:tcPr>
          <w:p w14:paraId="78DBA1D6" w14:textId="77777777" w:rsidR="000B63A8" w:rsidRPr="00CC6009" w:rsidRDefault="000B63A8" w:rsidP="00703297">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Pr>
              <w:t>int(11)</w:t>
            </w:r>
          </w:p>
        </w:tc>
        <w:tc>
          <w:tcPr>
            <w:tcW w:w="1075" w:type="dxa"/>
          </w:tcPr>
          <w:p w14:paraId="1CDC8595" w14:textId="77777777" w:rsidR="000B63A8" w:rsidRPr="00CC6009" w:rsidRDefault="000B63A8" w:rsidP="00703297">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8"/>
                <w:szCs w:val="28"/>
              </w:rPr>
            </w:pPr>
            <w:r w:rsidRPr="00CC6009">
              <w:rPr>
                <w:rFonts w:asciiTheme="majorBidi" w:hAnsiTheme="majorBidi" w:cstheme="majorBidi"/>
                <w:sz w:val="28"/>
                <w:szCs w:val="28"/>
                <w:rtl/>
              </w:rPr>
              <w:t>-</w:t>
            </w:r>
          </w:p>
        </w:tc>
        <w:tc>
          <w:tcPr>
            <w:tcW w:w="2013" w:type="dxa"/>
          </w:tcPr>
          <w:p w14:paraId="52FD5BE7" w14:textId="77777777" w:rsidR="000B63A8" w:rsidRPr="00CC6009" w:rsidRDefault="000B63A8" w:rsidP="00703297">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8"/>
                <w:szCs w:val="28"/>
              </w:rPr>
            </w:pPr>
            <w:r w:rsidRPr="00CC6009">
              <w:rPr>
                <w:rFonts w:asciiTheme="majorBidi" w:hAnsiTheme="majorBidi" w:cstheme="majorBidi"/>
                <w:b/>
                <w:bCs/>
                <w:sz w:val="28"/>
                <w:szCs w:val="28"/>
                <w:rtl/>
              </w:rPr>
              <w:t>لا</w:t>
            </w:r>
          </w:p>
        </w:tc>
      </w:tr>
      <w:tr w:rsidR="000B63A8" w:rsidRPr="00CC6009" w14:paraId="5E41FFBC" w14:textId="77777777" w:rsidTr="0070329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3" w:type="dxa"/>
          </w:tcPr>
          <w:p w14:paraId="1FE8C0C4" w14:textId="77777777" w:rsidR="000B63A8" w:rsidRPr="00CC6009" w:rsidRDefault="000B63A8" w:rsidP="00703297">
            <w:pPr>
              <w:bidi/>
              <w:spacing w:line="360" w:lineRule="auto"/>
              <w:rPr>
                <w:rFonts w:asciiTheme="majorBidi" w:hAnsiTheme="majorBidi" w:cstheme="majorBidi"/>
                <w:sz w:val="28"/>
                <w:szCs w:val="28"/>
              </w:rPr>
            </w:pPr>
            <w:r w:rsidRPr="00CC6009">
              <w:rPr>
                <w:rFonts w:asciiTheme="majorBidi" w:hAnsiTheme="majorBidi" w:cstheme="majorBidi"/>
                <w:sz w:val="28"/>
                <w:szCs w:val="28"/>
                <w:rtl/>
              </w:rPr>
              <w:t>مستخدم</w:t>
            </w:r>
          </w:p>
        </w:tc>
        <w:tc>
          <w:tcPr>
            <w:tcW w:w="2822" w:type="dxa"/>
          </w:tcPr>
          <w:p w14:paraId="3F37D78D" w14:textId="77777777" w:rsidR="000B63A8" w:rsidRPr="00CC6009" w:rsidRDefault="000B63A8" w:rsidP="00703297">
            <w:pPr>
              <w:tabs>
                <w:tab w:val="left" w:pos="200"/>
              </w:tabs>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Pr>
              <w:t>User</w:t>
            </w:r>
          </w:p>
        </w:tc>
        <w:tc>
          <w:tcPr>
            <w:tcW w:w="1885" w:type="dxa"/>
          </w:tcPr>
          <w:p w14:paraId="5C55067A" w14:textId="77777777" w:rsidR="000B63A8" w:rsidRPr="00CC6009" w:rsidRDefault="000B63A8" w:rsidP="00703297">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Pr>
              <w:t>int(11)</w:t>
            </w:r>
          </w:p>
        </w:tc>
        <w:tc>
          <w:tcPr>
            <w:tcW w:w="1075" w:type="dxa"/>
          </w:tcPr>
          <w:p w14:paraId="44E65062" w14:textId="77777777" w:rsidR="000B63A8" w:rsidRPr="00CC6009" w:rsidRDefault="000B63A8" w:rsidP="00703297">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Pr>
            </w:pPr>
            <w:r w:rsidRPr="00CC6009">
              <w:rPr>
                <w:rFonts w:asciiTheme="majorBidi" w:hAnsiTheme="majorBidi" w:cstheme="majorBidi"/>
                <w:sz w:val="28"/>
                <w:szCs w:val="28"/>
                <w:rtl/>
              </w:rPr>
              <w:t>-</w:t>
            </w:r>
          </w:p>
        </w:tc>
        <w:tc>
          <w:tcPr>
            <w:tcW w:w="2013" w:type="dxa"/>
          </w:tcPr>
          <w:p w14:paraId="52A6A62D" w14:textId="77777777" w:rsidR="000B63A8" w:rsidRPr="00CC6009" w:rsidRDefault="000B63A8" w:rsidP="00703297">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Pr>
            </w:pPr>
            <w:r w:rsidRPr="00CC6009">
              <w:rPr>
                <w:rFonts w:asciiTheme="majorBidi" w:hAnsiTheme="majorBidi" w:cstheme="majorBidi"/>
                <w:b/>
                <w:bCs/>
                <w:sz w:val="28"/>
                <w:szCs w:val="28"/>
                <w:rtl/>
              </w:rPr>
              <w:t>لا</w:t>
            </w:r>
          </w:p>
        </w:tc>
      </w:tr>
    </w:tbl>
    <w:p w14:paraId="24FCC503" w14:textId="77777777" w:rsidR="000B63A8" w:rsidRPr="00CC6009" w:rsidRDefault="000B63A8" w:rsidP="000B63A8">
      <w:pPr>
        <w:spacing w:line="360" w:lineRule="auto"/>
        <w:rPr>
          <w:rFonts w:asciiTheme="majorBidi" w:hAnsiTheme="majorBidi" w:cstheme="majorBidi"/>
          <w:color w:val="2E74B5" w:themeColor="accent5" w:themeShade="BF"/>
          <w:sz w:val="28"/>
          <w:szCs w:val="28"/>
          <w:lang w:bidi="ar-LY"/>
        </w:rPr>
      </w:pPr>
    </w:p>
    <w:p w14:paraId="101EC548" w14:textId="77777777" w:rsidR="000B63A8" w:rsidRPr="00CC6009" w:rsidRDefault="000B63A8" w:rsidP="000B63A8">
      <w:pPr>
        <w:bidi/>
        <w:spacing w:line="360" w:lineRule="auto"/>
        <w:rPr>
          <w:rFonts w:asciiTheme="majorBidi" w:hAnsiTheme="majorBidi" w:cstheme="majorBidi"/>
          <w:b/>
          <w:bCs/>
          <w:color w:val="2E74B5" w:themeColor="accent5" w:themeShade="BF"/>
          <w:sz w:val="28"/>
          <w:szCs w:val="28"/>
          <w:rtl/>
        </w:rPr>
      </w:pPr>
    </w:p>
    <w:p w14:paraId="2401F96C" w14:textId="4C447942" w:rsidR="00267060" w:rsidRPr="00CC6009" w:rsidRDefault="00267060" w:rsidP="00267060">
      <w:pPr>
        <w:bidi/>
        <w:spacing w:line="360" w:lineRule="auto"/>
        <w:rPr>
          <w:rFonts w:asciiTheme="majorBidi" w:hAnsiTheme="majorBidi" w:cstheme="majorBidi"/>
          <w:b/>
          <w:bCs/>
          <w:color w:val="2E74B5" w:themeColor="accent5" w:themeShade="BF"/>
          <w:sz w:val="28"/>
          <w:szCs w:val="28"/>
          <w:lang w:bidi="ar-LY"/>
        </w:rPr>
      </w:pPr>
    </w:p>
    <w:p w14:paraId="79ECA759" w14:textId="77777777" w:rsidR="005D0644" w:rsidRPr="00CC6009" w:rsidRDefault="005D0644" w:rsidP="005D0644">
      <w:pPr>
        <w:bidi/>
        <w:spacing w:line="360" w:lineRule="auto"/>
        <w:rPr>
          <w:rFonts w:asciiTheme="majorBidi" w:hAnsiTheme="majorBidi" w:cstheme="majorBidi"/>
          <w:b/>
          <w:bCs/>
          <w:color w:val="2E74B5" w:themeColor="accent5" w:themeShade="BF"/>
          <w:sz w:val="28"/>
          <w:szCs w:val="28"/>
          <w:rtl/>
          <w:lang w:bidi="ar-LY"/>
        </w:rPr>
      </w:pPr>
    </w:p>
    <w:p w14:paraId="5CDC5ACA" w14:textId="77777777" w:rsidR="00267060" w:rsidRPr="00CC6009" w:rsidRDefault="00267060" w:rsidP="00267060">
      <w:pPr>
        <w:bidi/>
        <w:spacing w:line="360" w:lineRule="auto"/>
        <w:rPr>
          <w:rFonts w:asciiTheme="majorBidi" w:hAnsiTheme="majorBidi" w:cstheme="majorBidi"/>
          <w:b/>
          <w:bCs/>
          <w:color w:val="2E74B5" w:themeColor="accent5" w:themeShade="BF"/>
          <w:sz w:val="28"/>
          <w:szCs w:val="28"/>
          <w:rtl/>
        </w:rPr>
      </w:pPr>
    </w:p>
    <w:p w14:paraId="64E05AD7" w14:textId="27D0FC20" w:rsidR="00581EF2" w:rsidRPr="00CC6009" w:rsidRDefault="0077599B" w:rsidP="00BE5F2D">
      <w:pPr>
        <w:bidi/>
        <w:spacing w:line="360" w:lineRule="auto"/>
        <w:rPr>
          <w:rFonts w:asciiTheme="majorBidi" w:hAnsiTheme="majorBidi" w:cstheme="majorBidi"/>
          <w:b/>
          <w:bCs/>
          <w:color w:val="2E74B5" w:themeColor="accent5" w:themeShade="BF"/>
          <w:sz w:val="28"/>
          <w:szCs w:val="28"/>
          <w:rtl/>
        </w:rPr>
      </w:pPr>
      <w:r w:rsidRPr="00CC6009">
        <w:rPr>
          <w:rFonts w:asciiTheme="majorBidi" w:hAnsiTheme="majorBidi" w:cstheme="majorBidi"/>
          <w:b/>
          <w:bCs/>
          <w:color w:val="2E74B5" w:themeColor="accent5" w:themeShade="BF"/>
          <w:sz w:val="28"/>
          <w:szCs w:val="28"/>
          <w:rtl/>
        </w:rPr>
        <w:t xml:space="preserve"> </w:t>
      </w:r>
      <w:r w:rsidR="00581EF2" w:rsidRPr="00CC6009">
        <w:rPr>
          <w:rFonts w:asciiTheme="majorBidi" w:hAnsiTheme="majorBidi" w:cstheme="majorBidi"/>
          <w:b/>
          <w:bCs/>
          <w:color w:val="2E74B5" w:themeColor="accent5" w:themeShade="BF"/>
          <w:sz w:val="28"/>
          <w:szCs w:val="28"/>
          <w:rtl/>
        </w:rPr>
        <w:t>جدول عربة</w:t>
      </w:r>
      <w:r w:rsidR="00D01F58" w:rsidRPr="00CC6009">
        <w:rPr>
          <w:rFonts w:asciiTheme="majorBidi" w:hAnsiTheme="majorBidi" w:cstheme="majorBidi"/>
          <w:b/>
          <w:bCs/>
          <w:color w:val="2E74B5" w:themeColor="accent5" w:themeShade="BF"/>
          <w:sz w:val="28"/>
          <w:szCs w:val="28"/>
          <w:rtl/>
        </w:rPr>
        <w:t xml:space="preserve"> تسوق</w:t>
      </w:r>
      <w:r w:rsidR="00581EF2" w:rsidRPr="00CC6009">
        <w:rPr>
          <w:rFonts w:asciiTheme="majorBidi" w:hAnsiTheme="majorBidi" w:cstheme="majorBidi"/>
          <w:b/>
          <w:bCs/>
          <w:color w:val="2E74B5" w:themeColor="accent5" w:themeShade="BF"/>
          <w:sz w:val="28"/>
          <w:szCs w:val="28"/>
          <w:rtl/>
        </w:rPr>
        <w:t xml:space="preserve"> </w:t>
      </w:r>
      <w:r w:rsidR="00581EF2" w:rsidRPr="00CC6009">
        <w:rPr>
          <w:rFonts w:asciiTheme="majorBidi" w:hAnsiTheme="majorBidi" w:cstheme="majorBidi"/>
          <w:b/>
          <w:bCs/>
          <w:color w:val="2E74B5" w:themeColor="accent5" w:themeShade="BF"/>
          <w:sz w:val="28"/>
          <w:szCs w:val="28"/>
        </w:rPr>
        <w:t>(cart)</w:t>
      </w:r>
      <w:r w:rsidR="00581EF2" w:rsidRPr="00CC6009">
        <w:rPr>
          <w:rFonts w:asciiTheme="majorBidi" w:hAnsiTheme="majorBidi" w:cstheme="majorBidi"/>
          <w:b/>
          <w:bCs/>
          <w:color w:val="2E74B5" w:themeColor="accent5" w:themeShade="BF"/>
          <w:sz w:val="28"/>
          <w:szCs w:val="28"/>
          <w:rtl/>
        </w:rPr>
        <w:t xml:space="preserve"> :</w:t>
      </w:r>
    </w:p>
    <w:tbl>
      <w:tblPr>
        <w:tblStyle w:val="ColorfulList-Accent3"/>
        <w:bidiVisual/>
        <w:tblW w:w="919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27"/>
        <w:gridCol w:w="2554"/>
        <w:gridCol w:w="1943"/>
        <w:gridCol w:w="1143"/>
        <w:gridCol w:w="1828"/>
      </w:tblGrid>
      <w:tr w:rsidR="00581EF2" w:rsidRPr="00CC6009" w14:paraId="28C8140C" w14:textId="77777777" w:rsidTr="00703297">
        <w:trPr>
          <w:cnfStyle w:val="100000000000" w:firstRow="1" w:lastRow="0" w:firstColumn="0" w:lastColumn="0" w:oddVBand="0" w:evenVBand="0" w:oddHBand="0" w:evenHBand="0" w:firstRowFirstColumn="0" w:firstRowLastColumn="0" w:lastRowFirstColumn="0" w:lastRowLastColumn="0"/>
          <w:trHeight w:val="1007"/>
          <w:jc w:val="center"/>
        </w:trPr>
        <w:tc>
          <w:tcPr>
            <w:cnfStyle w:val="001000000000" w:firstRow="0" w:lastRow="0" w:firstColumn="1" w:lastColumn="0" w:oddVBand="0" w:evenVBand="0" w:oddHBand="0" w:evenHBand="0" w:firstRowFirstColumn="0" w:firstRowLastColumn="0" w:lastRowFirstColumn="0" w:lastRowLastColumn="0"/>
            <w:tcW w:w="1727" w:type="dxa"/>
            <w:tcBorders>
              <w:bottom w:val="none" w:sz="0" w:space="0" w:color="auto"/>
            </w:tcBorders>
            <w:shd w:val="clear" w:color="auto" w:fill="2E74B5" w:themeFill="accent5" w:themeFillShade="BF"/>
            <w:vAlign w:val="center"/>
          </w:tcPr>
          <w:p w14:paraId="0E09C3F3" w14:textId="77777777" w:rsidR="00581EF2" w:rsidRPr="00CC6009" w:rsidRDefault="00581EF2" w:rsidP="00BE5F2D">
            <w:pPr>
              <w:bidi/>
              <w:spacing w:line="360" w:lineRule="auto"/>
              <w:jc w:val="center"/>
              <w:rPr>
                <w:rFonts w:asciiTheme="majorBidi" w:hAnsiTheme="majorBidi" w:cstheme="majorBidi"/>
                <w:color w:val="F2F2F2" w:themeColor="background1" w:themeShade="F2"/>
                <w:sz w:val="28"/>
                <w:szCs w:val="28"/>
                <w:rtl/>
              </w:rPr>
            </w:pPr>
            <w:r w:rsidRPr="00CC6009">
              <w:rPr>
                <w:rFonts w:asciiTheme="majorBidi" w:hAnsiTheme="majorBidi" w:cstheme="majorBidi"/>
                <w:color w:val="F2F2F2" w:themeColor="background1" w:themeShade="F2"/>
                <w:sz w:val="28"/>
                <w:szCs w:val="28"/>
                <w:rtl/>
              </w:rPr>
              <w:lastRenderedPageBreak/>
              <w:t>الوصف</w:t>
            </w:r>
          </w:p>
        </w:tc>
        <w:tc>
          <w:tcPr>
            <w:tcW w:w="2554" w:type="dxa"/>
            <w:tcBorders>
              <w:bottom w:val="none" w:sz="0" w:space="0" w:color="auto"/>
            </w:tcBorders>
            <w:shd w:val="clear" w:color="auto" w:fill="2E74B5" w:themeFill="accent5" w:themeFillShade="BF"/>
            <w:vAlign w:val="center"/>
          </w:tcPr>
          <w:p w14:paraId="27AEEC96" w14:textId="77777777" w:rsidR="00581EF2" w:rsidRPr="00CC6009" w:rsidRDefault="00581EF2" w:rsidP="00BE5F2D">
            <w:pPr>
              <w:bidi/>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F2F2F2" w:themeColor="background1" w:themeShade="F2"/>
                <w:sz w:val="28"/>
                <w:szCs w:val="28"/>
                <w:rtl/>
              </w:rPr>
            </w:pPr>
            <w:r w:rsidRPr="00CC6009">
              <w:rPr>
                <w:rFonts w:asciiTheme="majorBidi" w:hAnsiTheme="majorBidi" w:cstheme="majorBidi"/>
                <w:color w:val="F2F2F2" w:themeColor="background1" w:themeShade="F2"/>
                <w:sz w:val="28"/>
                <w:szCs w:val="28"/>
                <w:rtl/>
              </w:rPr>
              <w:t>اسم الحقل</w:t>
            </w:r>
          </w:p>
        </w:tc>
        <w:tc>
          <w:tcPr>
            <w:tcW w:w="1943" w:type="dxa"/>
            <w:tcBorders>
              <w:bottom w:val="none" w:sz="0" w:space="0" w:color="auto"/>
            </w:tcBorders>
            <w:shd w:val="clear" w:color="auto" w:fill="2E74B5" w:themeFill="accent5" w:themeFillShade="BF"/>
            <w:vAlign w:val="center"/>
          </w:tcPr>
          <w:p w14:paraId="7CB70FE1" w14:textId="77777777" w:rsidR="00581EF2" w:rsidRPr="00CC6009" w:rsidRDefault="00581EF2" w:rsidP="00BE5F2D">
            <w:pPr>
              <w:bidi/>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F2F2F2" w:themeColor="background1" w:themeShade="F2"/>
                <w:sz w:val="28"/>
                <w:szCs w:val="28"/>
                <w:rtl/>
              </w:rPr>
            </w:pPr>
            <w:r w:rsidRPr="00CC6009">
              <w:rPr>
                <w:rFonts w:asciiTheme="majorBidi" w:hAnsiTheme="majorBidi" w:cstheme="majorBidi"/>
                <w:color w:val="F2F2F2" w:themeColor="background1" w:themeShade="F2"/>
                <w:sz w:val="28"/>
                <w:szCs w:val="28"/>
                <w:rtl/>
              </w:rPr>
              <w:t>النوع</w:t>
            </w:r>
          </w:p>
        </w:tc>
        <w:tc>
          <w:tcPr>
            <w:tcW w:w="1143" w:type="dxa"/>
            <w:tcBorders>
              <w:bottom w:val="none" w:sz="0" w:space="0" w:color="auto"/>
            </w:tcBorders>
            <w:shd w:val="clear" w:color="auto" w:fill="2E74B5" w:themeFill="accent5" w:themeFillShade="BF"/>
            <w:vAlign w:val="center"/>
          </w:tcPr>
          <w:p w14:paraId="15E91F54" w14:textId="77777777" w:rsidR="00581EF2" w:rsidRPr="00CC6009" w:rsidRDefault="00581EF2" w:rsidP="00BE5F2D">
            <w:pPr>
              <w:bidi/>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F2F2F2" w:themeColor="background1" w:themeShade="F2"/>
                <w:sz w:val="28"/>
                <w:szCs w:val="28"/>
                <w:rtl/>
              </w:rPr>
            </w:pPr>
            <w:r w:rsidRPr="00CC6009">
              <w:rPr>
                <w:rFonts w:asciiTheme="majorBidi" w:hAnsiTheme="majorBidi" w:cstheme="majorBidi"/>
                <w:color w:val="F2F2F2" w:themeColor="background1" w:themeShade="F2"/>
                <w:sz w:val="28"/>
                <w:szCs w:val="28"/>
                <w:rtl/>
              </w:rPr>
              <w:t>المفتاح</w:t>
            </w:r>
          </w:p>
        </w:tc>
        <w:tc>
          <w:tcPr>
            <w:tcW w:w="1828" w:type="dxa"/>
            <w:tcBorders>
              <w:bottom w:val="none" w:sz="0" w:space="0" w:color="auto"/>
            </w:tcBorders>
            <w:shd w:val="clear" w:color="auto" w:fill="2E74B5" w:themeFill="accent5" w:themeFillShade="BF"/>
            <w:vAlign w:val="center"/>
          </w:tcPr>
          <w:p w14:paraId="2B63A545" w14:textId="77777777" w:rsidR="00581EF2" w:rsidRPr="00CC6009" w:rsidRDefault="00581EF2" w:rsidP="00BE5F2D">
            <w:pPr>
              <w:bidi/>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F2F2F2" w:themeColor="background1" w:themeShade="F2"/>
                <w:sz w:val="28"/>
                <w:szCs w:val="28"/>
                <w:rtl/>
              </w:rPr>
            </w:pPr>
            <w:r w:rsidRPr="00CC6009">
              <w:rPr>
                <w:rFonts w:asciiTheme="majorBidi" w:hAnsiTheme="majorBidi" w:cstheme="majorBidi"/>
                <w:sz w:val="28"/>
                <w:szCs w:val="28"/>
                <w:lang w:bidi="ar-LY"/>
              </w:rPr>
              <w:t>Null allowed</w:t>
            </w:r>
          </w:p>
        </w:tc>
      </w:tr>
      <w:tr w:rsidR="00581EF2" w:rsidRPr="00CC6009" w14:paraId="4E79BB11" w14:textId="77777777" w:rsidTr="0070329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27" w:type="dxa"/>
          </w:tcPr>
          <w:p w14:paraId="1EB5CAE1" w14:textId="77777777" w:rsidR="00581EF2" w:rsidRPr="00CC6009" w:rsidRDefault="00581EF2" w:rsidP="00BE5F2D">
            <w:pPr>
              <w:bidi/>
              <w:spacing w:line="360" w:lineRule="auto"/>
              <w:rPr>
                <w:rFonts w:asciiTheme="majorBidi" w:hAnsiTheme="majorBidi" w:cstheme="majorBidi"/>
                <w:sz w:val="28"/>
                <w:szCs w:val="28"/>
                <w:rtl/>
              </w:rPr>
            </w:pPr>
            <w:r w:rsidRPr="00CC6009">
              <w:rPr>
                <w:rFonts w:asciiTheme="majorBidi" w:hAnsiTheme="majorBidi" w:cstheme="majorBidi"/>
                <w:sz w:val="28"/>
                <w:szCs w:val="28"/>
                <w:rtl/>
              </w:rPr>
              <w:t>رقم  المنتج</w:t>
            </w:r>
          </w:p>
        </w:tc>
        <w:tc>
          <w:tcPr>
            <w:tcW w:w="2554" w:type="dxa"/>
          </w:tcPr>
          <w:p w14:paraId="3F34EE42" w14:textId="77777777" w:rsidR="00581EF2" w:rsidRPr="00CC6009" w:rsidRDefault="00581EF2" w:rsidP="00BE5F2D">
            <w:pPr>
              <w:tabs>
                <w:tab w:val="left" w:pos="200"/>
              </w:tabs>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Pr>
              <w:t>Id</w:t>
            </w:r>
          </w:p>
        </w:tc>
        <w:tc>
          <w:tcPr>
            <w:tcW w:w="1943" w:type="dxa"/>
          </w:tcPr>
          <w:p w14:paraId="6CA52F9E" w14:textId="77777777" w:rsidR="00581EF2" w:rsidRPr="00CC6009" w:rsidRDefault="00581EF2" w:rsidP="00BE5F2D">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Pr>
              <w:t>int(11)</w:t>
            </w:r>
          </w:p>
        </w:tc>
        <w:tc>
          <w:tcPr>
            <w:tcW w:w="1143" w:type="dxa"/>
          </w:tcPr>
          <w:p w14:paraId="1820B1D8" w14:textId="77777777" w:rsidR="00581EF2" w:rsidRPr="00CC6009" w:rsidRDefault="00581EF2" w:rsidP="00BE5F2D">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Pr>
            </w:pPr>
            <w:r w:rsidRPr="00CC6009">
              <w:rPr>
                <w:rFonts w:asciiTheme="majorBidi" w:hAnsiTheme="majorBidi" w:cstheme="majorBidi"/>
                <w:b/>
                <w:bCs/>
                <w:sz w:val="28"/>
                <w:szCs w:val="28"/>
                <w:rtl/>
              </w:rPr>
              <w:t>رئيسي</w:t>
            </w:r>
          </w:p>
        </w:tc>
        <w:tc>
          <w:tcPr>
            <w:tcW w:w="1828" w:type="dxa"/>
          </w:tcPr>
          <w:p w14:paraId="39535F3F" w14:textId="77777777" w:rsidR="00581EF2" w:rsidRPr="00CC6009" w:rsidRDefault="00581EF2" w:rsidP="00BE5F2D">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Pr>
            </w:pPr>
            <w:r w:rsidRPr="00CC6009">
              <w:rPr>
                <w:rFonts w:asciiTheme="majorBidi" w:hAnsiTheme="majorBidi" w:cstheme="majorBidi"/>
                <w:b/>
                <w:bCs/>
                <w:sz w:val="28"/>
                <w:szCs w:val="28"/>
                <w:rtl/>
              </w:rPr>
              <w:t>لا</w:t>
            </w:r>
          </w:p>
        </w:tc>
      </w:tr>
      <w:tr w:rsidR="00581EF2" w:rsidRPr="00CC6009" w14:paraId="2F5258F3" w14:textId="77777777" w:rsidTr="00703297">
        <w:trPr>
          <w:jc w:val="center"/>
        </w:trPr>
        <w:tc>
          <w:tcPr>
            <w:cnfStyle w:val="001000000000" w:firstRow="0" w:lastRow="0" w:firstColumn="1" w:lastColumn="0" w:oddVBand="0" w:evenVBand="0" w:oddHBand="0" w:evenHBand="0" w:firstRowFirstColumn="0" w:firstRowLastColumn="0" w:lastRowFirstColumn="0" w:lastRowLastColumn="0"/>
            <w:tcW w:w="1727" w:type="dxa"/>
          </w:tcPr>
          <w:p w14:paraId="2F0A6A72" w14:textId="77777777" w:rsidR="00581EF2" w:rsidRPr="00CC6009" w:rsidRDefault="00581EF2" w:rsidP="00BE5F2D">
            <w:pPr>
              <w:bidi/>
              <w:spacing w:line="360" w:lineRule="auto"/>
              <w:rPr>
                <w:rFonts w:asciiTheme="majorBidi" w:hAnsiTheme="majorBidi" w:cstheme="majorBidi"/>
                <w:sz w:val="28"/>
                <w:szCs w:val="28"/>
                <w:rtl/>
              </w:rPr>
            </w:pPr>
            <w:r w:rsidRPr="00CC6009">
              <w:rPr>
                <w:rFonts w:asciiTheme="majorBidi" w:hAnsiTheme="majorBidi" w:cstheme="majorBidi"/>
                <w:sz w:val="28"/>
                <w:szCs w:val="28"/>
                <w:rtl/>
              </w:rPr>
              <w:t>اسم</w:t>
            </w:r>
            <w:r w:rsidRPr="00CC6009">
              <w:rPr>
                <w:rFonts w:asciiTheme="majorBidi" w:hAnsiTheme="majorBidi" w:cstheme="majorBidi"/>
                <w:sz w:val="28"/>
                <w:szCs w:val="28"/>
              </w:rPr>
              <w:t xml:space="preserve"> </w:t>
            </w:r>
            <w:r w:rsidRPr="00CC6009">
              <w:rPr>
                <w:rFonts w:asciiTheme="majorBidi" w:hAnsiTheme="majorBidi" w:cstheme="majorBidi"/>
                <w:sz w:val="28"/>
                <w:szCs w:val="28"/>
                <w:rtl/>
              </w:rPr>
              <w:t xml:space="preserve">المنتج </w:t>
            </w:r>
          </w:p>
        </w:tc>
        <w:tc>
          <w:tcPr>
            <w:tcW w:w="2554" w:type="dxa"/>
          </w:tcPr>
          <w:p w14:paraId="3DA26723" w14:textId="77777777" w:rsidR="00581EF2" w:rsidRPr="00CC6009" w:rsidRDefault="00581EF2" w:rsidP="00BE5F2D">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Pr>
              <w:t>product_name</w:t>
            </w:r>
          </w:p>
        </w:tc>
        <w:tc>
          <w:tcPr>
            <w:tcW w:w="1943" w:type="dxa"/>
          </w:tcPr>
          <w:p w14:paraId="1A5B8DBF" w14:textId="77777777" w:rsidR="00581EF2" w:rsidRPr="00CC6009" w:rsidRDefault="00581EF2" w:rsidP="00BE5F2D">
            <w:pPr>
              <w:tabs>
                <w:tab w:val="left" w:pos="269"/>
              </w:tabs>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Pr>
              <w:t>varchar(255)</w:t>
            </w:r>
          </w:p>
        </w:tc>
        <w:tc>
          <w:tcPr>
            <w:tcW w:w="1143" w:type="dxa"/>
          </w:tcPr>
          <w:p w14:paraId="45599EAB" w14:textId="77777777" w:rsidR="00581EF2" w:rsidRPr="00CC6009" w:rsidRDefault="00581EF2" w:rsidP="00BE5F2D">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tl/>
              </w:rPr>
              <w:t>-</w:t>
            </w:r>
          </w:p>
        </w:tc>
        <w:tc>
          <w:tcPr>
            <w:tcW w:w="1828" w:type="dxa"/>
          </w:tcPr>
          <w:p w14:paraId="1A28EE80" w14:textId="77777777" w:rsidR="00581EF2" w:rsidRPr="00CC6009" w:rsidRDefault="00581EF2" w:rsidP="00BE5F2D">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tl/>
              </w:rPr>
              <w:t>نعم</w:t>
            </w:r>
          </w:p>
        </w:tc>
      </w:tr>
      <w:tr w:rsidR="00581EF2" w:rsidRPr="00CC6009" w14:paraId="5F4881AA" w14:textId="77777777" w:rsidTr="0070329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27" w:type="dxa"/>
          </w:tcPr>
          <w:p w14:paraId="052B41D1" w14:textId="77777777" w:rsidR="00581EF2" w:rsidRPr="00CC6009" w:rsidRDefault="00581EF2" w:rsidP="00BE5F2D">
            <w:pPr>
              <w:bidi/>
              <w:spacing w:line="360" w:lineRule="auto"/>
              <w:rPr>
                <w:rFonts w:asciiTheme="majorBidi" w:hAnsiTheme="majorBidi" w:cstheme="majorBidi"/>
                <w:sz w:val="28"/>
                <w:szCs w:val="28"/>
                <w:rtl/>
              </w:rPr>
            </w:pPr>
            <w:r w:rsidRPr="00CC6009">
              <w:rPr>
                <w:rFonts w:asciiTheme="majorBidi" w:hAnsiTheme="majorBidi" w:cstheme="majorBidi"/>
                <w:sz w:val="28"/>
                <w:szCs w:val="28"/>
                <w:rtl/>
              </w:rPr>
              <w:t>السعر</w:t>
            </w:r>
            <w:r w:rsidRPr="00CC6009">
              <w:rPr>
                <w:rFonts w:asciiTheme="majorBidi" w:hAnsiTheme="majorBidi" w:cstheme="majorBidi"/>
                <w:sz w:val="28"/>
                <w:szCs w:val="28"/>
              </w:rPr>
              <w:t xml:space="preserve"> </w:t>
            </w:r>
            <w:r w:rsidRPr="00CC6009">
              <w:rPr>
                <w:rFonts w:asciiTheme="majorBidi" w:hAnsiTheme="majorBidi" w:cstheme="majorBidi"/>
                <w:sz w:val="28"/>
                <w:szCs w:val="28"/>
                <w:rtl/>
              </w:rPr>
              <w:t>المنتج</w:t>
            </w:r>
          </w:p>
        </w:tc>
        <w:tc>
          <w:tcPr>
            <w:tcW w:w="2554" w:type="dxa"/>
          </w:tcPr>
          <w:p w14:paraId="678892BD" w14:textId="77777777" w:rsidR="00581EF2" w:rsidRPr="00CC6009" w:rsidRDefault="00581EF2" w:rsidP="00BE5F2D">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Pr>
              <w:t>product_price</w:t>
            </w:r>
          </w:p>
        </w:tc>
        <w:tc>
          <w:tcPr>
            <w:tcW w:w="1943" w:type="dxa"/>
          </w:tcPr>
          <w:p w14:paraId="7D72561E" w14:textId="77777777" w:rsidR="00581EF2" w:rsidRPr="00CC6009" w:rsidRDefault="00581EF2" w:rsidP="00BE5F2D">
            <w:pPr>
              <w:tabs>
                <w:tab w:val="left" w:pos="269"/>
              </w:tabs>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Pr>
              <w:t>decimal(10,2)</w:t>
            </w:r>
          </w:p>
        </w:tc>
        <w:tc>
          <w:tcPr>
            <w:tcW w:w="1143" w:type="dxa"/>
          </w:tcPr>
          <w:p w14:paraId="265EA799" w14:textId="77777777" w:rsidR="00581EF2" w:rsidRPr="00CC6009" w:rsidRDefault="00581EF2" w:rsidP="00BE5F2D">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tl/>
              </w:rPr>
              <w:t>-</w:t>
            </w:r>
          </w:p>
        </w:tc>
        <w:tc>
          <w:tcPr>
            <w:tcW w:w="1828" w:type="dxa"/>
            <w:vAlign w:val="center"/>
          </w:tcPr>
          <w:p w14:paraId="1850653D" w14:textId="77777777" w:rsidR="00581EF2" w:rsidRPr="00CC6009" w:rsidRDefault="00581EF2" w:rsidP="00BE5F2D">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tl/>
              </w:rPr>
              <w:t>نعم</w:t>
            </w:r>
          </w:p>
        </w:tc>
      </w:tr>
      <w:tr w:rsidR="00581EF2" w:rsidRPr="00CC6009" w14:paraId="1317C18B" w14:textId="77777777" w:rsidTr="00703297">
        <w:trPr>
          <w:jc w:val="center"/>
        </w:trPr>
        <w:tc>
          <w:tcPr>
            <w:cnfStyle w:val="001000000000" w:firstRow="0" w:lastRow="0" w:firstColumn="1" w:lastColumn="0" w:oddVBand="0" w:evenVBand="0" w:oddHBand="0" w:evenHBand="0" w:firstRowFirstColumn="0" w:firstRowLastColumn="0" w:lastRowFirstColumn="0" w:lastRowLastColumn="0"/>
            <w:tcW w:w="1727" w:type="dxa"/>
          </w:tcPr>
          <w:p w14:paraId="7BA352E9" w14:textId="77777777" w:rsidR="00581EF2" w:rsidRPr="00CC6009" w:rsidRDefault="00581EF2" w:rsidP="00BE5F2D">
            <w:pPr>
              <w:bidi/>
              <w:spacing w:line="360" w:lineRule="auto"/>
              <w:rPr>
                <w:rFonts w:asciiTheme="majorBidi" w:hAnsiTheme="majorBidi" w:cstheme="majorBidi"/>
                <w:sz w:val="28"/>
                <w:szCs w:val="28"/>
              </w:rPr>
            </w:pPr>
            <w:r w:rsidRPr="00CC6009">
              <w:rPr>
                <w:rFonts w:asciiTheme="majorBidi" w:hAnsiTheme="majorBidi" w:cstheme="majorBidi"/>
                <w:sz w:val="28"/>
                <w:szCs w:val="28"/>
                <w:rtl/>
              </w:rPr>
              <w:t>حجم</w:t>
            </w:r>
            <w:r w:rsidRPr="00CC6009">
              <w:rPr>
                <w:rFonts w:asciiTheme="majorBidi" w:hAnsiTheme="majorBidi" w:cstheme="majorBidi"/>
                <w:sz w:val="28"/>
                <w:szCs w:val="28"/>
              </w:rPr>
              <w:t xml:space="preserve"> </w:t>
            </w:r>
            <w:r w:rsidRPr="00CC6009">
              <w:rPr>
                <w:rFonts w:asciiTheme="majorBidi" w:hAnsiTheme="majorBidi" w:cstheme="majorBidi"/>
                <w:sz w:val="28"/>
                <w:szCs w:val="28"/>
                <w:rtl/>
              </w:rPr>
              <w:t>المنتج</w:t>
            </w:r>
          </w:p>
        </w:tc>
        <w:tc>
          <w:tcPr>
            <w:tcW w:w="2554" w:type="dxa"/>
          </w:tcPr>
          <w:p w14:paraId="43B0B406" w14:textId="77777777" w:rsidR="00581EF2" w:rsidRPr="00CC6009" w:rsidRDefault="00581EF2" w:rsidP="00BE5F2D">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Pr>
              <w:t>product_size</w:t>
            </w:r>
          </w:p>
        </w:tc>
        <w:tc>
          <w:tcPr>
            <w:tcW w:w="1943" w:type="dxa"/>
          </w:tcPr>
          <w:p w14:paraId="6CF71BED" w14:textId="77777777" w:rsidR="00581EF2" w:rsidRPr="00CC6009" w:rsidRDefault="00581EF2" w:rsidP="00BE5F2D">
            <w:pPr>
              <w:tabs>
                <w:tab w:val="left" w:pos="269"/>
              </w:tabs>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Pr>
              <w:t>varchar(10)</w:t>
            </w:r>
          </w:p>
        </w:tc>
        <w:tc>
          <w:tcPr>
            <w:tcW w:w="1143" w:type="dxa"/>
            <w:vAlign w:val="center"/>
          </w:tcPr>
          <w:p w14:paraId="5EF73374" w14:textId="77777777" w:rsidR="00581EF2" w:rsidRPr="00CC6009" w:rsidRDefault="00581EF2" w:rsidP="00BE5F2D">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tl/>
              </w:rPr>
              <w:t>-</w:t>
            </w:r>
          </w:p>
        </w:tc>
        <w:tc>
          <w:tcPr>
            <w:tcW w:w="1828" w:type="dxa"/>
            <w:vAlign w:val="center"/>
          </w:tcPr>
          <w:p w14:paraId="4C7DD9C2" w14:textId="77777777" w:rsidR="00581EF2" w:rsidRPr="00CC6009" w:rsidRDefault="00581EF2" w:rsidP="00BE5F2D">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tl/>
              </w:rPr>
              <w:t>نعم</w:t>
            </w:r>
          </w:p>
        </w:tc>
      </w:tr>
      <w:tr w:rsidR="00581EF2" w:rsidRPr="00CC6009" w14:paraId="30D34362" w14:textId="77777777" w:rsidTr="0070329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27" w:type="dxa"/>
          </w:tcPr>
          <w:p w14:paraId="1168B1B6" w14:textId="77777777" w:rsidR="00581EF2" w:rsidRPr="00CC6009" w:rsidRDefault="00581EF2" w:rsidP="00BE5F2D">
            <w:pPr>
              <w:bidi/>
              <w:spacing w:line="360" w:lineRule="auto"/>
              <w:rPr>
                <w:rFonts w:asciiTheme="majorBidi" w:hAnsiTheme="majorBidi" w:cstheme="majorBidi"/>
                <w:sz w:val="28"/>
                <w:szCs w:val="28"/>
              </w:rPr>
            </w:pPr>
            <w:r w:rsidRPr="00CC6009">
              <w:rPr>
                <w:rFonts w:asciiTheme="majorBidi" w:hAnsiTheme="majorBidi" w:cstheme="majorBidi"/>
                <w:sz w:val="28"/>
                <w:szCs w:val="28"/>
                <w:rtl/>
              </w:rPr>
              <w:t>اللون</w:t>
            </w:r>
            <w:r w:rsidRPr="00CC6009">
              <w:rPr>
                <w:rFonts w:asciiTheme="majorBidi" w:hAnsiTheme="majorBidi" w:cstheme="majorBidi"/>
                <w:sz w:val="28"/>
                <w:szCs w:val="28"/>
              </w:rPr>
              <w:t xml:space="preserve"> </w:t>
            </w:r>
            <w:r w:rsidRPr="00CC6009">
              <w:rPr>
                <w:rFonts w:asciiTheme="majorBidi" w:hAnsiTheme="majorBidi" w:cstheme="majorBidi"/>
                <w:sz w:val="28"/>
                <w:szCs w:val="28"/>
                <w:rtl/>
              </w:rPr>
              <w:t>المنتج</w:t>
            </w:r>
          </w:p>
        </w:tc>
        <w:tc>
          <w:tcPr>
            <w:tcW w:w="2554" w:type="dxa"/>
          </w:tcPr>
          <w:p w14:paraId="78766024" w14:textId="77777777" w:rsidR="00581EF2" w:rsidRPr="00CC6009" w:rsidRDefault="00581EF2" w:rsidP="00BE5F2D">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Pr>
              <w:t>product_color</w:t>
            </w:r>
          </w:p>
        </w:tc>
        <w:tc>
          <w:tcPr>
            <w:tcW w:w="1943" w:type="dxa"/>
          </w:tcPr>
          <w:p w14:paraId="70533ACA" w14:textId="77777777" w:rsidR="00581EF2" w:rsidRPr="00CC6009" w:rsidRDefault="00581EF2" w:rsidP="00BE5F2D">
            <w:pPr>
              <w:tabs>
                <w:tab w:val="left" w:pos="269"/>
              </w:tabs>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Pr>
              <w:t>varchar(20)</w:t>
            </w:r>
          </w:p>
        </w:tc>
        <w:tc>
          <w:tcPr>
            <w:tcW w:w="1143" w:type="dxa"/>
            <w:vAlign w:val="center"/>
          </w:tcPr>
          <w:p w14:paraId="44033F02" w14:textId="77777777" w:rsidR="00581EF2" w:rsidRPr="00CC6009" w:rsidRDefault="00581EF2" w:rsidP="00BE5F2D">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tl/>
              </w:rPr>
              <w:t>-</w:t>
            </w:r>
          </w:p>
        </w:tc>
        <w:tc>
          <w:tcPr>
            <w:tcW w:w="1828" w:type="dxa"/>
            <w:vAlign w:val="center"/>
          </w:tcPr>
          <w:p w14:paraId="4B9511A8" w14:textId="77777777" w:rsidR="00581EF2" w:rsidRPr="00CC6009" w:rsidRDefault="00581EF2" w:rsidP="00BE5F2D">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tl/>
              </w:rPr>
              <w:t>نعم</w:t>
            </w:r>
          </w:p>
        </w:tc>
      </w:tr>
      <w:tr w:rsidR="00581EF2" w:rsidRPr="00CC6009" w14:paraId="373AA8FF" w14:textId="77777777" w:rsidTr="00703297">
        <w:trPr>
          <w:jc w:val="center"/>
        </w:trPr>
        <w:tc>
          <w:tcPr>
            <w:cnfStyle w:val="001000000000" w:firstRow="0" w:lastRow="0" w:firstColumn="1" w:lastColumn="0" w:oddVBand="0" w:evenVBand="0" w:oddHBand="0" w:evenHBand="0" w:firstRowFirstColumn="0" w:firstRowLastColumn="0" w:lastRowFirstColumn="0" w:lastRowLastColumn="0"/>
            <w:tcW w:w="1727" w:type="dxa"/>
          </w:tcPr>
          <w:p w14:paraId="33CCC8EA" w14:textId="77777777" w:rsidR="00581EF2" w:rsidRPr="00CC6009" w:rsidRDefault="00581EF2" w:rsidP="00BE5F2D">
            <w:pPr>
              <w:bidi/>
              <w:spacing w:line="360" w:lineRule="auto"/>
              <w:rPr>
                <w:rFonts w:asciiTheme="majorBidi" w:hAnsiTheme="majorBidi" w:cstheme="majorBidi"/>
                <w:sz w:val="28"/>
                <w:szCs w:val="28"/>
                <w:rtl/>
              </w:rPr>
            </w:pPr>
            <w:r w:rsidRPr="00CC6009">
              <w:rPr>
                <w:rFonts w:asciiTheme="majorBidi" w:hAnsiTheme="majorBidi" w:cstheme="majorBidi"/>
                <w:sz w:val="28"/>
                <w:szCs w:val="28"/>
                <w:rtl/>
              </w:rPr>
              <w:t>كمية</w:t>
            </w:r>
            <w:r w:rsidRPr="00CC6009">
              <w:rPr>
                <w:rFonts w:asciiTheme="majorBidi" w:hAnsiTheme="majorBidi" w:cstheme="majorBidi"/>
                <w:sz w:val="28"/>
                <w:szCs w:val="28"/>
              </w:rPr>
              <w:t xml:space="preserve"> </w:t>
            </w:r>
            <w:r w:rsidRPr="00CC6009">
              <w:rPr>
                <w:rFonts w:asciiTheme="majorBidi" w:hAnsiTheme="majorBidi" w:cstheme="majorBidi"/>
                <w:sz w:val="28"/>
                <w:szCs w:val="28"/>
                <w:rtl/>
              </w:rPr>
              <w:t>المنتج</w:t>
            </w:r>
          </w:p>
        </w:tc>
        <w:tc>
          <w:tcPr>
            <w:tcW w:w="2554" w:type="dxa"/>
          </w:tcPr>
          <w:p w14:paraId="52448955" w14:textId="77777777" w:rsidR="00581EF2" w:rsidRPr="00CC6009" w:rsidRDefault="00581EF2" w:rsidP="00BE5F2D">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Pr>
              <w:t>product_quantity</w:t>
            </w:r>
          </w:p>
        </w:tc>
        <w:tc>
          <w:tcPr>
            <w:tcW w:w="1943" w:type="dxa"/>
          </w:tcPr>
          <w:p w14:paraId="2A5550EE" w14:textId="77777777" w:rsidR="00581EF2" w:rsidRPr="00CC6009" w:rsidRDefault="00581EF2" w:rsidP="00BE5F2D">
            <w:pPr>
              <w:tabs>
                <w:tab w:val="left" w:pos="269"/>
              </w:tabs>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Pr>
              <w:t>int(11)</w:t>
            </w:r>
          </w:p>
        </w:tc>
        <w:tc>
          <w:tcPr>
            <w:tcW w:w="1143" w:type="dxa"/>
            <w:vAlign w:val="center"/>
          </w:tcPr>
          <w:p w14:paraId="260E8624" w14:textId="77777777" w:rsidR="00581EF2" w:rsidRPr="00CC6009" w:rsidRDefault="00581EF2" w:rsidP="00BE5F2D">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tl/>
              </w:rPr>
              <w:t>-</w:t>
            </w:r>
          </w:p>
        </w:tc>
        <w:tc>
          <w:tcPr>
            <w:tcW w:w="1828" w:type="dxa"/>
            <w:vAlign w:val="center"/>
          </w:tcPr>
          <w:p w14:paraId="163CD817" w14:textId="77777777" w:rsidR="00581EF2" w:rsidRPr="00CC6009" w:rsidRDefault="00581EF2" w:rsidP="00BE5F2D">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tl/>
              </w:rPr>
              <w:t>نعم</w:t>
            </w:r>
          </w:p>
        </w:tc>
      </w:tr>
      <w:tr w:rsidR="00581EF2" w:rsidRPr="00CC6009" w14:paraId="0F865910" w14:textId="77777777" w:rsidTr="0070329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27" w:type="dxa"/>
          </w:tcPr>
          <w:p w14:paraId="607212C8" w14:textId="77777777" w:rsidR="00581EF2" w:rsidRPr="00CC6009" w:rsidRDefault="00581EF2" w:rsidP="00BE5F2D">
            <w:pPr>
              <w:bidi/>
              <w:spacing w:line="360" w:lineRule="auto"/>
              <w:rPr>
                <w:rFonts w:asciiTheme="majorBidi" w:hAnsiTheme="majorBidi" w:cstheme="majorBidi"/>
                <w:sz w:val="28"/>
                <w:szCs w:val="28"/>
                <w:rtl/>
              </w:rPr>
            </w:pPr>
            <w:r w:rsidRPr="00CC6009">
              <w:rPr>
                <w:rFonts w:asciiTheme="majorBidi" w:hAnsiTheme="majorBidi" w:cstheme="majorBidi"/>
                <w:sz w:val="28"/>
                <w:szCs w:val="28"/>
                <w:rtl/>
              </w:rPr>
              <w:t>صورة</w:t>
            </w:r>
            <w:r w:rsidRPr="00CC6009">
              <w:rPr>
                <w:rFonts w:asciiTheme="majorBidi" w:hAnsiTheme="majorBidi" w:cstheme="majorBidi"/>
                <w:sz w:val="28"/>
                <w:szCs w:val="28"/>
              </w:rPr>
              <w:t xml:space="preserve"> </w:t>
            </w:r>
            <w:r w:rsidRPr="00CC6009">
              <w:rPr>
                <w:rFonts w:asciiTheme="majorBidi" w:hAnsiTheme="majorBidi" w:cstheme="majorBidi"/>
                <w:sz w:val="28"/>
                <w:szCs w:val="28"/>
                <w:rtl/>
              </w:rPr>
              <w:t>المنتج</w:t>
            </w:r>
          </w:p>
        </w:tc>
        <w:tc>
          <w:tcPr>
            <w:tcW w:w="2554" w:type="dxa"/>
          </w:tcPr>
          <w:p w14:paraId="13475BD3" w14:textId="77777777" w:rsidR="00581EF2" w:rsidRPr="00CC6009" w:rsidRDefault="00581EF2" w:rsidP="00BE5F2D">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Pr>
              <w:t>product_image</w:t>
            </w:r>
          </w:p>
        </w:tc>
        <w:tc>
          <w:tcPr>
            <w:tcW w:w="1943" w:type="dxa"/>
          </w:tcPr>
          <w:p w14:paraId="339A66F9" w14:textId="77777777" w:rsidR="00581EF2" w:rsidRPr="00CC6009" w:rsidRDefault="00581EF2" w:rsidP="00BE5F2D">
            <w:pPr>
              <w:tabs>
                <w:tab w:val="left" w:pos="269"/>
              </w:tabs>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Pr>
              <w:t>varchar(200)</w:t>
            </w:r>
          </w:p>
        </w:tc>
        <w:tc>
          <w:tcPr>
            <w:tcW w:w="1143" w:type="dxa"/>
            <w:vAlign w:val="center"/>
          </w:tcPr>
          <w:p w14:paraId="456D3693" w14:textId="77777777" w:rsidR="00581EF2" w:rsidRPr="00CC6009" w:rsidRDefault="00581EF2" w:rsidP="00BE5F2D">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tl/>
              </w:rPr>
              <w:t>-</w:t>
            </w:r>
          </w:p>
        </w:tc>
        <w:tc>
          <w:tcPr>
            <w:tcW w:w="1828" w:type="dxa"/>
            <w:vAlign w:val="center"/>
          </w:tcPr>
          <w:p w14:paraId="09D37042" w14:textId="77777777" w:rsidR="00581EF2" w:rsidRPr="00CC6009" w:rsidRDefault="00581EF2" w:rsidP="00BE5F2D">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tl/>
              </w:rPr>
              <w:t>نعم</w:t>
            </w:r>
          </w:p>
        </w:tc>
      </w:tr>
      <w:tr w:rsidR="00581EF2" w:rsidRPr="00CC6009" w14:paraId="439510E9" w14:textId="77777777" w:rsidTr="00703297">
        <w:trPr>
          <w:jc w:val="center"/>
        </w:trPr>
        <w:tc>
          <w:tcPr>
            <w:cnfStyle w:val="001000000000" w:firstRow="0" w:lastRow="0" w:firstColumn="1" w:lastColumn="0" w:oddVBand="0" w:evenVBand="0" w:oddHBand="0" w:evenHBand="0" w:firstRowFirstColumn="0" w:firstRowLastColumn="0" w:lastRowFirstColumn="0" w:lastRowLastColumn="0"/>
            <w:tcW w:w="1727" w:type="dxa"/>
          </w:tcPr>
          <w:p w14:paraId="3013806C" w14:textId="77777777" w:rsidR="00581EF2" w:rsidRPr="00CC6009" w:rsidRDefault="00581EF2" w:rsidP="00BE5F2D">
            <w:pPr>
              <w:bidi/>
              <w:spacing w:line="360" w:lineRule="auto"/>
              <w:rPr>
                <w:rFonts w:asciiTheme="majorBidi" w:hAnsiTheme="majorBidi" w:cstheme="majorBidi"/>
                <w:sz w:val="28"/>
                <w:szCs w:val="28"/>
              </w:rPr>
            </w:pPr>
            <w:r w:rsidRPr="00CC6009">
              <w:rPr>
                <w:rFonts w:asciiTheme="majorBidi" w:hAnsiTheme="majorBidi" w:cstheme="majorBidi"/>
                <w:sz w:val="28"/>
                <w:szCs w:val="28"/>
                <w:rtl/>
              </w:rPr>
              <w:t>اسم المخزن</w:t>
            </w:r>
          </w:p>
        </w:tc>
        <w:tc>
          <w:tcPr>
            <w:tcW w:w="2554" w:type="dxa"/>
          </w:tcPr>
          <w:p w14:paraId="77327F41" w14:textId="77777777" w:rsidR="00581EF2" w:rsidRPr="00CC6009" w:rsidRDefault="00581EF2" w:rsidP="00BE5F2D">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Pr>
              <w:t>storage_name</w:t>
            </w:r>
          </w:p>
        </w:tc>
        <w:tc>
          <w:tcPr>
            <w:tcW w:w="1943" w:type="dxa"/>
          </w:tcPr>
          <w:p w14:paraId="6748E084" w14:textId="77777777" w:rsidR="00581EF2" w:rsidRPr="00CC6009" w:rsidRDefault="00581EF2" w:rsidP="00BE5F2D">
            <w:pPr>
              <w:tabs>
                <w:tab w:val="left" w:pos="269"/>
              </w:tabs>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Pr>
              <w:t>varchar(200)</w:t>
            </w:r>
          </w:p>
        </w:tc>
        <w:tc>
          <w:tcPr>
            <w:tcW w:w="1143" w:type="dxa"/>
            <w:vAlign w:val="center"/>
          </w:tcPr>
          <w:p w14:paraId="71DA0430" w14:textId="77777777" w:rsidR="00581EF2" w:rsidRPr="00CC6009" w:rsidRDefault="00581EF2" w:rsidP="00BE5F2D">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tl/>
              </w:rPr>
              <w:t>-</w:t>
            </w:r>
          </w:p>
        </w:tc>
        <w:tc>
          <w:tcPr>
            <w:tcW w:w="1828" w:type="dxa"/>
            <w:vAlign w:val="center"/>
          </w:tcPr>
          <w:p w14:paraId="53DF9647" w14:textId="77777777" w:rsidR="00581EF2" w:rsidRPr="00CC6009" w:rsidRDefault="00581EF2" w:rsidP="00BE5F2D">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tl/>
              </w:rPr>
              <w:t>نعم</w:t>
            </w:r>
          </w:p>
        </w:tc>
      </w:tr>
      <w:tr w:rsidR="00581EF2" w:rsidRPr="00CC6009" w14:paraId="300266EF" w14:textId="77777777" w:rsidTr="0070329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27" w:type="dxa"/>
          </w:tcPr>
          <w:p w14:paraId="48B6A2CB" w14:textId="77777777" w:rsidR="00581EF2" w:rsidRPr="00CC6009" w:rsidRDefault="00581EF2" w:rsidP="00BE5F2D">
            <w:pPr>
              <w:bidi/>
              <w:spacing w:line="360" w:lineRule="auto"/>
              <w:rPr>
                <w:rFonts w:asciiTheme="majorBidi" w:hAnsiTheme="majorBidi" w:cstheme="majorBidi"/>
                <w:sz w:val="28"/>
                <w:szCs w:val="28"/>
              </w:rPr>
            </w:pPr>
            <w:r w:rsidRPr="00CC6009">
              <w:rPr>
                <w:rFonts w:asciiTheme="majorBidi" w:hAnsiTheme="majorBidi" w:cstheme="majorBidi"/>
                <w:sz w:val="28"/>
                <w:szCs w:val="28"/>
                <w:rtl/>
              </w:rPr>
              <w:t>مسؤول المخزن</w:t>
            </w:r>
          </w:p>
        </w:tc>
        <w:tc>
          <w:tcPr>
            <w:tcW w:w="2554" w:type="dxa"/>
          </w:tcPr>
          <w:p w14:paraId="21903205" w14:textId="77777777" w:rsidR="00581EF2" w:rsidRPr="00CC6009" w:rsidRDefault="00581EF2" w:rsidP="00BE5F2D">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Pr>
              <w:t>storage_official</w:t>
            </w:r>
          </w:p>
        </w:tc>
        <w:tc>
          <w:tcPr>
            <w:tcW w:w="1943" w:type="dxa"/>
          </w:tcPr>
          <w:p w14:paraId="33DBAF5A" w14:textId="77777777" w:rsidR="00581EF2" w:rsidRPr="00CC6009" w:rsidRDefault="00581EF2" w:rsidP="00BE5F2D">
            <w:pPr>
              <w:tabs>
                <w:tab w:val="left" w:pos="269"/>
              </w:tabs>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Pr>
              <w:t>varchar(200)</w:t>
            </w:r>
          </w:p>
        </w:tc>
        <w:tc>
          <w:tcPr>
            <w:tcW w:w="1143" w:type="dxa"/>
            <w:vAlign w:val="center"/>
          </w:tcPr>
          <w:p w14:paraId="0DE2D8C1" w14:textId="77777777" w:rsidR="00581EF2" w:rsidRPr="00CC6009" w:rsidRDefault="00581EF2" w:rsidP="00BE5F2D">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tl/>
              </w:rPr>
              <w:t>-</w:t>
            </w:r>
          </w:p>
        </w:tc>
        <w:tc>
          <w:tcPr>
            <w:tcW w:w="1828" w:type="dxa"/>
            <w:vAlign w:val="center"/>
          </w:tcPr>
          <w:p w14:paraId="52A21B69" w14:textId="77777777" w:rsidR="00581EF2" w:rsidRPr="00CC6009" w:rsidRDefault="00581EF2" w:rsidP="00BE5F2D">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tl/>
              </w:rPr>
              <w:t>نعم</w:t>
            </w:r>
          </w:p>
        </w:tc>
      </w:tr>
      <w:tr w:rsidR="00581EF2" w:rsidRPr="00CC6009" w14:paraId="152328E0" w14:textId="77777777" w:rsidTr="00703297">
        <w:trPr>
          <w:jc w:val="center"/>
        </w:trPr>
        <w:tc>
          <w:tcPr>
            <w:cnfStyle w:val="001000000000" w:firstRow="0" w:lastRow="0" w:firstColumn="1" w:lastColumn="0" w:oddVBand="0" w:evenVBand="0" w:oddHBand="0" w:evenHBand="0" w:firstRowFirstColumn="0" w:firstRowLastColumn="0" w:lastRowFirstColumn="0" w:lastRowLastColumn="0"/>
            <w:tcW w:w="1727" w:type="dxa"/>
          </w:tcPr>
          <w:p w14:paraId="6733A5DB" w14:textId="77777777" w:rsidR="00581EF2" w:rsidRPr="00CC6009" w:rsidRDefault="00581EF2" w:rsidP="00BE5F2D">
            <w:pPr>
              <w:bidi/>
              <w:spacing w:line="360" w:lineRule="auto"/>
              <w:rPr>
                <w:rFonts w:asciiTheme="majorBidi" w:hAnsiTheme="majorBidi" w:cstheme="majorBidi"/>
                <w:sz w:val="28"/>
                <w:szCs w:val="28"/>
              </w:rPr>
            </w:pPr>
            <w:commentRangeStart w:id="51"/>
            <w:r w:rsidRPr="00CC6009">
              <w:rPr>
                <w:rFonts w:asciiTheme="majorBidi" w:hAnsiTheme="majorBidi" w:cstheme="majorBidi"/>
                <w:sz w:val="28"/>
                <w:szCs w:val="28"/>
                <w:rtl/>
              </w:rPr>
              <w:t>مخازن</w:t>
            </w:r>
          </w:p>
        </w:tc>
        <w:tc>
          <w:tcPr>
            <w:tcW w:w="2554" w:type="dxa"/>
          </w:tcPr>
          <w:p w14:paraId="436EA3E4" w14:textId="77777777" w:rsidR="00581EF2" w:rsidRPr="00CC6009" w:rsidRDefault="00581EF2" w:rsidP="00BE5F2D">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Pr>
              <w:t>stores</w:t>
            </w:r>
            <w:commentRangeEnd w:id="51"/>
            <w:r w:rsidR="00DB0D11">
              <w:rPr>
                <w:rStyle w:val="CommentReference"/>
                <w:rFonts w:eastAsiaTheme="minorEastAsia"/>
                <w:color w:val="auto"/>
                <w:rtl/>
              </w:rPr>
              <w:commentReference w:id="51"/>
            </w:r>
          </w:p>
        </w:tc>
        <w:tc>
          <w:tcPr>
            <w:tcW w:w="1943" w:type="dxa"/>
          </w:tcPr>
          <w:p w14:paraId="069239CC" w14:textId="77777777" w:rsidR="00581EF2" w:rsidRPr="00CC6009" w:rsidRDefault="00581EF2" w:rsidP="00BE5F2D">
            <w:pPr>
              <w:tabs>
                <w:tab w:val="left" w:pos="269"/>
              </w:tabs>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Pr>
              <w:t>varchar(200)</w:t>
            </w:r>
          </w:p>
        </w:tc>
        <w:tc>
          <w:tcPr>
            <w:tcW w:w="1143" w:type="dxa"/>
            <w:vAlign w:val="center"/>
          </w:tcPr>
          <w:p w14:paraId="32C00407" w14:textId="77777777" w:rsidR="00581EF2" w:rsidRPr="00CC6009" w:rsidRDefault="00581EF2" w:rsidP="00BE5F2D">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tl/>
              </w:rPr>
              <w:t>-</w:t>
            </w:r>
          </w:p>
        </w:tc>
        <w:tc>
          <w:tcPr>
            <w:tcW w:w="1828" w:type="dxa"/>
            <w:vAlign w:val="center"/>
          </w:tcPr>
          <w:p w14:paraId="0B674DDF" w14:textId="77777777" w:rsidR="00581EF2" w:rsidRPr="00CC6009" w:rsidRDefault="00581EF2" w:rsidP="00BE5F2D">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tl/>
              </w:rPr>
              <w:t>نعم</w:t>
            </w:r>
          </w:p>
        </w:tc>
      </w:tr>
    </w:tbl>
    <w:p w14:paraId="00E3CA15" w14:textId="77777777" w:rsidR="00581EF2" w:rsidRPr="00CC6009" w:rsidRDefault="00581EF2" w:rsidP="00BE5F2D">
      <w:pPr>
        <w:bidi/>
        <w:spacing w:line="360" w:lineRule="auto"/>
        <w:rPr>
          <w:rFonts w:asciiTheme="majorBidi" w:hAnsiTheme="majorBidi" w:cstheme="majorBidi"/>
          <w:sz w:val="28"/>
          <w:szCs w:val="28"/>
          <w:rtl/>
        </w:rPr>
      </w:pPr>
    </w:p>
    <w:p w14:paraId="6EDF66A7" w14:textId="77777777" w:rsidR="00D17FC6" w:rsidRPr="00CC6009" w:rsidRDefault="00D17FC6" w:rsidP="000B63A8">
      <w:pPr>
        <w:bidi/>
        <w:spacing w:line="360" w:lineRule="auto"/>
        <w:rPr>
          <w:rFonts w:asciiTheme="majorBidi" w:hAnsiTheme="majorBidi" w:cstheme="majorBidi"/>
          <w:b/>
          <w:bCs/>
          <w:color w:val="2E74B5" w:themeColor="accent5" w:themeShade="BF"/>
          <w:sz w:val="28"/>
          <w:szCs w:val="28"/>
          <w:rtl/>
        </w:rPr>
      </w:pPr>
    </w:p>
    <w:p w14:paraId="6EEB3DFB" w14:textId="1D555D0C" w:rsidR="000B63A8" w:rsidRPr="00CC6009" w:rsidRDefault="000B63A8" w:rsidP="00D17FC6">
      <w:pPr>
        <w:bidi/>
        <w:spacing w:line="360" w:lineRule="auto"/>
        <w:rPr>
          <w:rFonts w:asciiTheme="majorBidi" w:hAnsiTheme="majorBidi" w:cstheme="majorBidi"/>
          <w:b/>
          <w:bCs/>
          <w:color w:val="2E74B5" w:themeColor="accent5" w:themeShade="BF"/>
          <w:sz w:val="28"/>
          <w:szCs w:val="28"/>
          <w:rtl/>
        </w:rPr>
      </w:pPr>
      <w:r w:rsidRPr="00CC6009">
        <w:rPr>
          <w:rFonts w:asciiTheme="majorBidi" w:hAnsiTheme="majorBidi" w:cstheme="majorBidi"/>
          <w:b/>
          <w:bCs/>
          <w:color w:val="2E74B5" w:themeColor="accent5" w:themeShade="BF"/>
          <w:sz w:val="28"/>
          <w:szCs w:val="28"/>
          <w:rtl/>
        </w:rPr>
        <w:t xml:space="preserve">جدول  </w:t>
      </w:r>
      <w:r w:rsidRPr="00CC6009">
        <w:rPr>
          <w:rFonts w:asciiTheme="majorBidi" w:hAnsiTheme="majorBidi" w:cs="Times New Roman"/>
          <w:b/>
          <w:bCs/>
          <w:color w:val="2E74B5" w:themeColor="accent5" w:themeShade="BF"/>
          <w:sz w:val="28"/>
          <w:szCs w:val="28"/>
          <w:rtl/>
        </w:rPr>
        <w:t>رسائل</w:t>
      </w:r>
      <w:r w:rsidRPr="00CC6009">
        <w:rPr>
          <w:rFonts w:asciiTheme="majorBidi" w:hAnsiTheme="majorBidi" w:cstheme="majorBidi"/>
          <w:b/>
          <w:bCs/>
          <w:color w:val="2E74B5" w:themeColor="accent5" w:themeShade="BF"/>
          <w:sz w:val="28"/>
          <w:szCs w:val="28"/>
          <w:rtl/>
        </w:rPr>
        <w:t xml:space="preserve">  </w:t>
      </w:r>
      <w:r w:rsidRPr="00CC6009">
        <w:rPr>
          <w:rFonts w:asciiTheme="majorBidi" w:hAnsiTheme="majorBidi" w:cstheme="majorBidi"/>
          <w:b/>
          <w:bCs/>
          <w:color w:val="2E74B5" w:themeColor="accent5" w:themeShade="BF"/>
          <w:sz w:val="28"/>
          <w:szCs w:val="28"/>
        </w:rPr>
        <w:t>(messages)</w:t>
      </w:r>
      <w:r w:rsidRPr="00CC6009">
        <w:rPr>
          <w:rFonts w:asciiTheme="majorBidi" w:hAnsiTheme="majorBidi" w:cstheme="majorBidi"/>
          <w:b/>
          <w:bCs/>
          <w:color w:val="2E74B5" w:themeColor="accent5" w:themeShade="BF"/>
          <w:sz w:val="28"/>
          <w:szCs w:val="28"/>
          <w:rtl/>
        </w:rPr>
        <w:t xml:space="preserve"> :</w:t>
      </w:r>
    </w:p>
    <w:tbl>
      <w:tblPr>
        <w:tblStyle w:val="ColorfulList-Accent3"/>
        <w:bidiVisual/>
        <w:tblW w:w="962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3"/>
        <w:gridCol w:w="2822"/>
        <w:gridCol w:w="1885"/>
        <w:gridCol w:w="1075"/>
        <w:gridCol w:w="2013"/>
      </w:tblGrid>
      <w:tr w:rsidR="000B63A8" w:rsidRPr="00CC6009" w14:paraId="1FB233EA" w14:textId="77777777" w:rsidTr="00703297">
        <w:trPr>
          <w:cnfStyle w:val="100000000000" w:firstRow="1" w:lastRow="0" w:firstColumn="0" w:lastColumn="0" w:oddVBand="0" w:evenVBand="0" w:oddHBand="0" w:evenHBand="0" w:firstRowFirstColumn="0" w:firstRowLastColumn="0" w:lastRowFirstColumn="0" w:lastRowLastColumn="0"/>
          <w:trHeight w:val="998"/>
          <w:jc w:val="center"/>
        </w:trPr>
        <w:tc>
          <w:tcPr>
            <w:cnfStyle w:val="001000000000" w:firstRow="0" w:lastRow="0" w:firstColumn="1" w:lastColumn="0" w:oddVBand="0" w:evenVBand="0" w:oddHBand="0" w:evenHBand="0" w:firstRowFirstColumn="0" w:firstRowLastColumn="0" w:lastRowFirstColumn="0" w:lastRowLastColumn="0"/>
            <w:tcW w:w="1833" w:type="dxa"/>
            <w:tcBorders>
              <w:bottom w:val="none" w:sz="0" w:space="0" w:color="auto"/>
            </w:tcBorders>
            <w:shd w:val="clear" w:color="auto" w:fill="2E74B5" w:themeFill="accent5" w:themeFillShade="BF"/>
            <w:vAlign w:val="center"/>
          </w:tcPr>
          <w:p w14:paraId="51B5A857" w14:textId="77777777" w:rsidR="000B63A8" w:rsidRPr="00CC6009" w:rsidRDefault="000B63A8" w:rsidP="00703297">
            <w:pPr>
              <w:bidi/>
              <w:spacing w:line="360" w:lineRule="auto"/>
              <w:jc w:val="center"/>
              <w:rPr>
                <w:rFonts w:asciiTheme="majorBidi" w:hAnsiTheme="majorBidi" w:cstheme="majorBidi"/>
                <w:color w:val="F2F2F2" w:themeColor="background1" w:themeShade="F2"/>
                <w:sz w:val="28"/>
                <w:szCs w:val="28"/>
                <w:rtl/>
              </w:rPr>
            </w:pPr>
            <w:r w:rsidRPr="00CC6009">
              <w:rPr>
                <w:rFonts w:asciiTheme="majorBidi" w:hAnsiTheme="majorBidi" w:cstheme="majorBidi"/>
                <w:color w:val="F2F2F2" w:themeColor="background1" w:themeShade="F2"/>
                <w:sz w:val="28"/>
                <w:szCs w:val="28"/>
                <w:rtl/>
              </w:rPr>
              <w:t>الوصف</w:t>
            </w:r>
          </w:p>
        </w:tc>
        <w:tc>
          <w:tcPr>
            <w:tcW w:w="2822" w:type="dxa"/>
            <w:tcBorders>
              <w:bottom w:val="none" w:sz="0" w:space="0" w:color="auto"/>
            </w:tcBorders>
            <w:shd w:val="clear" w:color="auto" w:fill="2E74B5" w:themeFill="accent5" w:themeFillShade="BF"/>
            <w:vAlign w:val="center"/>
          </w:tcPr>
          <w:p w14:paraId="4107E9A5" w14:textId="77777777" w:rsidR="000B63A8" w:rsidRPr="00CC6009" w:rsidRDefault="000B63A8" w:rsidP="00703297">
            <w:pPr>
              <w:bidi/>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F2F2F2" w:themeColor="background1" w:themeShade="F2"/>
                <w:sz w:val="28"/>
                <w:szCs w:val="28"/>
                <w:rtl/>
              </w:rPr>
            </w:pPr>
            <w:r w:rsidRPr="00CC6009">
              <w:rPr>
                <w:rFonts w:asciiTheme="majorBidi" w:hAnsiTheme="majorBidi" w:cstheme="majorBidi"/>
                <w:color w:val="F2F2F2" w:themeColor="background1" w:themeShade="F2"/>
                <w:sz w:val="28"/>
                <w:szCs w:val="28"/>
                <w:rtl/>
              </w:rPr>
              <w:t>اسم الحقل</w:t>
            </w:r>
          </w:p>
        </w:tc>
        <w:tc>
          <w:tcPr>
            <w:tcW w:w="1885" w:type="dxa"/>
            <w:tcBorders>
              <w:bottom w:val="none" w:sz="0" w:space="0" w:color="auto"/>
            </w:tcBorders>
            <w:shd w:val="clear" w:color="auto" w:fill="2E74B5" w:themeFill="accent5" w:themeFillShade="BF"/>
            <w:vAlign w:val="center"/>
          </w:tcPr>
          <w:p w14:paraId="679B4930" w14:textId="77777777" w:rsidR="000B63A8" w:rsidRPr="00CC6009" w:rsidRDefault="000B63A8" w:rsidP="00703297">
            <w:pPr>
              <w:bidi/>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F2F2F2" w:themeColor="background1" w:themeShade="F2"/>
                <w:sz w:val="28"/>
                <w:szCs w:val="28"/>
                <w:rtl/>
              </w:rPr>
            </w:pPr>
            <w:r w:rsidRPr="00CC6009">
              <w:rPr>
                <w:rFonts w:asciiTheme="majorBidi" w:hAnsiTheme="majorBidi" w:cstheme="majorBidi"/>
                <w:color w:val="F2F2F2" w:themeColor="background1" w:themeShade="F2"/>
                <w:sz w:val="28"/>
                <w:szCs w:val="28"/>
                <w:rtl/>
              </w:rPr>
              <w:t>النوع</w:t>
            </w:r>
          </w:p>
        </w:tc>
        <w:tc>
          <w:tcPr>
            <w:tcW w:w="1075" w:type="dxa"/>
            <w:tcBorders>
              <w:bottom w:val="none" w:sz="0" w:space="0" w:color="auto"/>
            </w:tcBorders>
            <w:shd w:val="clear" w:color="auto" w:fill="2E74B5" w:themeFill="accent5" w:themeFillShade="BF"/>
            <w:vAlign w:val="center"/>
          </w:tcPr>
          <w:p w14:paraId="4B53A601" w14:textId="77777777" w:rsidR="000B63A8" w:rsidRPr="00CC6009" w:rsidRDefault="000B63A8" w:rsidP="00703297">
            <w:pPr>
              <w:bidi/>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F2F2F2" w:themeColor="background1" w:themeShade="F2"/>
                <w:sz w:val="28"/>
                <w:szCs w:val="28"/>
                <w:rtl/>
              </w:rPr>
            </w:pPr>
            <w:r w:rsidRPr="00CC6009">
              <w:rPr>
                <w:rFonts w:asciiTheme="majorBidi" w:hAnsiTheme="majorBidi" w:cstheme="majorBidi"/>
                <w:color w:val="F2F2F2" w:themeColor="background1" w:themeShade="F2"/>
                <w:sz w:val="28"/>
                <w:szCs w:val="28"/>
                <w:rtl/>
              </w:rPr>
              <w:t>المفتاح</w:t>
            </w:r>
          </w:p>
        </w:tc>
        <w:tc>
          <w:tcPr>
            <w:tcW w:w="2013" w:type="dxa"/>
            <w:tcBorders>
              <w:bottom w:val="none" w:sz="0" w:space="0" w:color="auto"/>
            </w:tcBorders>
            <w:shd w:val="clear" w:color="auto" w:fill="2E74B5" w:themeFill="accent5" w:themeFillShade="BF"/>
            <w:vAlign w:val="center"/>
          </w:tcPr>
          <w:p w14:paraId="63145FF5" w14:textId="77777777" w:rsidR="000B63A8" w:rsidRPr="00CC6009" w:rsidRDefault="000B63A8" w:rsidP="00703297">
            <w:pPr>
              <w:bidi/>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F2F2F2" w:themeColor="background1" w:themeShade="F2"/>
                <w:sz w:val="28"/>
                <w:szCs w:val="28"/>
                <w:rtl/>
              </w:rPr>
            </w:pPr>
            <w:r w:rsidRPr="00CC6009">
              <w:rPr>
                <w:rFonts w:asciiTheme="majorBidi" w:hAnsiTheme="majorBidi" w:cstheme="majorBidi"/>
                <w:sz w:val="28"/>
                <w:szCs w:val="28"/>
                <w:lang w:bidi="ar-LY"/>
              </w:rPr>
              <w:t>Null allowed</w:t>
            </w:r>
          </w:p>
        </w:tc>
      </w:tr>
      <w:tr w:rsidR="000B63A8" w:rsidRPr="00CC6009" w14:paraId="2A3FBA73" w14:textId="77777777" w:rsidTr="0070329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3" w:type="dxa"/>
          </w:tcPr>
          <w:p w14:paraId="127E5FCB" w14:textId="77777777" w:rsidR="000B63A8" w:rsidRPr="00CC6009" w:rsidRDefault="000B63A8" w:rsidP="00703297">
            <w:pPr>
              <w:bidi/>
              <w:spacing w:line="360" w:lineRule="auto"/>
              <w:rPr>
                <w:rFonts w:asciiTheme="majorBidi" w:hAnsiTheme="majorBidi" w:cstheme="majorBidi"/>
                <w:sz w:val="28"/>
                <w:szCs w:val="28"/>
                <w:rtl/>
              </w:rPr>
            </w:pPr>
            <w:r w:rsidRPr="00CC6009">
              <w:rPr>
                <w:rFonts w:asciiTheme="majorBidi" w:hAnsiTheme="majorBidi" w:cstheme="majorBidi"/>
                <w:sz w:val="28"/>
                <w:szCs w:val="28"/>
                <w:rtl/>
              </w:rPr>
              <w:t>رقم المستخدم</w:t>
            </w:r>
          </w:p>
        </w:tc>
        <w:tc>
          <w:tcPr>
            <w:tcW w:w="2822" w:type="dxa"/>
          </w:tcPr>
          <w:p w14:paraId="152DA2AD" w14:textId="77777777" w:rsidR="000B63A8" w:rsidRPr="00CC6009" w:rsidRDefault="000B63A8" w:rsidP="00703297">
            <w:pPr>
              <w:tabs>
                <w:tab w:val="left" w:pos="200"/>
              </w:tabs>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Pr>
              <w:t>Id</w:t>
            </w:r>
          </w:p>
        </w:tc>
        <w:tc>
          <w:tcPr>
            <w:tcW w:w="1885" w:type="dxa"/>
          </w:tcPr>
          <w:p w14:paraId="12C6759B" w14:textId="77777777" w:rsidR="000B63A8" w:rsidRPr="00CC6009" w:rsidRDefault="000B63A8" w:rsidP="00703297">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Pr>
              <w:t>int(6)</w:t>
            </w:r>
          </w:p>
        </w:tc>
        <w:tc>
          <w:tcPr>
            <w:tcW w:w="1075" w:type="dxa"/>
          </w:tcPr>
          <w:p w14:paraId="629A7BF8" w14:textId="77777777" w:rsidR="000B63A8" w:rsidRPr="00CC6009" w:rsidRDefault="000B63A8" w:rsidP="00703297">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Pr>
            </w:pPr>
            <w:r w:rsidRPr="00CC6009">
              <w:rPr>
                <w:rFonts w:asciiTheme="majorBidi" w:hAnsiTheme="majorBidi" w:cstheme="majorBidi"/>
                <w:b/>
                <w:bCs/>
                <w:sz w:val="28"/>
                <w:szCs w:val="28"/>
                <w:rtl/>
              </w:rPr>
              <w:t>رئيسي</w:t>
            </w:r>
          </w:p>
        </w:tc>
        <w:tc>
          <w:tcPr>
            <w:tcW w:w="2013" w:type="dxa"/>
          </w:tcPr>
          <w:p w14:paraId="5B92CFEE" w14:textId="77777777" w:rsidR="000B63A8" w:rsidRPr="00CC6009" w:rsidRDefault="000B63A8" w:rsidP="00703297">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Pr>
            </w:pPr>
            <w:r w:rsidRPr="00CC6009">
              <w:rPr>
                <w:rFonts w:asciiTheme="majorBidi" w:hAnsiTheme="majorBidi" w:cstheme="majorBidi"/>
                <w:b/>
                <w:bCs/>
                <w:sz w:val="28"/>
                <w:szCs w:val="28"/>
                <w:rtl/>
              </w:rPr>
              <w:t>لا</w:t>
            </w:r>
          </w:p>
        </w:tc>
      </w:tr>
      <w:tr w:rsidR="000B63A8" w:rsidRPr="00CC6009" w14:paraId="59630540" w14:textId="77777777" w:rsidTr="00703297">
        <w:trPr>
          <w:jc w:val="center"/>
        </w:trPr>
        <w:tc>
          <w:tcPr>
            <w:cnfStyle w:val="001000000000" w:firstRow="0" w:lastRow="0" w:firstColumn="1" w:lastColumn="0" w:oddVBand="0" w:evenVBand="0" w:oddHBand="0" w:evenHBand="0" w:firstRowFirstColumn="0" w:firstRowLastColumn="0" w:lastRowFirstColumn="0" w:lastRowLastColumn="0"/>
            <w:tcW w:w="1833" w:type="dxa"/>
          </w:tcPr>
          <w:p w14:paraId="69E09136" w14:textId="77777777" w:rsidR="000B63A8" w:rsidRPr="00CC6009" w:rsidRDefault="000B63A8" w:rsidP="00703297">
            <w:pPr>
              <w:bidi/>
              <w:spacing w:line="360" w:lineRule="auto"/>
              <w:rPr>
                <w:rFonts w:asciiTheme="majorBidi" w:hAnsiTheme="majorBidi" w:cstheme="majorBidi"/>
                <w:sz w:val="28"/>
                <w:szCs w:val="28"/>
                <w:rtl/>
              </w:rPr>
            </w:pPr>
            <w:r w:rsidRPr="00CC6009">
              <w:rPr>
                <w:rFonts w:asciiTheme="majorBidi" w:hAnsiTheme="majorBidi" w:cstheme="majorBidi"/>
                <w:sz w:val="28"/>
                <w:szCs w:val="28"/>
                <w:rtl/>
              </w:rPr>
              <w:t>اسم المستخدم</w:t>
            </w:r>
          </w:p>
        </w:tc>
        <w:tc>
          <w:tcPr>
            <w:tcW w:w="2822" w:type="dxa"/>
          </w:tcPr>
          <w:p w14:paraId="672FB0BD" w14:textId="77777777" w:rsidR="000B63A8" w:rsidRPr="00CC6009" w:rsidRDefault="000B63A8" w:rsidP="00703297">
            <w:pPr>
              <w:tabs>
                <w:tab w:val="left" w:pos="200"/>
              </w:tabs>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Pr>
              <w:t>Usernames</w:t>
            </w:r>
          </w:p>
        </w:tc>
        <w:tc>
          <w:tcPr>
            <w:tcW w:w="1885" w:type="dxa"/>
          </w:tcPr>
          <w:p w14:paraId="2B9C209F" w14:textId="77777777" w:rsidR="000B63A8" w:rsidRPr="00CC6009" w:rsidRDefault="000B63A8" w:rsidP="00703297">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Pr>
              <w:t>varchar(50)</w:t>
            </w:r>
          </w:p>
        </w:tc>
        <w:tc>
          <w:tcPr>
            <w:tcW w:w="1075" w:type="dxa"/>
          </w:tcPr>
          <w:p w14:paraId="1F9C4510" w14:textId="77777777" w:rsidR="000B63A8" w:rsidRPr="00CC6009" w:rsidRDefault="000B63A8" w:rsidP="00703297">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8"/>
                <w:szCs w:val="28"/>
              </w:rPr>
            </w:pPr>
            <w:r w:rsidRPr="00CC6009">
              <w:rPr>
                <w:rFonts w:asciiTheme="majorBidi" w:hAnsiTheme="majorBidi" w:cstheme="majorBidi"/>
                <w:sz w:val="28"/>
                <w:szCs w:val="28"/>
                <w:rtl/>
              </w:rPr>
              <w:t>-</w:t>
            </w:r>
          </w:p>
        </w:tc>
        <w:tc>
          <w:tcPr>
            <w:tcW w:w="2013" w:type="dxa"/>
          </w:tcPr>
          <w:p w14:paraId="49122D5C" w14:textId="77777777" w:rsidR="000B63A8" w:rsidRPr="00CC6009" w:rsidRDefault="000B63A8" w:rsidP="00703297">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8"/>
                <w:szCs w:val="28"/>
              </w:rPr>
            </w:pPr>
            <w:r w:rsidRPr="00CC6009">
              <w:rPr>
                <w:rFonts w:asciiTheme="majorBidi" w:hAnsiTheme="majorBidi" w:cstheme="majorBidi"/>
                <w:b/>
                <w:bCs/>
                <w:sz w:val="28"/>
                <w:szCs w:val="28"/>
                <w:rtl/>
              </w:rPr>
              <w:t>لا</w:t>
            </w:r>
          </w:p>
        </w:tc>
      </w:tr>
      <w:tr w:rsidR="000B63A8" w:rsidRPr="00CC6009" w14:paraId="77FD2D78" w14:textId="77777777" w:rsidTr="0070329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3" w:type="dxa"/>
          </w:tcPr>
          <w:p w14:paraId="46CD587E" w14:textId="77777777" w:rsidR="000B63A8" w:rsidRPr="00CC6009" w:rsidRDefault="000B63A8" w:rsidP="00703297">
            <w:pPr>
              <w:bidi/>
              <w:spacing w:line="360" w:lineRule="auto"/>
              <w:rPr>
                <w:rFonts w:asciiTheme="majorBidi" w:hAnsiTheme="majorBidi" w:cstheme="majorBidi"/>
                <w:sz w:val="28"/>
                <w:szCs w:val="28"/>
              </w:rPr>
            </w:pPr>
            <w:r w:rsidRPr="00CC6009">
              <w:rPr>
                <w:rFonts w:asciiTheme="majorBidi" w:hAnsiTheme="majorBidi" w:cs="Times New Roman"/>
                <w:sz w:val="28"/>
                <w:szCs w:val="28"/>
                <w:rtl/>
              </w:rPr>
              <w:t>بريد</w:t>
            </w:r>
            <w:r w:rsidRPr="00CC6009">
              <w:rPr>
                <w:rFonts w:asciiTheme="majorBidi" w:hAnsiTheme="majorBidi" w:cstheme="majorBidi"/>
                <w:sz w:val="28"/>
                <w:szCs w:val="28"/>
              </w:rPr>
              <w:t xml:space="preserve"> </w:t>
            </w:r>
            <w:r w:rsidRPr="00CC6009">
              <w:rPr>
                <w:rFonts w:asciiTheme="majorBidi" w:hAnsiTheme="majorBidi" w:cs="Times New Roman"/>
                <w:sz w:val="28"/>
                <w:szCs w:val="28"/>
                <w:rtl/>
              </w:rPr>
              <w:t>الكترونى</w:t>
            </w:r>
          </w:p>
        </w:tc>
        <w:tc>
          <w:tcPr>
            <w:tcW w:w="2822" w:type="dxa"/>
          </w:tcPr>
          <w:p w14:paraId="4EC8B75C" w14:textId="77777777" w:rsidR="000B63A8" w:rsidRPr="00CC6009" w:rsidRDefault="000B63A8" w:rsidP="00703297">
            <w:pPr>
              <w:tabs>
                <w:tab w:val="left" w:pos="200"/>
              </w:tabs>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Pr>
              <w:t>Emails</w:t>
            </w:r>
          </w:p>
        </w:tc>
        <w:tc>
          <w:tcPr>
            <w:tcW w:w="1885" w:type="dxa"/>
          </w:tcPr>
          <w:p w14:paraId="052F193F" w14:textId="77777777" w:rsidR="000B63A8" w:rsidRPr="00CC6009" w:rsidRDefault="000B63A8" w:rsidP="00703297">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Pr>
              <w:t>varchar(50)</w:t>
            </w:r>
          </w:p>
        </w:tc>
        <w:tc>
          <w:tcPr>
            <w:tcW w:w="1075" w:type="dxa"/>
          </w:tcPr>
          <w:p w14:paraId="7AE82AAC" w14:textId="77777777" w:rsidR="000B63A8" w:rsidRPr="00CC6009" w:rsidRDefault="000B63A8" w:rsidP="00703297">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Pr>
            </w:pPr>
            <w:r w:rsidRPr="00CC6009">
              <w:rPr>
                <w:rFonts w:asciiTheme="majorBidi" w:hAnsiTheme="majorBidi" w:cstheme="majorBidi"/>
                <w:sz w:val="28"/>
                <w:szCs w:val="28"/>
                <w:rtl/>
              </w:rPr>
              <w:t>-</w:t>
            </w:r>
          </w:p>
        </w:tc>
        <w:tc>
          <w:tcPr>
            <w:tcW w:w="2013" w:type="dxa"/>
          </w:tcPr>
          <w:p w14:paraId="37BA0FCE" w14:textId="77777777" w:rsidR="000B63A8" w:rsidRPr="00CC6009" w:rsidRDefault="000B63A8" w:rsidP="00703297">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Pr>
            </w:pPr>
            <w:r w:rsidRPr="00CC6009">
              <w:rPr>
                <w:rFonts w:asciiTheme="majorBidi" w:hAnsiTheme="majorBidi" w:cstheme="majorBidi"/>
                <w:b/>
                <w:bCs/>
                <w:sz w:val="28"/>
                <w:szCs w:val="28"/>
                <w:rtl/>
              </w:rPr>
              <w:t>لا</w:t>
            </w:r>
          </w:p>
        </w:tc>
      </w:tr>
      <w:tr w:rsidR="000B63A8" w:rsidRPr="00CC6009" w14:paraId="3B1D8E96" w14:textId="77777777" w:rsidTr="00703297">
        <w:trPr>
          <w:jc w:val="center"/>
        </w:trPr>
        <w:tc>
          <w:tcPr>
            <w:cnfStyle w:val="001000000000" w:firstRow="0" w:lastRow="0" w:firstColumn="1" w:lastColumn="0" w:oddVBand="0" w:evenVBand="0" w:oddHBand="0" w:evenHBand="0" w:firstRowFirstColumn="0" w:firstRowLastColumn="0" w:lastRowFirstColumn="0" w:lastRowLastColumn="0"/>
            <w:tcW w:w="1833" w:type="dxa"/>
          </w:tcPr>
          <w:p w14:paraId="46C65A6A" w14:textId="77777777" w:rsidR="000B63A8" w:rsidRPr="00CC6009" w:rsidRDefault="000B63A8" w:rsidP="00703297">
            <w:pPr>
              <w:bidi/>
              <w:spacing w:line="360" w:lineRule="auto"/>
              <w:rPr>
                <w:rFonts w:asciiTheme="majorBidi" w:hAnsiTheme="majorBidi" w:cstheme="majorBidi"/>
                <w:sz w:val="28"/>
                <w:szCs w:val="28"/>
                <w:rtl/>
              </w:rPr>
            </w:pPr>
            <w:r w:rsidRPr="00CC6009">
              <w:rPr>
                <w:rFonts w:asciiTheme="majorBidi" w:hAnsiTheme="majorBidi" w:cs="Times New Roman"/>
                <w:sz w:val="28"/>
                <w:szCs w:val="28"/>
                <w:rtl/>
              </w:rPr>
              <w:t>رسالة</w:t>
            </w:r>
          </w:p>
        </w:tc>
        <w:tc>
          <w:tcPr>
            <w:tcW w:w="2822" w:type="dxa"/>
          </w:tcPr>
          <w:p w14:paraId="42877E3B" w14:textId="77777777" w:rsidR="000B63A8" w:rsidRPr="00CC6009" w:rsidRDefault="000B63A8" w:rsidP="00703297">
            <w:pPr>
              <w:tabs>
                <w:tab w:val="left" w:pos="200"/>
              </w:tabs>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Pr>
              <w:t>message</w:t>
            </w:r>
          </w:p>
        </w:tc>
        <w:tc>
          <w:tcPr>
            <w:tcW w:w="1885" w:type="dxa"/>
          </w:tcPr>
          <w:p w14:paraId="63028296" w14:textId="77777777" w:rsidR="000B63A8" w:rsidRPr="00CC6009" w:rsidRDefault="000B63A8" w:rsidP="00703297">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Pr>
              <w:t>varchar(255)</w:t>
            </w:r>
          </w:p>
        </w:tc>
        <w:tc>
          <w:tcPr>
            <w:tcW w:w="1075" w:type="dxa"/>
          </w:tcPr>
          <w:p w14:paraId="72589692" w14:textId="77777777" w:rsidR="000B63A8" w:rsidRPr="00CC6009" w:rsidRDefault="000B63A8" w:rsidP="00703297">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8"/>
                <w:szCs w:val="28"/>
              </w:rPr>
            </w:pPr>
            <w:r w:rsidRPr="00CC6009">
              <w:rPr>
                <w:rFonts w:asciiTheme="majorBidi" w:hAnsiTheme="majorBidi" w:cstheme="majorBidi"/>
                <w:sz w:val="28"/>
                <w:szCs w:val="28"/>
                <w:rtl/>
              </w:rPr>
              <w:t>-</w:t>
            </w:r>
          </w:p>
        </w:tc>
        <w:tc>
          <w:tcPr>
            <w:tcW w:w="2013" w:type="dxa"/>
          </w:tcPr>
          <w:p w14:paraId="4B955653" w14:textId="77777777" w:rsidR="000B63A8" w:rsidRPr="00CC6009" w:rsidRDefault="000B63A8" w:rsidP="00703297">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8"/>
                <w:szCs w:val="28"/>
              </w:rPr>
            </w:pPr>
            <w:r w:rsidRPr="00CC6009">
              <w:rPr>
                <w:rFonts w:asciiTheme="majorBidi" w:hAnsiTheme="majorBidi" w:cstheme="majorBidi"/>
                <w:b/>
                <w:bCs/>
                <w:sz w:val="28"/>
                <w:szCs w:val="28"/>
                <w:rtl/>
              </w:rPr>
              <w:t>لا</w:t>
            </w:r>
          </w:p>
        </w:tc>
      </w:tr>
    </w:tbl>
    <w:p w14:paraId="00C98388" w14:textId="77777777" w:rsidR="004E43D1" w:rsidRDefault="004E43D1" w:rsidP="00BE5F2D">
      <w:pPr>
        <w:bidi/>
        <w:spacing w:line="360" w:lineRule="auto"/>
        <w:rPr>
          <w:rFonts w:asciiTheme="majorBidi" w:hAnsiTheme="majorBidi" w:cstheme="majorBidi"/>
          <w:b/>
          <w:bCs/>
          <w:color w:val="2E74B5" w:themeColor="accent5" w:themeShade="BF"/>
          <w:sz w:val="28"/>
          <w:szCs w:val="28"/>
          <w:rtl/>
        </w:rPr>
      </w:pPr>
    </w:p>
    <w:p w14:paraId="024775B0" w14:textId="77777777" w:rsidR="004E43D1" w:rsidRDefault="004E43D1" w:rsidP="004E43D1">
      <w:pPr>
        <w:bidi/>
        <w:spacing w:line="360" w:lineRule="auto"/>
        <w:rPr>
          <w:rFonts w:asciiTheme="majorBidi" w:hAnsiTheme="majorBidi" w:cstheme="majorBidi"/>
          <w:b/>
          <w:bCs/>
          <w:color w:val="2E74B5" w:themeColor="accent5" w:themeShade="BF"/>
          <w:sz w:val="28"/>
          <w:szCs w:val="28"/>
          <w:rtl/>
        </w:rPr>
      </w:pPr>
    </w:p>
    <w:p w14:paraId="1E2EBA92" w14:textId="77777777" w:rsidR="004E43D1" w:rsidRDefault="004E43D1" w:rsidP="004E43D1">
      <w:pPr>
        <w:bidi/>
        <w:spacing w:line="360" w:lineRule="auto"/>
        <w:rPr>
          <w:rFonts w:asciiTheme="majorBidi" w:hAnsiTheme="majorBidi" w:cstheme="majorBidi"/>
          <w:b/>
          <w:bCs/>
          <w:color w:val="2E74B5" w:themeColor="accent5" w:themeShade="BF"/>
          <w:sz w:val="28"/>
          <w:szCs w:val="28"/>
          <w:rtl/>
        </w:rPr>
      </w:pPr>
    </w:p>
    <w:p w14:paraId="1098CC6E" w14:textId="77777777" w:rsidR="004E43D1" w:rsidRDefault="004E43D1" w:rsidP="004E43D1">
      <w:pPr>
        <w:bidi/>
        <w:spacing w:line="360" w:lineRule="auto"/>
        <w:rPr>
          <w:rFonts w:asciiTheme="majorBidi" w:hAnsiTheme="majorBidi" w:cstheme="majorBidi"/>
          <w:b/>
          <w:bCs/>
          <w:color w:val="2E74B5" w:themeColor="accent5" w:themeShade="BF"/>
          <w:sz w:val="28"/>
          <w:szCs w:val="28"/>
          <w:rtl/>
        </w:rPr>
      </w:pPr>
    </w:p>
    <w:p w14:paraId="01004F97" w14:textId="01B8260F" w:rsidR="00581EF2" w:rsidRPr="00CC6009" w:rsidRDefault="00581EF2" w:rsidP="004E43D1">
      <w:pPr>
        <w:bidi/>
        <w:spacing w:line="360" w:lineRule="auto"/>
        <w:rPr>
          <w:rFonts w:asciiTheme="majorBidi" w:hAnsiTheme="majorBidi" w:cstheme="majorBidi"/>
          <w:b/>
          <w:bCs/>
          <w:color w:val="2E74B5" w:themeColor="accent5" w:themeShade="BF"/>
          <w:sz w:val="28"/>
          <w:szCs w:val="28"/>
          <w:rtl/>
        </w:rPr>
      </w:pPr>
      <w:commentRangeStart w:id="52"/>
      <w:r w:rsidRPr="00CC6009">
        <w:rPr>
          <w:rFonts w:asciiTheme="majorBidi" w:hAnsiTheme="majorBidi" w:cstheme="majorBidi"/>
          <w:b/>
          <w:bCs/>
          <w:color w:val="2E74B5" w:themeColor="accent5" w:themeShade="BF"/>
          <w:sz w:val="28"/>
          <w:szCs w:val="28"/>
          <w:rtl/>
        </w:rPr>
        <w:t xml:space="preserve">تفاصيل محتوي الرجال </w:t>
      </w:r>
      <w:r w:rsidRPr="00CC6009">
        <w:rPr>
          <w:rFonts w:asciiTheme="majorBidi" w:hAnsiTheme="majorBidi" w:cstheme="majorBidi"/>
          <w:b/>
          <w:bCs/>
          <w:color w:val="2E74B5" w:themeColor="accent5" w:themeShade="BF"/>
          <w:sz w:val="28"/>
          <w:szCs w:val="28"/>
        </w:rPr>
        <w:t>(card_mans)</w:t>
      </w:r>
      <w:r w:rsidRPr="00CC6009">
        <w:rPr>
          <w:rFonts w:asciiTheme="majorBidi" w:hAnsiTheme="majorBidi" w:cstheme="majorBidi"/>
          <w:b/>
          <w:bCs/>
          <w:color w:val="2E74B5" w:themeColor="accent5" w:themeShade="BF"/>
          <w:sz w:val="28"/>
          <w:szCs w:val="28"/>
          <w:rtl/>
        </w:rPr>
        <w:t xml:space="preserve"> :</w:t>
      </w:r>
      <w:commentRangeEnd w:id="52"/>
      <w:r w:rsidR="00B91D71">
        <w:rPr>
          <w:rStyle w:val="CommentReference"/>
          <w:rtl/>
        </w:rPr>
        <w:commentReference w:id="52"/>
      </w:r>
    </w:p>
    <w:tbl>
      <w:tblPr>
        <w:tblStyle w:val="ColorfulList-Accent3"/>
        <w:bidiVisual/>
        <w:tblW w:w="962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18"/>
        <w:gridCol w:w="2860"/>
        <w:gridCol w:w="1883"/>
        <w:gridCol w:w="1071"/>
        <w:gridCol w:w="1996"/>
      </w:tblGrid>
      <w:tr w:rsidR="00581EF2" w:rsidRPr="00CC6009" w14:paraId="5AFCB8CA" w14:textId="77777777" w:rsidTr="00703297">
        <w:trPr>
          <w:cnfStyle w:val="100000000000" w:firstRow="1" w:lastRow="0" w:firstColumn="0" w:lastColumn="0" w:oddVBand="0" w:evenVBand="0" w:oddHBand="0" w:evenHBand="0" w:firstRowFirstColumn="0" w:firstRowLastColumn="0" w:lastRowFirstColumn="0" w:lastRowLastColumn="0"/>
          <w:trHeight w:val="1017"/>
          <w:jc w:val="center"/>
        </w:trPr>
        <w:tc>
          <w:tcPr>
            <w:cnfStyle w:val="001000000000" w:firstRow="0" w:lastRow="0" w:firstColumn="1" w:lastColumn="0" w:oddVBand="0" w:evenVBand="0" w:oddHBand="0" w:evenHBand="0" w:firstRowFirstColumn="0" w:firstRowLastColumn="0" w:lastRowFirstColumn="0" w:lastRowLastColumn="0"/>
            <w:tcW w:w="1833" w:type="dxa"/>
            <w:tcBorders>
              <w:bottom w:val="none" w:sz="0" w:space="0" w:color="auto"/>
            </w:tcBorders>
            <w:shd w:val="clear" w:color="auto" w:fill="2E74B5" w:themeFill="accent5" w:themeFillShade="BF"/>
            <w:vAlign w:val="center"/>
          </w:tcPr>
          <w:p w14:paraId="03FA0683" w14:textId="77777777" w:rsidR="00581EF2" w:rsidRPr="00CC6009" w:rsidRDefault="00581EF2" w:rsidP="00BE5F2D">
            <w:pPr>
              <w:bidi/>
              <w:spacing w:line="360" w:lineRule="auto"/>
              <w:jc w:val="center"/>
              <w:rPr>
                <w:rFonts w:asciiTheme="majorBidi" w:hAnsiTheme="majorBidi" w:cstheme="majorBidi"/>
                <w:color w:val="F2F2F2" w:themeColor="background1" w:themeShade="F2"/>
                <w:sz w:val="28"/>
                <w:szCs w:val="28"/>
                <w:rtl/>
              </w:rPr>
            </w:pPr>
            <w:r w:rsidRPr="00CC6009">
              <w:rPr>
                <w:rFonts w:asciiTheme="majorBidi" w:hAnsiTheme="majorBidi" w:cstheme="majorBidi"/>
                <w:color w:val="F2F2F2" w:themeColor="background1" w:themeShade="F2"/>
                <w:sz w:val="28"/>
                <w:szCs w:val="28"/>
                <w:rtl/>
              </w:rPr>
              <w:lastRenderedPageBreak/>
              <w:t>الوصف</w:t>
            </w:r>
          </w:p>
        </w:tc>
        <w:tc>
          <w:tcPr>
            <w:tcW w:w="2822" w:type="dxa"/>
            <w:tcBorders>
              <w:bottom w:val="none" w:sz="0" w:space="0" w:color="auto"/>
            </w:tcBorders>
            <w:shd w:val="clear" w:color="auto" w:fill="2E74B5" w:themeFill="accent5" w:themeFillShade="BF"/>
            <w:vAlign w:val="center"/>
          </w:tcPr>
          <w:p w14:paraId="29D87AFA" w14:textId="77777777" w:rsidR="00581EF2" w:rsidRPr="00CC6009" w:rsidRDefault="00581EF2" w:rsidP="00BE5F2D">
            <w:pPr>
              <w:bidi/>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F2F2F2" w:themeColor="background1" w:themeShade="F2"/>
                <w:sz w:val="28"/>
                <w:szCs w:val="28"/>
                <w:rtl/>
              </w:rPr>
            </w:pPr>
            <w:r w:rsidRPr="00CC6009">
              <w:rPr>
                <w:rFonts w:asciiTheme="majorBidi" w:hAnsiTheme="majorBidi" w:cstheme="majorBidi"/>
                <w:color w:val="F2F2F2" w:themeColor="background1" w:themeShade="F2"/>
                <w:sz w:val="28"/>
                <w:szCs w:val="28"/>
                <w:rtl/>
              </w:rPr>
              <w:t>اسم الحقل</w:t>
            </w:r>
          </w:p>
        </w:tc>
        <w:tc>
          <w:tcPr>
            <w:tcW w:w="1885" w:type="dxa"/>
            <w:tcBorders>
              <w:bottom w:val="none" w:sz="0" w:space="0" w:color="auto"/>
            </w:tcBorders>
            <w:shd w:val="clear" w:color="auto" w:fill="2E74B5" w:themeFill="accent5" w:themeFillShade="BF"/>
            <w:vAlign w:val="center"/>
          </w:tcPr>
          <w:p w14:paraId="70F28E4F" w14:textId="77777777" w:rsidR="00581EF2" w:rsidRPr="00CC6009" w:rsidRDefault="00581EF2" w:rsidP="00BE5F2D">
            <w:pPr>
              <w:bidi/>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F2F2F2" w:themeColor="background1" w:themeShade="F2"/>
                <w:sz w:val="28"/>
                <w:szCs w:val="28"/>
                <w:rtl/>
              </w:rPr>
            </w:pPr>
            <w:r w:rsidRPr="00CC6009">
              <w:rPr>
                <w:rFonts w:asciiTheme="majorBidi" w:hAnsiTheme="majorBidi" w:cstheme="majorBidi"/>
                <w:color w:val="F2F2F2" w:themeColor="background1" w:themeShade="F2"/>
                <w:sz w:val="28"/>
                <w:szCs w:val="28"/>
                <w:rtl/>
              </w:rPr>
              <w:t>النوع</w:t>
            </w:r>
          </w:p>
        </w:tc>
        <w:tc>
          <w:tcPr>
            <w:tcW w:w="1075" w:type="dxa"/>
            <w:tcBorders>
              <w:bottom w:val="none" w:sz="0" w:space="0" w:color="auto"/>
            </w:tcBorders>
            <w:shd w:val="clear" w:color="auto" w:fill="2E74B5" w:themeFill="accent5" w:themeFillShade="BF"/>
            <w:vAlign w:val="center"/>
          </w:tcPr>
          <w:p w14:paraId="244A642D" w14:textId="77777777" w:rsidR="00581EF2" w:rsidRPr="00CC6009" w:rsidRDefault="00581EF2" w:rsidP="00BE5F2D">
            <w:pPr>
              <w:bidi/>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F2F2F2" w:themeColor="background1" w:themeShade="F2"/>
                <w:sz w:val="28"/>
                <w:szCs w:val="28"/>
                <w:rtl/>
              </w:rPr>
            </w:pPr>
            <w:r w:rsidRPr="00CC6009">
              <w:rPr>
                <w:rFonts w:asciiTheme="majorBidi" w:hAnsiTheme="majorBidi" w:cstheme="majorBidi"/>
                <w:color w:val="F2F2F2" w:themeColor="background1" w:themeShade="F2"/>
                <w:sz w:val="28"/>
                <w:szCs w:val="28"/>
                <w:rtl/>
              </w:rPr>
              <w:t>المفتاح</w:t>
            </w:r>
          </w:p>
        </w:tc>
        <w:tc>
          <w:tcPr>
            <w:tcW w:w="2013" w:type="dxa"/>
            <w:tcBorders>
              <w:bottom w:val="none" w:sz="0" w:space="0" w:color="auto"/>
            </w:tcBorders>
            <w:shd w:val="clear" w:color="auto" w:fill="2E74B5" w:themeFill="accent5" w:themeFillShade="BF"/>
            <w:vAlign w:val="center"/>
          </w:tcPr>
          <w:p w14:paraId="54F1CAC5" w14:textId="77777777" w:rsidR="00581EF2" w:rsidRPr="00CC6009" w:rsidRDefault="00581EF2" w:rsidP="00BE5F2D">
            <w:pPr>
              <w:bidi/>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F2F2F2" w:themeColor="background1" w:themeShade="F2"/>
                <w:sz w:val="28"/>
                <w:szCs w:val="28"/>
                <w:rtl/>
              </w:rPr>
            </w:pPr>
            <w:r w:rsidRPr="00CC6009">
              <w:rPr>
                <w:rFonts w:asciiTheme="majorBidi" w:hAnsiTheme="majorBidi" w:cstheme="majorBidi"/>
                <w:sz w:val="28"/>
                <w:szCs w:val="28"/>
                <w:lang w:bidi="ar-LY"/>
              </w:rPr>
              <w:t>Null allowed</w:t>
            </w:r>
          </w:p>
        </w:tc>
      </w:tr>
      <w:tr w:rsidR="00581EF2" w:rsidRPr="00CC6009" w14:paraId="7C5C19A3" w14:textId="77777777" w:rsidTr="0070329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3" w:type="dxa"/>
          </w:tcPr>
          <w:p w14:paraId="2C49F354" w14:textId="77777777" w:rsidR="00581EF2" w:rsidRPr="00E32981" w:rsidRDefault="00581EF2" w:rsidP="00BE5F2D">
            <w:pPr>
              <w:bidi/>
              <w:spacing w:after="160" w:line="360" w:lineRule="auto"/>
              <w:rPr>
                <w:rFonts w:asciiTheme="majorBidi" w:hAnsiTheme="majorBidi" w:cstheme="majorBidi"/>
                <w:color w:val="FF0000"/>
                <w:sz w:val="28"/>
                <w:szCs w:val="28"/>
                <w:rtl/>
                <w:rPrChange w:id="53" w:author="Adnan Sherif [2]" w:date="2024-08-26T19:46:00Z">
                  <w:rPr>
                    <w:rFonts w:asciiTheme="majorBidi" w:eastAsiaTheme="minorEastAsia" w:hAnsiTheme="majorBidi" w:cstheme="majorBidi"/>
                    <w:b w:val="0"/>
                    <w:bCs w:val="0"/>
                    <w:color w:val="auto"/>
                    <w:sz w:val="28"/>
                    <w:szCs w:val="28"/>
                    <w:rtl/>
                  </w:rPr>
                </w:rPrChange>
              </w:rPr>
            </w:pPr>
            <w:r w:rsidRPr="00E32981">
              <w:rPr>
                <w:rFonts w:asciiTheme="majorBidi" w:hAnsiTheme="majorBidi" w:cstheme="majorBidi"/>
                <w:color w:val="FF0000"/>
                <w:sz w:val="28"/>
                <w:szCs w:val="28"/>
                <w:rtl/>
                <w:rPrChange w:id="54" w:author="Adnan Sherif [2]" w:date="2024-08-26T19:46:00Z">
                  <w:rPr>
                    <w:rFonts w:asciiTheme="majorBidi" w:hAnsiTheme="majorBidi" w:cstheme="majorBidi"/>
                    <w:sz w:val="28"/>
                    <w:szCs w:val="28"/>
                    <w:rtl/>
                  </w:rPr>
                </w:rPrChange>
              </w:rPr>
              <w:t>رقم المستخدم</w:t>
            </w:r>
          </w:p>
        </w:tc>
        <w:tc>
          <w:tcPr>
            <w:tcW w:w="2822" w:type="dxa"/>
          </w:tcPr>
          <w:p w14:paraId="2C089E1B" w14:textId="77777777" w:rsidR="00581EF2" w:rsidRPr="00CC6009" w:rsidRDefault="00581EF2" w:rsidP="00BE5F2D">
            <w:pPr>
              <w:tabs>
                <w:tab w:val="left" w:pos="200"/>
              </w:tabs>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Pr>
              <w:t>Id</w:t>
            </w:r>
          </w:p>
        </w:tc>
        <w:tc>
          <w:tcPr>
            <w:tcW w:w="1885" w:type="dxa"/>
          </w:tcPr>
          <w:p w14:paraId="61A63B50" w14:textId="77777777" w:rsidR="00581EF2" w:rsidRPr="00CC6009" w:rsidRDefault="00581EF2" w:rsidP="00BE5F2D">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Pr>
              <w:t>int(11)</w:t>
            </w:r>
          </w:p>
        </w:tc>
        <w:tc>
          <w:tcPr>
            <w:tcW w:w="1075" w:type="dxa"/>
          </w:tcPr>
          <w:p w14:paraId="413E4D2B" w14:textId="77777777" w:rsidR="00581EF2" w:rsidRPr="00CC6009" w:rsidRDefault="00581EF2" w:rsidP="00BE5F2D">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Pr>
            </w:pPr>
            <w:r w:rsidRPr="00CC6009">
              <w:rPr>
                <w:rFonts w:asciiTheme="majorBidi" w:hAnsiTheme="majorBidi" w:cstheme="majorBidi"/>
                <w:b/>
                <w:bCs/>
                <w:sz w:val="28"/>
                <w:szCs w:val="28"/>
                <w:rtl/>
              </w:rPr>
              <w:t>رئيسي</w:t>
            </w:r>
          </w:p>
        </w:tc>
        <w:tc>
          <w:tcPr>
            <w:tcW w:w="2013" w:type="dxa"/>
          </w:tcPr>
          <w:p w14:paraId="0E23540C" w14:textId="77777777" w:rsidR="00581EF2" w:rsidRPr="00CC6009" w:rsidRDefault="00581EF2" w:rsidP="00BE5F2D">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Pr>
            </w:pPr>
            <w:r w:rsidRPr="00CC6009">
              <w:rPr>
                <w:rFonts w:asciiTheme="majorBidi" w:hAnsiTheme="majorBidi" w:cstheme="majorBidi"/>
                <w:b/>
                <w:bCs/>
                <w:sz w:val="28"/>
                <w:szCs w:val="28"/>
                <w:rtl/>
              </w:rPr>
              <w:t>لا</w:t>
            </w:r>
          </w:p>
        </w:tc>
      </w:tr>
      <w:tr w:rsidR="00581EF2" w:rsidRPr="00CC6009" w14:paraId="0C9EDCAB" w14:textId="77777777" w:rsidTr="00703297">
        <w:trPr>
          <w:jc w:val="center"/>
        </w:trPr>
        <w:tc>
          <w:tcPr>
            <w:cnfStyle w:val="001000000000" w:firstRow="0" w:lastRow="0" w:firstColumn="1" w:lastColumn="0" w:oddVBand="0" w:evenVBand="0" w:oddHBand="0" w:evenHBand="0" w:firstRowFirstColumn="0" w:firstRowLastColumn="0" w:lastRowFirstColumn="0" w:lastRowLastColumn="0"/>
            <w:tcW w:w="1833" w:type="dxa"/>
          </w:tcPr>
          <w:p w14:paraId="745074C7" w14:textId="77777777" w:rsidR="00581EF2" w:rsidRPr="00E32981" w:rsidRDefault="00581EF2" w:rsidP="00BE5F2D">
            <w:pPr>
              <w:bidi/>
              <w:spacing w:after="160" w:line="360" w:lineRule="auto"/>
              <w:rPr>
                <w:rFonts w:asciiTheme="majorBidi" w:hAnsiTheme="majorBidi" w:cstheme="majorBidi"/>
                <w:color w:val="FF0000"/>
                <w:sz w:val="28"/>
                <w:szCs w:val="28"/>
                <w:rtl/>
                <w:rPrChange w:id="55" w:author="Adnan Sherif [2]" w:date="2024-08-26T19:46:00Z">
                  <w:rPr>
                    <w:rFonts w:asciiTheme="majorBidi" w:eastAsiaTheme="minorEastAsia" w:hAnsiTheme="majorBidi" w:cstheme="majorBidi"/>
                    <w:b w:val="0"/>
                    <w:bCs w:val="0"/>
                    <w:color w:val="auto"/>
                    <w:sz w:val="28"/>
                    <w:szCs w:val="28"/>
                    <w:rtl/>
                  </w:rPr>
                </w:rPrChange>
              </w:rPr>
            </w:pPr>
            <w:r w:rsidRPr="00E32981">
              <w:rPr>
                <w:rFonts w:asciiTheme="majorBidi" w:hAnsiTheme="majorBidi" w:cstheme="majorBidi"/>
                <w:color w:val="FF0000"/>
                <w:sz w:val="28"/>
                <w:szCs w:val="28"/>
                <w:rtl/>
                <w:rPrChange w:id="56" w:author="Adnan Sherif [2]" w:date="2024-08-26T19:46:00Z">
                  <w:rPr>
                    <w:rFonts w:asciiTheme="majorBidi" w:hAnsiTheme="majorBidi" w:cstheme="majorBidi"/>
                    <w:sz w:val="28"/>
                    <w:szCs w:val="28"/>
                    <w:rtl/>
                  </w:rPr>
                </w:rPrChange>
              </w:rPr>
              <w:t>رقم المستخدم</w:t>
            </w:r>
          </w:p>
        </w:tc>
        <w:tc>
          <w:tcPr>
            <w:tcW w:w="2822" w:type="dxa"/>
          </w:tcPr>
          <w:p w14:paraId="4D9CEC28" w14:textId="77777777" w:rsidR="00581EF2" w:rsidRPr="00CC6009" w:rsidRDefault="00581EF2" w:rsidP="00BE5F2D">
            <w:pPr>
              <w:tabs>
                <w:tab w:val="left" w:pos="200"/>
              </w:tabs>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Pr>
              <w:t>id_user</w:t>
            </w:r>
          </w:p>
        </w:tc>
        <w:tc>
          <w:tcPr>
            <w:tcW w:w="1885" w:type="dxa"/>
          </w:tcPr>
          <w:p w14:paraId="181C89BC" w14:textId="77777777" w:rsidR="00581EF2" w:rsidRPr="00CC6009" w:rsidRDefault="00581EF2" w:rsidP="00BE5F2D">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Pr>
              <w:t>varchar(200)</w:t>
            </w:r>
          </w:p>
        </w:tc>
        <w:tc>
          <w:tcPr>
            <w:tcW w:w="1075" w:type="dxa"/>
          </w:tcPr>
          <w:p w14:paraId="19DCA48D" w14:textId="77777777" w:rsidR="00581EF2" w:rsidRPr="00CC6009" w:rsidRDefault="00581EF2" w:rsidP="00BE5F2D">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8"/>
                <w:szCs w:val="28"/>
              </w:rPr>
            </w:pPr>
            <w:r w:rsidRPr="00CC6009">
              <w:rPr>
                <w:rFonts w:asciiTheme="majorBidi" w:hAnsiTheme="majorBidi" w:cstheme="majorBidi"/>
                <w:sz w:val="28"/>
                <w:szCs w:val="28"/>
                <w:rtl/>
              </w:rPr>
              <w:t>-</w:t>
            </w:r>
          </w:p>
        </w:tc>
        <w:tc>
          <w:tcPr>
            <w:tcW w:w="2013" w:type="dxa"/>
          </w:tcPr>
          <w:p w14:paraId="40A171FD" w14:textId="77777777" w:rsidR="00581EF2" w:rsidRPr="00CC6009" w:rsidRDefault="00581EF2" w:rsidP="00BE5F2D">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8"/>
                <w:szCs w:val="28"/>
              </w:rPr>
            </w:pPr>
            <w:r w:rsidRPr="00CC6009">
              <w:rPr>
                <w:rFonts w:asciiTheme="majorBidi" w:hAnsiTheme="majorBidi" w:cstheme="majorBidi"/>
                <w:b/>
                <w:bCs/>
                <w:sz w:val="28"/>
                <w:szCs w:val="28"/>
                <w:rtl/>
              </w:rPr>
              <w:t>لا</w:t>
            </w:r>
          </w:p>
        </w:tc>
      </w:tr>
      <w:tr w:rsidR="00581EF2" w:rsidRPr="00CC6009" w14:paraId="44DB2D72" w14:textId="77777777" w:rsidTr="0070329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3" w:type="dxa"/>
          </w:tcPr>
          <w:p w14:paraId="458432DC" w14:textId="77777777" w:rsidR="00581EF2" w:rsidRPr="00CC6009" w:rsidRDefault="00581EF2" w:rsidP="00BE5F2D">
            <w:pPr>
              <w:bidi/>
              <w:spacing w:line="360" w:lineRule="auto"/>
              <w:rPr>
                <w:rFonts w:asciiTheme="majorBidi" w:hAnsiTheme="majorBidi" w:cstheme="majorBidi"/>
                <w:sz w:val="28"/>
                <w:szCs w:val="28"/>
              </w:rPr>
            </w:pPr>
            <w:r w:rsidRPr="00CC6009">
              <w:rPr>
                <w:rFonts w:asciiTheme="majorBidi" w:hAnsiTheme="majorBidi" w:cstheme="majorBidi"/>
                <w:sz w:val="28"/>
                <w:szCs w:val="28"/>
                <w:rtl/>
              </w:rPr>
              <w:t>المفضلة</w:t>
            </w:r>
          </w:p>
        </w:tc>
        <w:tc>
          <w:tcPr>
            <w:tcW w:w="2822" w:type="dxa"/>
          </w:tcPr>
          <w:p w14:paraId="7B9FF83C" w14:textId="77777777" w:rsidR="00581EF2" w:rsidRPr="00CC6009" w:rsidRDefault="00581EF2" w:rsidP="00BE5F2D">
            <w:pPr>
              <w:tabs>
                <w:tab w:val="left" w:pos="200"/>
              </w:tabs>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Pr>
              <w:t>heart</w:t>
            </w:r>
          </w:p>
        </w:tc>
        <w:tc>
          <w:tcPr>
            <w:tcW w:w="1885" w:type="dxa"/>
          </w:tcPr>
          <w:p w14:paraId="43031F97" w14:textId="77777777" w:rsidR="00581EF2" w:rsidRPr="00CC6009" w:rsidRDefault="00581EF2" w:rsidP="00BE5F2D">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Pr>
              <w:t>varchar(200)</w:t>
            </w:r>
          </w:p>
        </w:tc>
        <w:tc>
          <w:tcPr>
            <w:tcW w:w="1075" w:type="dxa"/>
          </w:tcPr>
          <w:p w14:paraId="69DFBF31" w14:textId="77777777" w:rsidR="00581EF2" w:rsidRPr="00CC6009" w:rsidRDefault="00581EF2" w:rsidP="00BE5F2D">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Pr>
            </w:pPr>
            <w:r w:rsidRPr="00CC6009">
              <w:rPr>
                <w:rFonts w:asciiTheme="majorBidi" w:hAnsiTheme="majorBidi" w:cstheme="majorBidi"/>
                <w:sz w:val="28"/>
                <w:szCs w:val="28"/>
                <w:rtl/>
              </w:rPr>
              <w:t>-</w:t>
            </w:r>
          </w:p>
        </w:tc>
        <w:tc>
          <w:tcPr>
            <w:tcW w:w="2013" w:type="dxa"/>
          </w:tcPr>
          <w:p w14:paraId="47B6A4C0" w14:textId="77777777" w:rsidR="00581EF2" w:rsidRPr="00CC6009" w:rsidRDefault="00581EF2" w:rsidP="00BE5F2D">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Pr>
            </w:pPr>
            <w:r w:rsidRPr="00CC6009">
              <w:rPr>
                <w:rFonts w:asciiTheme="majorBidi" w:hAnsiTheme="majorBidi" w:cstheme="majorBidi"/>
                <w:b/>
                <w:bCs/>
                <w:sz w:val="28"/>
                <w:szCs w:val="28"/>
                <w:rtl/>
              </w:rPr>
              <w:t>لا</w:t>
            </w:r>
          </w:p>
        </w:tc>
      </w:tr>
      <w:tr w:rsidR="00581EF2" w:rsidRPr="00CC6009" w14:paraId="33F61533" w14:textId="77777777" w:rsidTr="00703297">
        <w:trPr>
          <w:jc w:val="center"/>
        </w:trPr>
        <w:tc>
          <w:tcPr>
            <w:cnfStyle w:val="001000000000" w:firstRow="0" w:lastRow="0" w:firstColumn="1" w:lastColumn="0" w:oddVBand="0" w:evenVBand="0" w:oddHBand="0" w:evenHBand="0" w:firstRowFirstColumn="0" w:firstRowLastColumn="0" w:lastRowFirstColumn="0" w:lastRowLastColumn="0"/>
            <w:tcW w:w="1833" w:type="dxa"/>
          </w:tcPr>
          <w:p w14:paraId="276B4422" w14:textId="77777777" w:rsidR="00581EF2" w:rsidRPr="00CC6009" w:rsidRDefault="00581EF2" w:rsidP="00BE5F2D">
            <w:pPr>
              <w:bidi/>
              <w:spacing w:line="360" w:lineRule="auto"/>
              <w:rPr>
                <w:rFonts w:asciiTheme="majorBidi" w:hAnsiTheme="majorBidi" w:cstheme="majorBidi"/>
                <w:sz w:val="28"/>
                <w:szCs w:val="28"/>
                <w:rtl/>
              </w:rPr>
            </w:pPr>
            <w:r w:rsidRPr="00CC6009">
              <w:rPr>
                <w:rFonts w:asciiTheme="majorBidi" w:hAnsiTheme="majorBidi" w:cstheme="majorBidi"/>
                <w:sz w:val="28"/>
                <w:szCs w:val="28"/>
                <w:rtl/>
              </w:rPr>
              <w:t>اسم المنتج</w:t>
            </w:r>
          </w:p>
        </w:tc>
        <w:tc>
          <w:tcPr>
            <w:tcW w:w="2822" w:type="dxa"/>
          </w:tcPr>
          <w:p w14:paraId="59219E66" w14:textId="77777777" w:rsidR="00581EF2" w:rsidRPr="00CC6009" w:rsidRDefault="00581EF2" w:rsidP="00BE5F2D">
            <w:pPr>
              <w:tabs>
                <w:tab w:val="left" w:pos="200"/>
              </w:tabs>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Pr>
              <w:t>product_name</w:t>
            </w:r>
          </w:p>
        </w:tc>
        <w:tc>
          <w:tcPr>
            <w:tcW w:w="1885" w:type="dxa"/>
          </w:tcPr>
          <w:p w14:paraId="79C684EB" w14:textId="77777777" w:rsidR="00581EF2" w:rsidRPr="00CC6009" w:rsidRDefault="00581EF2" w:rsidP="00BE5F2D">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Pr>
              <w:t>varchar(200)</w:t>
            </w:r>
          </w:p>
        </w:tc>
        <w:tc>
          <w:tcPr>
            <w:tcW w:w="1075" w:type="dxa"/>
          </w:tcPr>
          <w:p w14:paraId="4FE631B8" w14:textId="77777777" w:rsidR="00581EF2" w:rsidRPr="00CC6009" w:rsidRDefault="00581EF2" w:rsidP="00BE5F2D">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8"/>
                <w:szCs w:val="28"/>
              </w:rPr>
            </w:pPr>
            <w:r w:rsidRPr="00CC6009">
              <w:rPr>
                <w:rFonts w:asciiTheme="majorBidi" w:hAnsiTheme="majorBidi" w:cstheme="majorBidi"/>
                <w:sz w:val="28"/>
                <w:szCs w:val="28"/>
                <w:rtl/>
              </w:rPr>
              <w:t>-</w:t>
            </w:r>
          </w:p>
        </w:tc>
        <w:tc>
          <w:tcPr>
            <w:tcW w:w="2013" w:type="dxa"/>
          </w:tcPr>
          <w:p w14:paraId="4D0E2D8B" w14:textId="77777777" w:rsidR="00581EF2" w:rsidRPr="00CC6009" w:rsidRDefault="00581EF2" w:rsidP="00BE5F2D">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8"/>
                <w:szCs w:val="28"/>
              </w:rPr>
            </w:pPr>
            <w:r w:rsidRPr="00CC6009">
              <w:rPr>
                <w:rFonts w:asciiTheme="majorBidi" w:hAnsiTheme="majorBidi" w:cstheme="majorBidi"/>
                <w:b/>
                <w:bCs/>
                <w:sz w:val="28"/>
                <w:szCs w:val="28"/>
                <w:rtl/>
              </w:rPr>
              <w:t>لا</w:t>
            </w:r>
          </w:p>
        </w:tc>
      </w:tr>
      <w:tr w:rsidR="00581EF2" w:rsidRPr="00CC6009" w14:paraId="2CED78CE" w14:textId="77777777" w:rsidTr="0070329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3" w:type="dxa"/>
          </w:tcPr>
          <w:p w14:paraId="029807FE" w14:textId="77777777" w:rsidR="00581EF2" w:rsidRPr="00CC6009" w:rsidRDefault="00581EF2" w:rsidP="00BE5F2D">
            <w:pPr>
              <w:bidi/>
              <w:spacing w:line="360" w:lineRule="auto"/>
              <w:rPr>
                <w:rFonts w:asciiTheme="majorBidi" w:hAnsiTheme="majorBidi" w:cstheme="majorBidi"/>
                <w:sz w:val="28"/>
                <w:szCs w:val="28"/>
                <w:rtl/>
              </w:rPr>
            </w:pPr>
            <w:r w:rsidRPr="00CC6009">
              <w:rPr>
                <w:rFonts w:asciiTheme="majorBidi" w:hAnsiTheme="majorBidi" w:cstheme="majorBidi"/>
                <w:sz w:val="28"/>
                <w:szCs w:val="28"/>
                <w:rtl/>
              </w:rPr>
              <w:t>خصم سعر المنتج</w:t>
            </w:r>
          </w:p>
        </w:tc>
        <w:tc>
          <w:tcPr>
            <w:tcW w:w="2822" w:type="dxa"/>
          </w:tcPr>
          <w:p w14:paraId="1D77532C" w14:textId="77777777" w:rsidR="00581EF2" w:rsidRPr="00CC6009" w:rsidRDefault="00581EF2" w:rsidP="00BE5F2D">
            <w:pPr>
              <w:tabs>
                <w:tab w:val="left" w:pos="200"/>
              </w:tabs>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Pr>
              <w:t>product_price_discount</w:t>
            </w:r>
          </w:p>
        </w:tc>
        <w:tc>
          <w:tcPr>
            <w:tcW w:w="1885" w:type="dxa"/>
          </w:tcPr>
          <w:p w14:paraId="05BE85CC" w14:textId="77777777" w:rsidR="00581EF2" w:rsidRPr="00CC6009" w:rsidRDefault="00581EF2" w:rsidP="00BE5F2D">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Pr>
              <w:t>decimal(10,2)</w:t>
            </w:r>
          </w:p>
        </w:tc>
        <w:tc>
          <w:tcPr>
            <w:tcW w:w="1075" w:type="dxa"/>
          </w:tcPr>
          <w:p w14:paraId="791FA02C" w14:textId="77777777" w:rsidR="00581EF2" w:rsidRPr="00CC6009" w:rsidRDefault="00581EF2" w:rsidP="00BE5F2D">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Pr>
            </w:pPr>
            <w:r w:rsidRPr="00CC6009">
              <w:rPr>
                <w:rFonts w:asciiTheme="majorBidi" w:hAnsiTheme="majorBidi" w:cstheme="majorBidi"/>
                <w:sz w:val="28"/>
                <w:szCs w:val="28"/>
                <w:rtl/>
              </w:rPr>
              <w:t>-</w:t>
            </w:r>
          </w:p>
        </w:tc>
        <w:tc>
          <w:tcPr>
            <w:tcW w:w="2013" w:type="dxa"/>
          </w:tcPr>
          <w:p w14:paraId="4D50B99C" w14:textId="77777777" w:rsidR="00581EF2" w:rsidRPr="00CC6009" w:rsidRDefault="00581EF2" w:rsidP="00BE5F2D">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Pr>
            </w:pPr>
            <w:r w:rsidRPr="00CC6009">
              <w:rPr>
                <w:rFonts w:asciiTheme="majorBidi" w:hAnsiTheme="majorBidi" w:cstheme="majorBidi"/>
                <w:b/>
                <w:bCs/>
                <w:sz w:val="28"/>
                <w:szCs w:val="28"/>
                <w:rtl/>
              </w:rPr>
              <w:t>لا</w:t>
            </w:r>
          </w:p>
        </w:tc>
      </w:tr>
      <w:tr w:rsidR="00581EF2" w:rsidRPr="00CC6009" w14:paraId="6AB96F30" w14:textId="77777777" w:rsidTr="00703297">
        <w:trPr>
          <w:jc w:val="center"/>
        </w:trPr>
        <w:tc>
          <w:tcPr>
            <w:cnfStyle w:val="001000000000" w:firstRow="0" w:lastRow="0" w:firstColumn="1" w:lastColumn="0" w:oddVBand="0" w:evenVBand="0" w:oddHBand="0" w:evenHBand="0" w:firstRowFirstColumn="0" w:firstRowLastColumn="0" w:lastRowFirstColumn="0" w:lastRowLastColumn="0"/>
            <w:tcW w:w="1833" w:type="dxa"/>
          </w:tcPr>
          <w:p w14:paraId="2D40363A" w14:textId="77777777" w:rsidR="00581EF2" w:rsidRPr="00CC6009" w:rsidRDefault="00581EF2" w:rsidP="00BE5F2D">
            <w:pPr>
              <w:bidi/>
              <w:spacing w:line="360" w:lineRule="auto"/>
              <w:rPr>
                <w:rFonts w:asciiTheme="majorBidi" w:hAnsiTheme="majorBidi" w:cstheme="majorBidi"/>
                <w:sz w:val="28"/>
                <w:szCs w:val="28"/>
                <w:rtl/>
              </w:rPr>
            </w:pPr>
            <w:r w:rsidRPr="00CC6009">
              <w:rPr>
                <w:rFonts w:asciiTheme="majorBidi" w:hAnsiTheme="majorBidi" w:cstheme="majorBidi"/>
                <w:sz w:val="28"/>
                <w:szCs w:val="28"/>
                <w:rtl/>
              </w:rPr>
              <w:t>سعر المنتج</w:t>
            </w:r>
          </w:p>
        </w:tc>
        <w:tc>
          <w:tcPr>
            <w:tcW w:w="2822" w:type="dxa"/>
          </w:tcPr>
          <w:p w14:paraId="136D1C2D" w14:textId="77777777" w:rsidR="00581EF2" w:rsidRPr="00CC6009" w:rsidRDefault="00581EF2" w:rsidP="00BE5F2D">
            <w:pPr>
              <w:tabs>
                <w:tab w:val="left" w:pos="200"/>
              </w:tabs>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Pr>
              <w:t>product_price</w:t>
            </w:r>
          </w:p>
        </w:tc>
        <w:tc>
          <w:tcPr>
            <w:tcW w:w="1885" w:type="dxa"/>
          </w:tcPr>
          <w:p w14:paraId="5BDE9A4D" w14:textId="77777777" w:rsidR="00581EF2" w:rsidRPr="00CC6009" w:rsidRDefault="00581EF2" w:rsidP="00BE5F2D">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Pr>
              <w:t>decimal(10,2)</w:t>
            </w:r>
          </w:p>
        </w:tc>
        <w:tc>
          <w:tcPr>
            <w:tcW w:w="1075" w:type="dxa"/>
          </w:tcPr>
          <w:p w14:paraId="05D25F68" w14:textId="77777777" w:rsidR="00581EF2" w:rsidRPr="00CC6009" w:rsidRDefault="00581EF2" w:rsidP="00BE5F2D">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8"/>
                <w:szCs w:val="28"/>
              </w:rPr>
            </w:pPr>
            <w:r w:rsidRPr="00CC6009">
              <w:rPr>
                <w:rFonts w:asciiTheme="majorBidi" w:hAnsiTheme="majorBidi" w:cstheme="majorBidi"/>
                <w:sz w:val="28"/>
                <w:szCs w:val="28"/>
                <w:rtl/>
              </w:rPr>
              <w:t>-</w:t>
            </w:r>
          </w:p>
        </w:tc>
        <w:tc>
          <w:tcPr>
            <w:tcW w:w="2013" w:type="dxa"/>
          </w:tcPr>
          <w:p w14:paraId="72A2CDAE" w14:textId="77777777" w:rsidR="00581EF2" w:rsidRPr="00CC6009" w:rsidRDefault="00581EF2" w:rsidP="00BE5F2D">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8"/>
                <w:szCs w:val="28"/>
              </w:rPr>
            </w:pPr>
            <w:r w:rsidRPr="00CC6009">
              <w:rPr>
                <w:rFonts w:asciiTheme="majorBidi" w:hAnsiTheme="majorBidi" w:cstheme="majorBidi"/>
                <w:b/>
                <w:bCs/>
                <w:sz w:val="28"/>
                <w:szCs w:val="28"/>
                <w:rtl/>
              </w:rPr>
              <w:t>لا</w:t>
            </w:r>
          </w:p>
        </w:tc>
      </w:tr>
      <w:tr w:rsidR="00581EF2" w:rsidRPr="00CC6009" w14:paraId="7A2CAF06" w14:textId="77777777" w:rsidTr="0070329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3" w:type="dxa"/>
          </w:tcPr>
          <w:p w14:paraId="66EB82B1" w14:textId="77777777" w:rsidR="00581EF2" w:rsidRPr="00CC6009" w:rsidRDefault="00581EF2" w:rsidP="00BE5F2D">
            <w:pPr>
              <w:bidi/>
              <w:spacing w:line="360" w:lineRule="auto"/>
              <w:rPr>
                <w:rFonts w:asciiTheme="majorBidi" w:hAnsiTheme="majorBidi" w:cstheme="majorBidi"/>
                <w:sz w:val="28"/>
                <w:szCs w:val="28"/>
                <w:rtl/>
              </w:rPr>
            </w:pPr>
            <w:r w:rsidRPr="00CC6009">
              <w:rPr>
                <w:rFonts w:asciiTheme="majorBidi" w:hAnsiTheme="majorBidi" w:cstheme="majorBidi"/>
                <w:sz w:val="28"/>
                <w:szCs w:val="28"/>
                <w:rtl/>
              </w:rPr>
              <w:t>صورة المنتج</w:t>
            </w:r>
          </w:p>
        </w:tc>
        <w:tc>
          <w:tcPr>
            <w:tcW w:w="2822" w:type="dxa"/>
          </w:tcPr>
          <w:p w14:paraId="74019C9C" w14:textId="77777777" w:rsidR="00581EF2" w:rsidRPr="00CC6009" w:rsidRDefault="00581EF2" w:rsidP="00BE5F2D">
            <w:pPr>
              <w:tabs>
                <w:tab w:val="left" w:pos="200"/>
              </w:tabs>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Pr>
              <w:t>product_image</w:t>
            </w:r>
          </w:p>
        </w:tc>
        <w:tc>
          <w:tcPr>
            <w:tcW w:w="1885" w:type="dxa"/>
          </w:tcPr>
          <w:p w14:paraId="7CE2047B" w14:textId="77777777" w:rsidR="00581EF2" w:rsidRPr="00CC6009" w:rsidRDefault="00581EF2" w:rsidP="00BE5F2D">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Pr>
              <w:t>varchar(200)</w:t>
            </w:r>
          </w:p>
        </w:tc>
        <w:tc>
          <w:tcPr>
            <w:tcW w:w="1075" w:type="dxa"/>
          </w:tcPr>
          <w:p w14:paraId="05D2CD9C" w14:textId="77777777" w:rsidR="00581EF2" w:rsidRPr="00CC6009" w:rsidRDefault="00581EF2" w:rsidP="00BE5F2D">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Pr>
            </w:pPr>
            <w:r w:rsidRPr="00CC6009">
              <w:rPr>
                <w:rFonts w:asciiTheme="majorBidi" w:hAnsiTheme="majorBidi" w:cstheme="majorBidi"/>
                <w:sz w:val="28"/>
                <w:szCs w:val="28"/>
                <w:rtl/>
              </w:rPr>
              <w:t>-</w:t>
            </w:r>
          </w:p>
        </w:tc>
        <w:tc>
          <w:tcPr>
            <w:tcW w:w="2013" w:type="dxa"/>
          </w:tcPr>
          <w:p w14:paraId="032694F2" w14:textId="77777777" w:rsidR="00581EF2" w:rsidRPr="00CC6009" w:rsidRDefault="00581EF2" w:rsidP="00BE5F2D">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Pr>
            </w:pPr>
            <w:r w:rsidRPr="00CC6009">
              <w:rPr>
                <w:rFonts w:asciiTheme="majorBidi" w:hAnsiTheme="majorBidi" w:cstheme="majorBidi"/>
                <w:b/>
                <w:bCs/>
                <w:sz w:val="28"/>
                <w:szCs w:val="28"/>
                <w:rtl/>
              </w:rPr>
              <w:t>لا</w:t>
            </w:r>
          </w:p>
        </w:tc>
      </w:tr>
      <w:tr w:rsidR="00581EF2" w:rsidRPr="00CC6009" w14:paraId="7875D596" w14:textId="77777777" w:rsidTr="00703297">
        <w:trPr>
          <w:jc w:val="center"/>
        </w:trPr>
        <w:tc>
          <w:tcPr>
            <w:cnfStyle w:val="001000000000" w:firstRow="0" w:lastRow="0" w:firstColumn="1" w:lastColumn="0" w:oddVBand="0" w:evenVBand="0" w:oddHBand="0" w:evenHBand="0" w:firstRowFirstColumn="0" w:firstRowLastColumn="0" w:lastRowFirstColumn="0" w:lastRowLastColumn="0"/>
            <w:tcW w:w="1833" w:type="dxa"/>
          </w:tcPr>
          <w:p w14:paraId="1F437258" w14:textId="77777777" w:rsidR="00581EF2" w:rsidRPr="00CC6009" w:rsidRDefault="00581EF2" w:rsidP="00BE5F2D">
            <w:pPr>
              <w:bidi/>
              <w:spacing w:line="360" w:lineRule="auto"/>
              <w:rPr>
                <w:rFonts w:asciiTheme="majorBidi" w:hAnsiTheme="majorBidi" w:cstheme="majorBidi"/>
                <w:sz w:val="28"/>
                <w:szCs w:val="28"/>
              </w:rPr>
            </w:pPr>
            <w:r w:rsidRPr="00CC6009">
              <w:rPr>
                <w:rFonts w:asciiTheme="majorBidi" w:hAnsiTheme="majorBidi" w:cstheme="majorBidi"/>
                <w:sz w:val="28"/>
                <w:szCs w:val="28"/>
                <w:rtl/>
              </w:rPr>
              <w:t>صورة المنتج 2</w:t>
            </w:r>
          </w:p>
        </w:tc>
        <w:tc>
          <w:tcPr>
            <w:tcW w:w="2822" w:type="dxa"/>
          </w:tcPr>
          <w:p w14:paraId="7986596E" w14:textId="77777777" w:rsidR="00581EF2" w:rsidRPr="00CC6009" w:rsidRDefault="00581EF2" w:rsidP="00BE5F2D">
            <w:pPr>
              <w:tabs>
                <w:tab w:val="left" w:pos="200"/>
              </w:tabs>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Pr>
              <w:t>product_image2</w:t>
            </w:r>
          </w:p>
        </w:tc>
        <w:tc>
          <w:tcPr>
            <w:tcW w:w="1885" w:type="dxa"/>
          </w:tcPr>
          <w:p w14:paraId="3221CB65" w14:textId="77777777" w:rsidR="00581EF2" w:rsidRPr="00CC6009" w:rsidRDefault="00581EF2" w:rsidP="00BE5F2D">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Pr>
              <w:t>varchar(200)</w:t>
            </w:r>
          </w:p>
        </w:tc>
        <w:tc>
          <w:tcPr>
            <w:tcW w:w="1075" w:type="dxa"/>
          </w:tcPr>
          <w:p w14:paraId="5584B409" w14:textId="77777777" w:rsidR="00581EF2" w:rsidRPr="00CC6009" w:rsidRDefault="00581EF2" w:rsidP="00BE5F2D">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8"/>
                <w:szCs w:val="28"/>
              </w:rPr>
            </w:pPr>
            <w:r w:rsidRPr="00CC6009">
              <w:rPr>
                <w:rFonts w:asciiTheme="majorBidi" w:hAnsiTheme="majorBidi" w:cstheme="majorBidi"/>
                <w:sz w:val="28"/>
                <w:szCs w:val="28"/>
                <w:rtl/>
              </w:rPr>
              <w:t>-</w:t>
            </w:r>
          </w:p>
        </w:tc>
        <w:tc>
          <w:tcPr>
            <w:tcW w:w="2013" w:type="dxa"/>
          </w:tcPr>
          <w:p w14:paraId="5EFBAF02" w14:textId="77777777" w:rsidR="00581EF2" w:rsidRPr="00CC6009" w:rsidRDefault="00581EF2" w:rsidP="00BE5F2D">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8"/>
                <w:szCs w:val="28"/>
              </w:rPr>
            </w:pPr>
            <w:r w:rsidRPr="00CC6009">
              <w:rPr>
                <w:rFonts w:asciiTheme="majorBidi" w:hAnsiTheme="majorBidi" w:cstheme="majorBidi"/>
                <w:b/>
                <w:bCs/>
                <w:sz w:val="28"/>
                <w:szCs w:val="28"/>
                <w:rtl/>
              </w:rPr>
              <w:t>لا</w:t>
            </w:r>
          </w:p>
        </w:tc>
      </w:tr>
      <w:tr w:rsidR="00581EF2" w:rsidRPr="00CC6009" w14:paraId="5ABDB12C" w14:textId="77777777" w:rsidTr="0070329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3" w:type="dxa"/>
          </w:tcPr>
          <w:p w14:paraId="5B8FD0FA" w14:textId="77777777" w:rsidR="00581EF2" w:rsidRPr="00CC6009" w:rsidRDefault="00581EF2" w:rsidP="00BE5F2D">
            <w:pPr>
              <w:bidi/>
              <w:spacing w:line="360" w:lineRule="auto"/>
              <w:rPr>
                <w:rFonts w:asciiTheme="majorBidi" w:hAnsiTheme="majorBidi" w:cstheme="majorBidi"/>
                <w:sz w:val="28"/>
                <w:szCs w:val="28"/>
              </w:rPr>
            </w:pPr>
            <w:r w:rsidRPr="00CC6009">
              <w:rPr>
                <w:rFonts w:asciiTheme="majorBidi" w:hAnsiTheme="majorBidi" w:cstheme="majorBidi"/>
                <w:sz w:val="28"/>
                <w:szCs w:val="28"/>
                <w:rtl/>
              </w:rPr>
              <w:t>صورة المنتج 3</w:t>
            </w:r>
          </w:p>
        </w:tc>
        <w:tc>
          <w:tcPr>
            <w:tcW w:w="2822" w:type="dxa"/>
          </w:tcPr>
          <w:p w14:paraId="3750FFD5" w14:textId="77777777" w:rsidR="00581EF2" w:rsidRPr="00CC6009" w:rsidRDefault="00581EF2" w:rsidP="00BE5F2D">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Pr>
              <w:t>product_image3</w:t>
            </w:r>
          </w:p>
        </w:tc>
        <w:tc>
          <w:tcPr>
            <w:tcW w:w="1885" w:type="dxa"/>
          </w:tcPr>
          <w:p w14:paraId="39734F44" w14:textId="77777777" w:rsidR="00581EF2" w:rsidRPr="00CC6009" w:rsidRDefault="00581EF2" w:rsidP="00BE5F2D">
            <w:pPr>
              <w:tabs>
                <w:tab w:val="left" w:pos="269"/>
              </w:tabs>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Pr>
              <w:t>varchar(200)</w:t>
            </w:r>
          </w:p>
        </w:tc>
        <w:tc>
          <w:tcPr>
            <w:tcW w:w="1075" w:type="dxa"/>
          </w:tcPr>
          <w:p w14:paraId="17B4C915" w14:textId="77777777" w:rsidR="00581EF2" w:rsidRPr="00CC6009" w:rsidRDefault="00581EF2" w:rsidP="00BE5F2D">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tl/>
              </w:rPr>
              <w:t>-</w:t>
            </w:r>
          </w:p>
        </w:tc>
        <w:tc>
          <w:tcPr>
            <w:tcW w:w="2013" w:type="dxa"/>
          </w:tcPr>
          <w:p w14:paraId="0D92FB41" w14:textId="77777777" w:rsidR="00581EF2" w:rsidRPr="00CC6009" w:rsidRDefault="00581EF2" w:rsidP="00BE5F2D">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b/>
                <w:bCs/>
                <w:sz w:val="28"/>
                <w:szCs w:val="28"/>
                <w:rtl/>
              </w:rPr>
              <w:t>لا</w:t>
            </w:r>
          </w:p>
        </w:tc>
      </w:tr>
      <w:tr w:rsidR="00581EF2" w:rsidRPr="00CC6009" w14:paraId="38D87DB5" w14:textId="77777777" w:rsidTr="00703297">
        <w:trPr>
          <w:jc w:val="center"/>
        </w:trPr>
        <w:tc>
          <w:tcPr>
            <w:cnfStyle w:val="001000000000" w:firstRow="0" w:lastRow="0" w:firstColumn="1" w:lastColumn="0" w:oddVBand="0" w:evenVBand="0" w:oddHBand="0" w:evenHBand="0" w:firstRowFirstColumn="0" w:firstRowLastColumn="0" w:lastRowFirstColumn="0" w:lastRowLastColumn="0"/>
            <w:tcW w:w="1833" w:type="dxa"/>
          </w:tcPr>
          <w:p w14:paraId="3A42C68B" w14:textId="77777777" w:rsidR="00581EF2" w:rsidRPr="00CC6009" w:rsidRDefault="00581EF2" w:rsidP="00BE5F2D">
            <w:pPr>
              <w:bidi/>
              <w:spacing w:line="360" w:lineRule="auto"/>
              <w:rPr>
                <w:rFonts w:asciiTheme="majorBidi" w:hAnsiTheme="majorBidi" w:cstheme="majorBidi"/>
                <w:sz w:val="28"/>
                <w:szCs w:val="28"/>
                <w:rtl/>
              </w:rPr>
            </w:pPr>
            <w:r w:rsidRPr="00CC6009">
              <w:rPr>
                <w:rFonts w:asciiTheme="majorBidi" w:hAnsiTheme="majorBidi" w:cstheme="majorBidi"/>
                <w:sz w:val="28"/>
                <w:szCs w:val="28"/>
                <w:rtl/>
              </w:rPr>
              <w:t>تفاصيل المنتج</w:t>
            </w:r>
          </w:p>
        </w:tc>
        <w:tc>
          <w:tcPr>
            <w:tcW w:w="2822" w:type="dxa"/>
          </w:tcPr>
          <w:p w14:paraId="2EC78901" w14:textId="77777777" w:rsidR="00581EF2" w:rsidRPr="00CC6009" w:rsidRDefault="00581EF2" w:rsidP="00BE5F2D">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Pr>
              <w:t>product_details</w:t>
            </w:r>
          </w:p>
        </w:tc>
        <w:tc>
          <w:tcPr>
            <w:tcW w:w="1885" w:type="dxa"/>
          </w:tcPr>
          <w:p w14:paraId="37DFC248" w14:textId="77777777" w:rsidR="00581EF2" w:rsidRPr="00CC6009" w:rsidRDefault="00581EF2" w:rsidP="00BE5F2D">
            <w:pPr>
              <w:tabs>
                <w:tab w:val="left" w:pos="269"/>
              </w:tabs>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Pr>
              <w:t xml:space="preserve"> text</w:t>
            </w:r>
          </w:p>
        </w:tc>
        <w:tc>
          <w:tcPr>
            <w:tcW w:w="1075" w:type="dxa"/>
          </w:tcPr>
          <w:p w14:paraId="1E2D129C" w14:textId="77777777" w:rsidR="00581EF2" w:rsidRPr="00CC6009" w:rsidRDefault="00581EF2" w:rsidP="00BE5F2D">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tl/>
              </w:rPr>
              <w:t>-</w:t>
            </w:r>
          </w:p>
        </w:tc>
        <w:tc>
          <w:tcPr>
            <w:tcW w:w="2013" w:type="dxa"/>
          </w:tcPr>
          <w:p w14:paraId="422FA4F7" w14:textId="77777777" w:rsidR="00581EF2" w:rsidRPr="00CC6009" w:rsidRDefault="00581EF2" w:rsidP="00BE5F2D">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b/>
                <w:bCs/>
                <w:sz w:val="28"/>
                <w:szCs w:val="28"/>
                <w:rtl/>
              </w:rPr>
              <w:t>لا</w:t>
            </w:r>
          </w:p>
        </w:tc>
      </w:tr>
      <w:tr w:rsidR="00581EF2" w:rsidRPr="00CC6009" w14:paraId="51385886" w14:textId="77777777" w:rsidTr="0070329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3" w:type="dxa"/>
          </w:tcPr>
          <w:p w14:paraId="645B6AC2" w14:textId="77777777" w:rsidR="00581EF2" w:rsidRPr="00CC6009" w:rsidRDefault="00581EF2" w:rsidP="00BE5F2D">
            <w:pPr>
              <w:bidi/>
              <w:spacing w:line="360" w:lineRule="auto"/>
              <w:rPr>
                <w:rFonts w:asciiTheme="majorBidi" w:hAnsiTheme="majorBidi" w:cstheme="majorBidi"/>
                <w:sz w:val="28"/>
                <w:szCs w:val="28"/>
                <w:rtl/>
              </w:rPr>
            </w:pPr>
            <w:r w:rsidRPr="00CC6009">
              <w:rPr>
                <w:rFonts w:asciiTheme="majorBidi" w:hAnsiTheme="majorBidi" w:cstheme="majorBidi"/>
                <w:sz w:val="28"/>
                <w:szCs w:val="28"/>
                <w:rtl/>
              </w:rPr>
              <w:t>اسم المخزن</w:t>
            </w:r>
          </w:p>
        </w:tc>
        <w:tc>
          <w:tcPr>
            <w:tcW w:w="2822" w:type="dxa"/>
          </w:tcPr>
          <w:p w14:paraId="221B84CC" w14:textId="77777777" w:rsidR="00581EF2" w:rsidRPr="00CC6009" w:rsidRDefault="00581EF2" w:rsidP="00BE5F2D">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Pr>
              <w:t>storage_name</w:t>
            </w:r>
          </w:p>
        </w:tc>
        <w:tc>
          <w:tcPr>
            <w:tcW w:w="1885" w:type="dxa"/>
          </w:tcPr>
          <w:p w14:paraId="14C2444E" w14:textId="77777777" w:rsidR="00581EF2" w:rsidRPr="00CC6009" w:rsidRDefault="00581EF2" w:rsidP="00BE5F2D">
            <w:pPr>
              <w:tabs>
                <w:tab w:val="left" w:pos="269"/>
              </w:tabs>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Pr>
              <w:t>varchar(200)</w:t>
            </w:r>
          </w:p>
        </w:tc>
        <w:tc>
          <w:tcPr>
            <w:tcW w:w="1075" w:type="dxa"/>
            <w:vAlign w:val="center"/>
          </w:tcPr>
          <w:p w14:paraId="7BC30EAB" w14:textId="77777777" w:rsidR="00581EF2" w:rsidRPr="00CC6009" w:rsidRDefault="00581EF2" w:rsidP="00BE5F2D">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tl/>
              </w:rPr>
              <w:t>-</w:t>
            </w:r>
          </w:p>
        </w:tc>
        <w:tc>
          <w:tcPr>
            <w:tcW w:w="2013" w:type="dxa"/>
          </w:tcPr>
          <w:p w14:paraId="0516A804" w14:textId="77777777" w:rsidR="00581EF2" w:rsidRPr="00CC6009" w:rsidRDefault="00581EF2" w:rsidP="00BE5F2D">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b/>
                <w:bCs/>
                <w:sz w:val="28"/>
                <w:szCs w:val="28"/>
                <w:rtl/>
              </w:rPr>
              <w:t>لا</w:t>
            </w:r>
          </w:p>
        </w:tc>
      </w:tr>
      <w:tr w:rsidR="00581EF2" w:rsidRPr="00CC6009" w14:paraId="3E2B0B1B" w14:textId="77777777" w:rsidTr="00703297">
        <w:trPr>
          <w:jc w:val="center"/>
        </w:trPr>
        <w:tc>
          <w:tcPr>
            <w:cnfStyle w:val="001000000000" w:firstRow="0" w:lastRow="0" w:firstColumn="1" w:lastColumn="0" w:oddVBand="0" w:evenVBand="0" w:oddHBand="0" w:evenHBand="0" w:firstRowFirstColumn="0" w:firstRowLastColumn="0" w:lastRowFirstColumn="0" w:lastRowLastColumn="0"/>
            <w:tcW w:w="1833" w:type="dxa"/>
          </w:tcPr>
          <w:p w14:paraId="79A8F9EC" w14:textId="77777777" w:rsidR="00581EF2" w:rsidRPr="00CC6009" w:rsidRDefault="00581EF2" w:rsidP="00BE5F2D">
            <w:pPr>
              <w:bidi/>
              <w:spacing w:line="360" w:lineRule="auto"/>
              <w:rPr>
                <w:rFonts w:asciiTheme="majorBidi" w:hAnsiTheme="majorBidi" w:cstheme="majorBidi"/>
                <w:sz w:val="28"/>
                <w:szCs w:val="28"/>
                <w:rtl/>
              </w:rPr>
            </w:pPr>
            <w:r w:rsidRPr="00CC6009">
              <w:rPr>
                <w:rFonts w:asciiTheme="majorBidi" w:hAnsiTheme="majorBidi" w:cstheme="majorBidi"/>
                <w:sz w:val="28"/>
                <w:szCs w:val="28"/>
                <w:rtl/>
              </w:rPr>
              <w:t>مسؤول المخزن</w:t>
            </w:r>
          </w:p>
        </w:tc>
        <w:tc>
          <w:tcPr>
            <w:tcW w:w="2822" w:type="dxa"/>
          </w:tcPr>
          <w:p w14:paraId="6288CC7E" w14:textId="77777777" w:rsidR="00581EF2" w:rsidRPr="00CC6009" w:rsidRDefault="00581EF2" w:rsidP="00BE5F2D">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Pr>
              <w:t>storage_official</w:t>
            </w:r>
          </w:p>
        </w:tc>
        <w:tc>
          <w:tcPr>
            <w:tcW w:w="1885" w:type="dxa"/>
          </w:tcPr>
          <w:p w14:paraId="3519DE0F" w14:textId="77777777" w:rsidR="00581EF2" w:rsidRPr="00CC6009" w:rsidRDefault="00581EF2" w:rsidP="00BE5F2D">
            <w:pPr>
              <w:tabs>
                <w:tab w:val="left" w:pos="269"/>
              </w:tabs>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Pr>
              <w:t>varchar(200)</w:t>
            </w:r>
          </w:p>
        </w:tc>
        <w:tc>
          <w:tcPr>
            <w:tcW w:w="1075" w:type="dxa"/>
            <w:vAlign w:val="center"/>
          </w:tcPr>
          <w:p w14:paraId="3C68A896" w14:textId="77777777" w:rsidR="00581EF2" w:rsidRPr="00CC6009" w:rsidRDefault="00581EF2" w:rsidP="00BE5F2D">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tl/>
              </w:rPr>
              <w:t>-</w:t>
            </w:r>
          </w:p>
        </w:tc>
        <w:tc>
          <w:tcPr>
            <w:tcW w:w="2013" w:type="dxa"/>
          </w:tcPr>
          <w:p w14:paraId="161852BE" w14:textId="77777777" w:rsidR="00581EF2" w:rsidRPr="00CC6009" w:rsidRDefault="00581EF2" w:rsidP="00BE5F2D">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8"/>
                <w:szCs w:val="28"/>
                <w:rtl/>
              </w:rPr>
            </w:pPr>
            <w:r w:rsidRPr="00CC6009">
              <w:rPr>
                <w:rFonts w:asciiTheme="majorBidi" w:hAnsiTheme="majorBidi" w:cstheme="majorBidi"/>
                <w:b/>
                <w:bCs/>
                <w:sz w:val="28"/>
                <w:szCs w:val="28"/>
                <w:rtl/>
              </w:rPr>
              <w:t>لا</w:t>
            </w:r>
          </w:p>
        </w:tc>
      </w:tr>
      <w:tr w:rsidR="00581EF2" w:rsidRPr="00CC6009" w14:paraId="6E178538" w14:textId="77777777" w:rsidTr="0070329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3" w:type="dxa"/>
          </w:tcPr>
          <w:p w14:paraId="1455DA9C" w14:textId="77777777" w:rsidR="00581EF2" w:rsidRPr="00CC6009" w:rsidRDefault="00581EF2" w:rsidP="00BE5F2D">
            <w:pPr>
              <w:bidi/>
              <w:spacing w:line="360" w:lineRule="auto"/>
              <w:rPr>
                <w:rFonts w:asciiTheme="majorBidi" w:hAnsiTheme="majorBidi" w:cstheme="majorBidi"/>
                <w:sz w:val="28"/>
                <w:szCs w:val="28"/>
                <w:rtl/>
              </w:rPr>
            </w:pPr>
            <w:r w:rsidRPr="00CC6009">
              <w:rPr>
                <w:rFonts w:asciiTheme="majorBidi" w:hAnsiTheme="majorBidi" w:cstheme="majorBidi"/>
                <w:sz w:val="28"/>
                <w:szCs w:val="28"/>
                <w:rtl/>
              </w:rPr>
              <w:t>مخازن</w:t>
            </w:r>
          </w:p>
        </w:tc>
        <w:tc>
          <w:tcPr>
            <w:tcW w:w="2822" w:type="dxa"/>
          </w:tcPr>
          <w:p w14:paraId="3CB0574F" w14:textId="77777777" w:rsidR="00581EF2" w:rsidRPr="00CC6009" w:rsidRDefault="00581EF2" w:rsidP="00BE5F2D">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Pr>
              <w:t>stores</w:t>
            </w:r>
          </w:p>
        </w:tc>
        <w:tc>
          <w:tcPr>
            <w:tcW w:w="1885" w:type="dxa"/>
          </w:tcPr>
          <w:p w14:paraId="541233DC" w14:textId="77777777" w:rsidR="00581EF2" w:rsidRPr="00CC6009" w:rsidRDefault="00581EF2" w:rsidP="00BE5F2D">
            <w:pPr>
              <w:tabs>
                <w:tab w:val="left" w:pos="269"/>
              </w:tabs>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Pr>
              <w:t>varchar(200)</w:t>
            </w:r>
          </w:p>
        </w:tc>
        <w:tc>
          <w:tcPr>
            <w:tcW w:w="1075" w:type="dxa"/>
            <w:vAlign w:val="center"/>
          </w:tcPr>
          <w:p w14:paraId="595C67AC" w14:textId="77777777" w:rsidR="00581EF2" w:rsidRPr="00CC6009" w:rsidRDefault="00581EF2" w:rsidP="00BE5F2D">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tl/>
              </w:rPr>
              <w:t>-</w:t>
            </w:r>
          </w:p>
        </w:tc>
        <w:tc>
          <w:tcPr>
            <w:tcW w:w="2013" w:type="dxa"/>
          </w:tcPr>
          <w:p w14:paraId="490208C7" w14:textId="77777777" w:rsidR="00581EF2" w:rsidRPr="00CC6009" w:rsidRDefault="00581EF2" w:rsidP="00BE5F2D">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tl/>
              </w:rPr>
            </w:pPr>
            <w:r w:rsidRPr="00CC6009">
              <w:rPr>
                <w:rFonts w:asciiTheme="majorBidi" w:hAnsiTheme="majorBidi" w:cstheme="majorBidi"/>
                <w:b/>
                <w:bCs/>
                <w:sz w:val="28"/>
                <w:szCs w:val="28"/>
                <w:rtl/>
              </w:rPr>
              <w:t>لا</w:t>
            </w:r>
          </w:p>
        </w:tc>
      </w:tr>
    </w:tbl>
    <w:p w14:paraId="175EA7C3" w14:textId="77777777" w:rsidR="00581EF2" w:rsidRPr="00CC6009" w:rsidRDefault="00581EF2" w:rsidP="00BE5F2D">
      <w:pPr>
        <w:bidi/>
        <w:spacing w:line="360" w:lineRule="auto"/>
        <w:rPr>
          <w:rFonts w:asciiTheme="majorBidi" w:hAnsiTheme="majorBidi" w:cstheme="majorBidi"/>
          <w:color w:val="2E74B5" w:themeColor="accent5" w:themeShade="BF"/>
          <w:sz w:val="28"/>
          <w:szCs w:val="28"/>
          <w:lang w:bidi="ar-LY"/>
        </w:rPr>
      </w:pPr>
    </w:p>
    <w:p w14:paraId="1F31F2DC" w14:textId="77777777" w:rsidR="000C7E34" w:rsidRPr="00CC6009" w:rsidRDefault="000C7E34" w:rsidP="00BE5F2D">
      <w:pPr>
        <w:spacing w:line="360" w:lineRule="auto"/>
        <w:rPr>
          <w:rFonts w:asciiTheme="majorBidi" w:hAnsiTheme="majorBidi" w:cstheme="majorBidi"/>
          <w:color w:val="2E74B5" w:themeColor="accent5" w:themeShade="BF"/>
          <w:sz w:val="28"/>
          <w:szCs w:val="28"/>
          <w:lang w:bidi="ar-LY"/>
        </w:rPr>
      </w:pPr>
    </w:p>
    <w:p w14:paraId="07830FAF" w14:textId="77777777" w:rsidR="000B63A8" w:rsidRPr="00CC6009" w:rsidRDefault="000B63A8" w:rsidP="000B63A8">
      <w:pPr>
        <w:bidi/>
        <w:spacing w:line="360" w:lineRule="auto"/>
        <w:rPr>
          <w:rFonts w:asciiTheme="majorBidi" w:hAnsiTheme="majorBidi" w:cstheme="majorBidi"/>
          <w:b/>
          <w:bCs/>
          <w:color w:val="2E74B5" w:themeColor="accent5" w:themeShade="BF"/>
          <w:sz w:val="28"/>
          <w:szCs w:val="28"/>
          <w:rtl/>
        </w:rPr>
      </w:pPr>
      <w:r w:rsidRPr="00CC6009">
        <w:rPr>
          <w:rFonts w:asciiTheme="majorBidi" w:hAnsiTheme="majorBidi" w:cstheme="majorBidi"/>
          <w:b/>
          <w:bCs/>
          <w:color w:val="2E74B5" w:themeColor="accent5" w:themeShade="BF"/>
          <w:sz w:val="28"/>
          <w:szCs w:val="28"/>
          <w:rtl/>
        </w:rPr>
        <w:t xml:space="preserve">جدول لوحة التحكم </w:t>
      </w:r>
      <w:r w:rsidRPr="00CC6009">
        <w:rPr>
          <w:rFonts w:asciiTheme="majorBidi" w:hAnsiTheme="majorBidi" w:cstheme="majorBidi"/>
          <w:b/>
          <w:bCs/>
          <w:color w:val="2E74B5" w:themeColor="accent5" w:themeShade="BF"/>
          <w:sz w:val="28"/>
          <w:szCs w:val="28"/>
        </w:rPr>
        <w:t>(dashboard)</w:t>
      </w:r>
      <w:r w:rsidRPr="00CC6009">
        <w:rPr>
          <w:rFonts w:asciiTheme="majorBidi" w:hAnsiTheme="majorBidi" w:cstheme="majorBidi"/>
          <w:b/>
          <w:bCs/>
          <w:color w:val="2E74B5" w:themeColor="accent5" w:themeShade="BF"/>
          <w:sz w:val="28"/>
          <w:szCs w:val="28"/>
          <w:rtl/>
        </w:rPr>
        <w:t xml:space="preserve"> :</w:t>
      </w:r>
    </w:p>
    <w:tbl>
      <w:tblPr>
        <w:tblStyle w:val="ColorfulList-Accent3"/>
        <w:bidiVisual/>
        <w:tblW w:w="962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3"/>
        <w:gridCol w:w="2822"/>
        <w:gridCol w:w="1885"/>
        <w:gridCol w:w="1075"/>
        <w:gridCol w:w="2013"/>
      </w:tblGrid>
      <w:tr w:rsidR="000B63A8" w:rsidRPr="00CC6009" w14:paraId="50CF983A" w14:textId="77777777" w:rsidTr="00703297">
        <w:trPr>
          <w:cnfStyle w:val="100000000000" w:firstRow="1" w:lastRow="0" w:firstColumn="0" w:lastColumn="0" w:oddVBand="0" w:evenVBand="0" w:oddHBand="0" w:evenHBand="0" w:firstRowFirstColumn="0" w:firstRowLastColumn="0" w:lastRowFirstColumn="0" w:lastRowLastColumn="0"/>
          <w:trHeight w:val="998"/>
          <w:jc w:val="center"/>
        </w:trPr>
        <w:tc>
          <w:tcPr>
            <w:cnfStyle w:val="001000000000" w:firstRow="0" w:lastRow="0" w:firstColumn="1" w:lastColumn="0" w:oddVBand="0" w:evenVBand="0" w:oddHBand="0" w:evenHBand="0" w:firstRowFirstColumn="0" w:firstRowLastColumn="0" w:lastRowFirstColumn="0" w:lastRowLastColumn="0"/>
            <w:tcW w:w="1833" w:type="dxa"/>
            <w:tcBorders>
              <w:bottom w:val="none" w:sz="0" w:space="0" w:color="auto"/>
            </w:tcBorders>
            <w:shd w:val="clear" w:color="auto" w:fill="2E74B5" w:themeFill="accent5" w:themeFillShade="BF"/>
            <w:vAlign w:val="center"/>
          </w:tcPr>
          <w:p w14:paraId="49FD6CB6" w14:textId="77777777" w:rsidR="000B63A8" w:rsidRPr="00CC6009" w:rsidRDefault="000B63A8" w:rsidP="00703297">
            <w:pPr>
              <w:bidi/>
              <w:spacing w:line="360" w:lineRule="auto"/>
              <w:jc w:val="center"/>
              <w:rPr>
                <w:rFonts w:asciiTheme="majorBidi" w:hAnsiTheme="majorBidi" w:cstheme="majorBidi"/>
                <w:color w:val="F2F2F2" w:themeColor="background1" w:themeShade="F2"/>
                <w:sz w:val="28"/>
                <w:szCs w:val="28"/>
                <w:rtl/>
              </w:rPr>
            </w:pPr>
            <w:r w:rsidRPr="00CC6009">
              <w:rPr>
                <w:rFonts w:asciiTheme="majorBidi" w:hAnsiTheme="majorBidi" w:cstheme="majorBidi"/>
                <w:color w:val="F2F2F2" w:themeColor="background1" w:themeShade="F2"/>
                <w:sz w:val="28"/>
                <w:szCs w:val="28"/>
                <w:rtl/>
              </w:rPr>
              <w:t>الوصف</w:t>
            </w:r>
          </w:p>
        </w:tc>
        <w:tc>
          <w:tcPr>
            <w:tcW w:w="2822" w:type="dxa"/>
            <w:tcBorders>
              <w:bottom w:val="none" w:sz="0" w:space="0" w:color="auto"/>
            </w:tcBorders>
            <w:shd w:val="clear" w:color="auto" w:fill="2E74B5" w:themeFill="accent5" w:themeFillShade="BF"/>
            <w:vAlign w:val="center"/>
          </w:tcPr>
          <w:p w14:paraId="1A406E8B" w14:textId="77777777" w:rsidR="000B63A8" w:rsidRPr="00CC6009" w:rsidRDefault="000B63A8" w:rsidP="00703297">
            <w:pPr>
              <w:bidi/>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F2F2F2" w:themeColor="background1" w:themeShade="F2"/>
                <w:sz w:val="28"/>
                <w:szCs w:val="28"/>
                <w:rtl/>
              </w:rPr>
            </w:pPr>
            <w:r w:rsidRPr="00CC6009">
              <w:rPr>
                <w:rFonts w:asciiTheme="majorBidi" w:hAnsiTheme="majorBidi" w:cstheme="majorBidi"/>
                <w:color w:val="F2F2F2" w:themeColor="background1" w:themeShade="F2"/>
                <w:sz w:val="28"/>
                <w:szCs w:val="28"/>
                <w:rtl/>
              </w:rPr>
              <w:t>اسم الحقل</w:t>
            </w:r>
          </w:p>
        </w:tc>
        <w:tc>
          <w:tcPr>
            <w:tcW w:w="1885" w:type="dxa"/>
            <w:tcBorders>
              <w:bottom w:val="none" w:sz="0" w:space="0" w:color="auto"/>
            </w:tcBorders>
            <w:shd w:val="clear" w:color="auto" w:fill="2E74B5" w:themeFill="accent5" w:themeFillShade="BF"/>
            <w:vAlign w:val="center"/>
          </w:tcPr>
          <w:p w14:paraId="34DD779B" w14:textId="77777777" w:rsidR="000B63A8" w:rsidRPr="00CC6009" w:rsidRDefault="000B63A8" w:rsidP="00703297">
            <w:pPr>
              <w:bidi/>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F2F2F2" w:themeColor="background1" w:themeShade="F2"/>
                <w:sz w:val="28"/>
                <w:szCs w:val="28"/>
                <w:rtl/>
              </w:rPr>
            </w:pPr>
            <w:r w:rsidRPr="00CC6009">
              <w:rPr>
                <w:rFonts w:asciiTheme="majorBidi" w:hAnsiTheme="majorBidi" w:cstheme="majorBidi"/>
                <w:color w:val="F2F2F2" w:themeColor="background1" w:themeShade="F2"/>
                <w:sz w:val="28"/>
                <w:szCs w:val="28"/>
                <w:rtl/>
              </w:rPr>
              <w:t>النوع</w:t>
            </w:r>
          </w:p>
        </w:tc>
        <w:tc>
          <w:tcPr>
            <w:tcW w:w="1075" w:type="dxa"/>
            <w:tcBorders>
              <w:bottom w:val="none" w:sz="0" w:space="0" w:color="auto"/>
            </w:tcBorders>
            <w:shd w:val="clear" w:color="auto" w:fill="2E74B5" w:themeFill="accent5" w:themeFillShade="BF"/>
            <w:vAlign w:val="center"/>
          </w:tcPr>
          <w:p w14:paraId="2F42361F" w14:textId="77777777" w:rsidR="000B63A8" w:rsidRPr="00CC6009" w:rsidRDefault="000B63A8" w:rsidP="00703297">
            <w:pPr>
              <w:bidi/>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F2F2F2" w:themeColor="background1" w:themeShade="F2"/>
                <w:sz w:val="28"/>
                <w:szCs w:val="28"/>
                <w:rtl/>
              </w:rPr>
            </w:pPr>
            <w:r w:rsidRPr="00CC6009">
              <w:rPr>
                <w:rFonts w:asciiTheme="majorBidi" w:hAnsiTheme="majorBidi" w:cstheme="majorBidi"/>
                <w:color w:val="F2F2F2" w:themeColor="background1" w:themeShade="F2"/>
                <w:sz w:val="28"/>
                <w:szCs w:val="28"/>
                <w:rtl/>
              </w:rPr>
              <w:t>المفتاح</w:t>
            </w:r>
          </w:p>
        </w:tc>
        <w:tc>
          <w:tcPr>
            <w:tcW w:w="2013" w:type="dxa"/>
            <w:tcBorders>
              <w:bottom w:val="none" w:sz="0" w:space="0" w:color="auto"/>
            </w:tcBorders>
            <w:shd w:val="clear" w:color="auto" w:fill="2E74B5" w:themeFill="accent5" w:themeFillShade="BF"/>
            <w:vAlign w:val="center"/>
          </w:tcPr>
          <w:p w14:paraId="1A2321AD" w14:textId="77777777" w:rsidR="000B63A8" w:rsidRPr="00CC6009" w:rsidRDefault="000B63A8" w:rsidP="00703297">
            <w:pPr>
              <w:bidi/>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F2F2F2" w:themeColor="background1" w:themeShade="F2"/>
                <w:sz w:val="28"/>
                <w:szCs w:val="28"/>
                <w:rtl/>
              </w:rPr>
            </w:pPr>
            <w:r w:rsidRPr="00CC6009">
              <w:rPr>
                <w:rFonts w:asciiTheme="majorBidi" w:hAnsiTheme="majorBidi" w:cstheme="majorBidi"/>
                <w:sz w:val="28"/>
                <w:szCs w:val="28"/>
                <w:lang w:bidi="ar-LY"/>
              </w:rPr>
              <w:t>Null allowed</w:t>
            </w:r>
          </w:p>
        </w:tc>
      </w:tr>
      <w:tr w:rsidR="000B63A8" w:rsidRPr="00CC6009" w14:paraId="6E88CAFF" w14:textId="77777777" w:rsidTr="0070329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3" w:type="dxa"/>
          </w:tcPr>
          <w:p w14:paraId="470FD39E" w14:textId="77777777" w:rsidR="000B63A8" w:rsidRPr="00CC6009" w:rsidRDefault="000B63A8" w:rsidP="00703297">
            <w:pPr>
              <w:bidi/>
              <w:spacing w:line="360" w:lineRule="auto"/>
              <w:rPr>
                <w:rFonts w:asciiTheme="majorBidi" w:hAnsiTheme="majorBidi" w:cstheme="majorBidi"/>
                <w:sz w:val="28"/>
                <w:szCs w:val="28"/>
                <w:rtl/>
              </w:rPr>
            </w:pPr>
            <w:r w:rsidRPr="00CC6009">
              <w:rPr>
                <w:rFonts w:asciiTheme="majorBidi" w:hAnsiTheme="majorBidi" w:cstheme="majorBidi"/>
                <w:sz w:val="28"/>
                <w:szCs w:val="28"/>
                <w:rtl/>
              </w:rPr>
              <w:t>رقم المستخدم</w:t>
            </w:r>
          </w:p>
        </w:tc>
        <w:tc>
          <w:tcPr>
            <w:tcW w:w="2822" w:type="dxa"/>
          </w:tcPr>
          <w:p w14:paraId="4536397A" w14:textId="77777777" w:rsidR="000B63A8" w:rsidRPr="00CC6009" w:rsidRDefault="000B63A8" w:rsidP="00703297">
            <w:pPr>
              <w:tabs>
                <w:tab w:val="left" w:pos="200"/>
              </w:tabs>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Pr>
              <w:t>Id</w:t>
            </w:r>
          </w:p>
        </w:tc>
        <w:tc>
          <w:tcPr>
            <w:tcW w:w="1885" w:type="dxa"/>
          </w:tcPr>
          <w:p w14:paraId="4C47D86F" w14:textId="77777777" w:rsidR="000B63A8" w:rsidRPr="00CC6009" w:rsidRDefault="000B63A8" w:rsidP="00703297">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Pr>
              <w:t>int(11)</w:t>
            </w:r>
          </w:p>
        </w:tc>
        <w:tc>
          <w:tcPr>
            <w:tcW w:w="1075" w:type="dxa"/>
          </w:tcPr>
          <w:p w14:paraId="7B46EF5D" w14:textId="77777777" w:rsidR="000B63A8" w:rsidRPr="00CC6009" w:rsidRDefault="000B63A8" w:rsidP="00703297">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Pr>
            </w:pPr>
            <w:r w:rsidRPr="00CC6009">
              <w:rPr>
                <w:rFonts w:asciiTheme="majorBidi" w:hAnsiTheme="majorBidi" w:cstheme="majorBidi"/>
                <w:b/>
                <w:bCs/>
                <w:sz w:val="28"/>
                <w:szCs w:val="28"/>
                <w:rtl/>
              </w:rPr>
              <w:t>رئيسي</w:t>
            </w:r>
          </w:p>
        </w:tc>
        <w:tc>
          <w:tcPr>
            <w:tcW w:w="2013" w:type="dxa"/>
          </w:tcPr>
          <w:p w14:paraId="6B59C934" w14:textId="77777777" w:rsidR="000B63A8" w:rsidRPr="00CC6009" w:rsidRDefault="000B63A8" w:rsidP="00703297">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Pr>
            </w:pPr>
            <w:r w:rsidRPr="00CC6009">
              <w:rPr>
                <w:rFonts w:asciiTheme="majorBidi" w:hAnsiTheme="majorBidi" w:cstheme="majorBidi"/>
                <w:b/>
                <w:bCs/>
                <w:sz w:val="28"/>
                <w:szCs w:val="28"/>
                <w:rtl/>
              </w:rPr>
              <w:t>لا</w:t>
            </w:r>
          </w:p>
        </w:tc>
      </w:tr>
      <w:tr w:rsidR="000B63A8" w:rsidRPr="00CC6009" w14:paraId="7A3EEA5C" w14:textId="77777777" w:rsidTr="00703297">
        <w:trPr>
          <w:jc w:val="center"/>
        </w:trPr>
        <w:tc>
          <w:tcPr>
            <w:cnfStyle w:val="001000000000" w:firstRow="0" w:lastRow="0" w:firstColumn="1" w:lastColumn="0" w:oddVBand="0" w:evenVBand="0" w:oddHBand="0" w:evenHBand="0" w:firstRowFirstColumn="0" w:firstRowLastColumn="0" w:lastRowFirstColumn="0" w:lastRowLastColumn="0"/>
            <w:tcW w:w="1833" w:type="dxa"/>
          </w:tcPr>
          <w:p w14:paraId="10E08343" w14:textId="77777777" w:rsidR="000B63A8" w:rsidRPr="00CC6009" w:rsidRDefault="000B63A8" w:rsidP="00703297">
            <w:pPr>
              <w:bidi/>
              <w:spacing w:line="360" w:lineRule="auto"/>
              <w:rPr>
                <w:rFonts w:asciiTheme="majorBidi" w:hAnsiTheme="majorBidi" w:cstheme="majorBidi"/>
                <w:sz w:val="28"/>
                <w:szCs w:val="28"/>
                <w:rtl/>
              </w:rPr>
            </w:pPr>
            <w:r w:rsidRPr="00CC6009">
              <w:rPr>
                <w:rFonts w:asciiTheme="majorBidi" w:hAnsiTheme="majorBidi" w:cstheme="majorBidi"/>
                <w:sz w:val="28"/>
                <w:szCs w:val="28"/>
                <w:rtl/>
              </w:rPr>
              <w:t>الزوار</w:t>
            </w:r>
          </w:p>
        </w:tc>
        <w:tc>
          <w:tcPr>
            <w:tcW w:w="2822" w:type="dxa"/>
          </w:tcPr>
          <w:p w14:paraId="1018671A" w14:textId="77777777" w:rsidR="000B63A8" w:rsidRPr="00CC6009" w:rsidRDefault="000B63A8" w:rsidP="00703297">
            <w:pPr>
              <w:tabs>
                <w:tab w:val="left" w:pos="200"/>
              </w:tabs>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Pr>
              <w:t>Visitors</w:t>
            </w:r>
          </w:p>
        </w:tc>
        <w:tc>
          <w:tcPr>
            <w:tcW w:w="1885" w:type="dxa"/>
          </w:tcPr>
          <w:p w14:paraId="1338080C" w14:textId="77777777" w:rsidR="000B63A8" w:rsidRPr="00CC6009" w:rsidRDefault="000B63A8" w:rsidP="00703297">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Pr>
              <w:t>int(11)</w:t>
            </w:r>
          </w:p>
        </w:tc>
        <w:tc>
          <w:tcPr>
            <w:tcW w:w="1075" w:type="dxa"/>
          </w:tcPr>
          <w:p w14:paraId="67995F4B" w14:textId="77777777" w:rsidR="000B63A8" w:rsidRPr="00CC6009" w:rsidRDefault="000B63A8" w:rsidP="00703297">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8"/>
                <w:szCs w:val="28"/>
              </w:rPr>
            </w:pPr>
            <w:r w:rsidRPr="00CC6009">
              <w:rPr>
                <w:rFonts w:asciiTheme="majorBidi" w:hAnsiTheme="majorBidi" w:cstheme="majorBidi"/>
                <w:sz w:val="28"/>
                <w:szCs w:val="28"/>
                <w:rtl/>
              </w:rPr>
              <w:t>-</w:t>
            </w:r>
          </w:p>
        </w:tc>
        <w:tc>
          <w:tcPr>
            <w:tcW w:w="2013" w:type="dxa"/>
          </w:tcPr>
          <w:p w14:paraId="01E99D29" w14:textId="77777777" w:rsidR="000B63A8" w:rsidRPr="00CC6009" w:rsidRDefault="000B63A8" w:rsidP="00703297">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8"/>
                <w:szCs w:val="28"/>
              </w:rPr>
            </w:pPr>
            <w:r w:rsidRPr="00CC6009">
              <w:rPr>
                <w:rFonts w:asciiTheme="majorBidi" w:hAnsiTheme="majorBidi" w:cstheme="majorBidi"/>
                <w:b/>
                <w:bCs/>
                <w:sz w:val="28"/>
                <w:szCs w:val="28"/>
                <w:rtl/>
              </w:rPr>
              <w:t>لا</w:t>
            </w:r>
          </w:p>
        </w:tc>
      </w:tr>
      <w:tr w:rsidR="000B63A8" w:rsidRPr="00CC6009" w14:paraId="28AC6AB6" w14:textId="77777777" w:rsidTr="0070329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3" w:type="dxa"/>
          </w:tcPr>
          <w:p w14:paraId="5AB1BBAA" w14:textId="77777777" w:rsidR="000B63A8" w:rsidRPr="00CC6009" w:rsidRDefault="000B63A8" w:rsidP="00703297">
            <w:pPr>
              <w:bidi/>
              <w:spacing w:line="360" w:lineRule="auto"/>
              <w:rPr>
                <w:rFonts w:asciiTheme="majorBidi" w:hAnsiTheme="majorBidi" w:cstheme="majorBidi"/>
                <w:sz w:val="28"/>
                <w:szCs w:val="28"/>
              </w:rPr>
            </w:pPr>
            <w:r w:rsidRPr="00CC6009">
              <w:rPr>
                <w:rFonts w:asciiTheme="majorBidi" w:hAnsiTheme="majorBidi" w:cstheme="majorBidi"/>
                <w:sz w:val="28"/>
                <w:szCs w:val="28"/>
                <w:rtl/>
              </w:rPr>
              <w:t>مستخدم</w:t>
            </w:r>
          </w:p>
        </w:tc>
        <w:tc>
          <w:tcPr>
            <w:tcW w:w="2822" w:type="dxa"/>
          </w:tcPr>
          <w:p w14:paraId="6F795D6B" w14:textId="77777777" w:rsidR="000B63A8" w:rsidRPr="00CC6009" w:rsidRDefault="000B63A8" w:rsidP="00703297">
            <w:pPr>
              <w:tabs>
                <w:tab w:val="left" w:pos="200"/>
              </w:tabs>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Pr>
              <w:t>User</w:t>
            </w:r>
          </w:p>
        </w:tc>
        <w:tc>
          <w:tcPr>
            <w:tcW w:w="1885" w:type="dxa"/>
          </w:tcPr>
          <w:p w14:paraId="1E01CAF5" w14:textId="77777777" w:rsidR="000B63A8" w:rsidRPr="00CC6009" w:rsidRDefault="000B63A8" w:rsidP="00703297">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Pr>
              <w:t>int(11)</w:t>
            </w:r>
          </w:p>
        </w:tc>
        <w:tc>
          <w:tcPr>
            <w:tcW w:w="1075" w:type="dxa"/>
          </w:tcPr>
          <w:p w14:paraId="45D3E0DC" w14:textId="77777777" w:rsidR="000B63A8" w:rsidRPr="00CC6009" w:rsidRDefault="000B63A8" w:rsidP="00703297">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Pr>
            </w:pPr>
            <w:r w:rsidRPr="00CC6009">
              <w:rPr>
                <w:rFonts w:asciiTheme="majorBidi" w:hAnsiTheme="majorBidi" w:cstheme="majorBidi"/>
                <w:sz w:val="28"/>
                <w:szCs w:val="28"/>
                <w:rtl/>
              </w:rPr>
              <w:t>-</w:t>
            </w:r>
          </w:p>
        </w:tc>
        <w:tc>
          <w:tcPr>
            <w:tcW w:w="2013" w:type="dxa"/>
          </w:tcPr>
          <w:p w14:paraId="6C66392D" w14:textId="77777777" w:rsidR="000B63A8" w:rsidRPr="00CC6009" w:rsidRDefault="000B63A8" w:rsidP="00703297">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Pr>
            </w:pPr>
            <w:r w:rsidRPr="00CC6009">
              <w:rPr>
                <w:rFonts w:asciiTheme="majorBidi" w:hAnsiTheme="majorBidi" w:cstheme="majorBidi"/>
                <w:b/>
                <w:bCs/>
                <w:sz w:val="28"/>
                <w:szCs w:val="28"/>
                <w:rtl/>
              </w:rPr>
              <w:t>لا</w:t>
            </w:r>
          </w:p>
        </w:tc>
      </w:tr>
    </w:tbl>
    <w:p w14:paraId="060CDC49" w14:textId="77777777" w:rsidR="00D3285A" w:rsidRDefault="00D3285A" w:rsidP="00D3285A">
      <w:pPr>
        <w:bidi/>
        <w:spacing w:line="360" w:lineRule="auto"/>
        <w:rPr>
          <w:rFonts w:asciiTheme="majorBidi" w:hAnsiTheme="majorBidi" w:cstheme="majorBidi"/>
          <w:b/>
          <w:bCs/>
          <w:color w:val="2E74B5" w:themeColor="accent5" w:themeShade="BF"/>
          <w:sz w:val="28"/>
          <w:szCs w:val="28"/>
          <w:rtl/>
        </w:rPr>
      </w:pPr>
    </w:p>
    <w:p w14:paraId="553E952D" w14:textId="77777777" w:rsidR="004E43D1" w:rsidRPr="00CC6009" w:rsidRDefault="004E43D1" w:rsidP="004E43D1">
      <w:pPr>
        <w:bidi/>
        <w:spacing w:line="360" w:lineRule="auto"/>
        <w:rPr>
          <w:rFonts w:asciiTheme="majorBidi" w:hAnsiTheme="majorBidi" w:cstheme="majorBidi"/>
          <w:b/>
          <w:bCs/>
          <w:color w:val="2E74B5" w:themeColor="accent5" w:themeShade="BF"/>
          <w:sz w:val="28"/>
          <w:szCs w:val="28"/>
          <w:rtl/>
        </w:rPr>
      </w:pPr>
    </w:p>
    <w:p w14:paraId="368F1E6F" w14:textId="01194153" w:rsidR="00581EF2" w:rsidRPr="00CC6009" w:rsidRDefault="0077599B" w:rsidP="00267060">
      <w:pPr>
        <w:bidi/>
        <w:spacing w:line="360" w:lineRule="auto"/>
        <w:rPr>
          <w:rFonts w:asciiTheme="majorBidi" w:hAnsiTheme="majorBidi" w:cstheme="majorBidi"/>
          <w:b/>
          <w:bCs/>
          <w:color w:val="2E74B5" w:themeColor="accent5" w:themeShade="BF"/>
          <w:sz w:val="28"/>
          <w:szCs w:val="28"/>
          <w:rtl/>
        </w:rPr>
      </w:pPr>
      <w:r w:rsidRPr="00CC6009">
        <w:rPr>
          <w:rFonts w:asciiTheme="majorBidi" w:hAnsiTheme="majorBidi" w:cstheme="majorBidi"/>
          <w:b/>
          <w:bCs/>
          <w:color w:val="2E74B5" w:themeColor="accent5" w:themeShade="BF"/>
          <w:sz w:val="28"/>
          <w:szCs w:val="28"/>
          <w:rtl/>
        </w:rPr>
        <w:t xml:space="preserve">تفاصيل محتوي </w:t>
      </w:r>
      <w:r w:rsidR="00581EF2" w:rsidRPr="00CC6009">
        <w:rPr>
          <w:rFonts w:asciiTheme="majorBidi" w:hAnsiTheme="majorBidi" w:cstheme="majorBidi"/>
          <w:b/>
          <w:bCs/>
          <w:color w:val="2E74B5" w:themeColor="accent5" w:themeShade="BF"/>
          <w:sz w:val="28"/>
          <w:szCs w:val="28"/>
          <w:rtl/>
        </w:rPr>
        <w:t xml:space="preserve">المرأة </w:t>
      </w:r>
      <w:r w:rsidR="00581EF2" w:rsidRPr="00CC6009">
        <w:rPr>
          <w:rFonts w:asciiTheme="majorBidi" w:hAnsiTheme="majorBidi" w:cstheme="majorBidi"/>
          <w:b/>
          <w:bCs/>
          <w:color w:val="2E74B5" w:themeColor="accent5" w:themeShade="BF"/>
          <w:sz w:val="28"/>
          <w:szCs w:val="28"/>
        </w:rPr>
        <w:t>(card_womens)</w:t>
      </w:r>
      <w:r w:rsidR="00581EF2" w:rsidRPr="00CC6009">
        <w:rPr>
          <w:rFonts w:asciiTheme="majorBidi" w:hAnsiTheme="majorBidi" w:cstheme="majorBidi"/>
          <w:b/>
          <w:bCs/>
          <w:color w:val="2E74B5" w:themeColor="accent5" w:themeShade="BF"/>
          <w:sz w:val="28"/>
          <w:szCs w:val="28"/>
          <w:rtl/>
        </w:rPr>
        <w:t xml:space="preserve"> :</w:t>
      </w:r>
    </w:p>
    <w:tbl>
      <w:tblPr>
        <w:tblStyle w:val="ColorfulList-Accent3"/>
        <w:bidiVisual/>
        <w:tblW w:w="962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23"/>
        <w:gridCol w:w="2860"/>
        <w:gridCol w:w="1884"/>
        <w:gridCol w:w="1067"/>
        <w:gridCol w:w="1994"/>
      </w:tblGrid>
      <w:tr w:rsidR="00581EF2" w:rsidRPr="00CC6009" w14:paraId="52AF6E6E" w14:textId="77777777" w:rsidTr="00703297">
        <w:trPr>
          <w:cnfStyle w:val="100000000000" w:firstRow="1" w:lastRow="0" w:firstColumn="0" w:lastColumn="0" w:oddVBand="0" w:evenVBand="0" w:oddHBand="0" w:evenHBand="0" w:firstRowFirstColumn="0" w:firstRowLastColumn="0" w:lastRowFirstColumn="0" w:lastRowLastColumn="0"/>
          <w:trHeight w:val="890"/>
          <w:jc w:val="center"/>
        </w:trPr>
        <w:tc>
          <w:tcPr>
            <w:cnfStyle w:val="001000000000" w:firstRow="0" w:lastRow="0" w:firstColumn="1" w:lastColumn="0" w:oddVBand="0" w:evenVBand="0" w:oddHBand="0" w:evenHBand="0" w:firstRowFirstColumn="0" w:firstRowLastColumn="0" w:lastRowFirstColumn="0" w:lastRowLastColumn="0"/>
            <w:tcW w:w="1886" w:type="dxa"/>
            <w:tcBorders>
              <w:bottom w:val="none" w:sz="0" w:space="0" w:color="auto"/>
            </w:tcBorders>
            <w:shd w:val="clear" w:color="auto" w:fill="2E74B5" w:themeFill="accent5" w:themeFillShade="BF"/>
            <w:vAlign w:val="center"/>
          </w:tcPr>
          <w:p w14:paraId="2B8F4F35" w14:textId="77777777" w:rsidR="00581EF2" w:rsidRPr="00CC6009" w:rsidRDefault="00581EF2" w:rsidP="00BE5F2D">
            <w:pPr>
              <w:bidi/>
              <w:spacing w:line="360" w:lineRule="auto"/>
              <w:jc w:val="center"/>
              <w:rPr>
                <w:rFonts w:asciiTheme="majorBidi" w:hAnsiTheme="majorBidi" w:cstheme="majorBidi"/>
                <w:color w:val="F2F2F2" w:themeColor="background1" w:themeShade="F2"/>
                <w:sz w:val="28"/>
                <w:szCs w:val="28"/>
                <w:rtl/>
              </w:rPr>
            </w:pPr>
            <w:r w:rsidRPr="00CC6009">
              <w:rPr>
                <w:rFonts w:asciiTheme="majorBidi" w:hAnsiTheme="majorBidi" w:cstheme="majorBidi"/>
                <w:color w:val="F2F2F2" w:themeColor="background1" w:themeShade="F2"/>
                <w:sz w:val="28"/>
                <w:szCs w:val="28"/>
                <w:rtl/>
              </w:rPr>
              <w:lastRenderedPageBreak/>
              <w:t>الوصف</w:t>
            </w:r>
          </w:p>
        </w:tc>
        <w:tc>
          <w:tcPr>
            <w:tcW w:w="2701" w:type="dxa"/>
            <w:tcBorders>
              <w:bottom w:val="none" w:sz="0" w:space="0" w:color="auto"/>
            </w:tcBorders>
            <w:shd w:val="clear" w:color="auto" w:fill="2E74B5" w:themeFill="accent5" w:themeFillShade="BF"/>
            <w:vAlign w:val="center"/>
          </w:tcPr>
          <w:p w14:paraId="33DE77A6" w14:textId="77777777" w:rsidR="00581EF2" w:rsidRPr="00CC6009" w:rsidRDefault="00581EF2" w:rsidP="00BE5F2D">
            <w:pPr>
              <w:bidi/>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F2F2F2" w:themeColor="background1" w:themeShade="F2"/>
                <w:sz w:val="28"/>
                <w:szCs w:val="28"/>
                <w:rtl/>
              </w:rPr>
            </w:pPr>
            <w:r w:rsidRPr="00CC6009">
              <w:rPr>
                <w:rFonts w:asciiTheme="majorBidi" w:hAnsiTheme="majorBidi" w:cstheme="majorBidi"/>
                <w:color w:val="F2F2F2" w:themeColor="background1" w:themeShade="F2"/>
                <w:sz w:val="28"/>
                <w:szCs w:val="28"/>
                <w:rtl/>
              </w:rPr>
              <w:t>اسم الحقل</w:t>
            </w:r>
          </w:p>
        </w:tc>
        <w:tc>
          <w:tcPr>
            <w:tcW w:w="1893" w:type="dxa"/>
            <w:tcBorders>
              <w:bottom w:val="none" w:sz="0" w:space="0" w:color="auto"/>
            </w:tcBorders>
            <w:shd w:val="clear" w:color="auto" w:fill="2E74B5" w:themeFill="accent5" w:themeFillShade="BF"/>
            <w:vAlign w:val="center"/>
          </w:tcPr>
          <w:p w14:paraId="78A0FB82" w14:textId="77777777" w:rsidR="00581EF2" w:rsidRPr="00CC6009" w:rsidRDefault="00581EF2" w:rsidP="00BE5F2D">
            <w:pPr>
              <w:bidi/>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F2F2F2" w:themeColor="background1" w:themeShade="F2"/>
                <w:sz w:val="28"/>
                <w:szCs w:val="28"/>
                <w:rtl/>
              </w:rPr>
            </w:pPr>
            <w:r w:rsidRPr="00CC6009">
              <w:rPr>
                <w:rFonts w:asciiTheme="majorBidi" w:hAnsiTheme="majorBidi" w:cstheme="majorBidi"/>
                <w:color w:val="F2F2F2" w:themeColor="background1" w:themeShade="F2"/>
                <w:sz w:val="28"/>
                <w:szCs w:val="28"/>
                <w:rtl/>
              </w:rPr>
              <w:t>النوع</w:t>
            </w:r>
          </w:p>
        </w:tc>
        <w:tc>
          <w:tcPr>
            <w:tcW w:w="1084" w:type="dxa"/>
            <w:tcBorders>
              <w:bottom w:val="none" w:sz="0" w:space="0" w:color="auto"/>
            </w:tcBorders>
            <w:shd w:val="clear" w:color="auto" w:fill="2E74B5" w:themeFill="accent5" w:themeFillShade="BF"/>
            <w:vAlign w:val="center"/>
          </w:tcPr>
          <w:p w14:paraId="52DDB31F" w14:textId="77777777" w:rsidR="00581EF2" w:rsidRPr="00CC6009" w:rsidRDefault="00581EF2" w:rsidP="00BE5F2D">
            <w:pPr>
              <w:bidi/>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F2F2F2" w:themeColor="background1" w:themeShade="F2"/>
                <w:sz w:val="28"/>
                <w:szCs w:val="28"/>
                <w:rtl/>
              </w:rPr>
            </w:pPr>
            <w:r w:rsidRPr="00CC6009">
              <w:rPr>
                <w:rFonts w:asciiTheme="majorBidi" w:hAnsiTheme="majorBidi" w:cstheme="majorBidi"/>
                <w:color w:val="F2F2F2" w:themeColor="background1" w:themeShade="F2"/>
                <w:sz w:val="28"/>
                <w:szCs w:val="28"/>
                <w:rtl/>
              </w:rPr>
              <w:t>المفتاح</w:t>
            </w:r>
          </w:p>
        </w:tc>
        <w:tc>
          <w:tcPr>
            <w:tcW w:w="2064" w:type="dxa"/>
            <w:tcBorders>
              <w:bottom w:val="none" w:sz="0" w:space="0" w:color="auto"/>
            </w:tcBorders>
            <w:shd w:val="clear" w:color="auto" w:fill="2E74B5" w:themeFill="accent5" w:themeFillShade="BF"/>
            <w:vAlign w:val="center"/>
          </w:tcPr>
          <w:p w14:paraId="1E2D80B5" w14:textId="77777777" w:rsidR="00581EF2" w:rsidRPr="00CC6009" w:rsidRDefault="00581EF2" w:rsidP="00BE5F2D">
            <w:pPr>
              <w:bidi/>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F2F2F2" w:themeColor="background1" w:themeShade="F2"/>
                <w:sz w:val="28"/>
                <w:szCs w:val="28"/>
                <w:rtl/>
              </w:rPr>
            </w:pPr>
            <w:r w:rsidRPr="00CC6009">
              <w:rPr>
                <w:rFonts w:asciiTheme="majorBidi" w:hAnsiTheme="majorBidi" w:cstheme="majorBidi"/>
                <w:sz w:val="28"/>
                <w:szCs w:val="28"/>
                <w:lang w:bidi="ar-LY"/>
              </w:rPr>
              <w:t>Null allowed</w:t>
            </w:r>
          </w:p>
        </w:tc>
      </w:tr>
      <w:tr w:rsidR="00581EF2" w:rsidRPr="00CC6009" w14:paraId="7AAB50D0" w14:textId="77777777" w:rsidTr="0070329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86" w:type="dxa"/>
          </w:tcPr>
          <w:p w14:paraId="2F2C4129" w14:textId="77777777" w:rsidR="00581EF2" w:rsidRPr="00CC6009" w:rsidRDefault="00581EF2" w:rsidP="00BE5F2D">
            <w:pPr>
              <w:bidi/>
              <w:spacing w:line="360" w:lineRule="auto"/>
              <w:rPr>
                <w:rFonts w:asciiTheme="majorBidi" w:hAnsiTheme="majorBidi" w:cstheme="majorBidi"/>
                <w:sz w:val="28"/>
                <w:szCs w:val="28"/>
                <w:rtl/>
              </w:rPr>
            </w:pPr>
            <w:r w:rsidRPr="00CC6009">
              <w:rPr>
                <w:rFonts w:asciiTheme="majorBidi" w:hAnsiTheme="majorBidi" w:cstheme="majorBidi"/>
                <w:sz w:val="28"/>
                <w:szCs w:val="28"/>
                <w:rtl/>
              </w:rPr>
              <w:t>رقم المستخدم</w:t>
            </w:r>
          </w:p>
        </w:tc>
        <w:tc>
          <w:tcPr>
            <w:tcW w:w="2701" w:type="dxa"/>
          </w:tcPr>
          <w:p w14:paraId="4FCC9B82" w14:textId="77777777" w:rsidR="00581EF2" w:rsidRPr="00CC6009" w:rsidRDefault="00581EF2" w:rsidP="00BE5F2D">
            <w:pPr>
              <w:tabs>
                <w:tab w:val="left" w:pos="200"/>
              </w:tabs>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Pr>
              <w:t>Id</w:t>
            </w:r>
          </w:p>
        </w:tc>
        <w:tc>
          <w:tcPr>
            <w:tcW w:w="1893" w:type="dxa"/>
          </w:tcPr>
          <w:p w14:paraId="7776AD5B" w14:textId="77777777" w:rsidR="00581EF2" w:rsidRPr="00CC6009" w:rsidRDefault="00581EF2" w:rsidP="00BE5F2D">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Pr>
              <w:t>int(11)</w:t>
            </w:r>
          </w:p>
        </w:tc>
        <w:tc>
          <w:tcPr>
            <w:tcW w:w="1084" w:type="dxa"/>
          </w:tcPr>
          <w:p w14:paraId="1EE561D0" w14:textId="77777777" w:rsidR="00581EF2" w:rsidRPr="00CC6009" w:rsidRDefault="00581EF2" w:rsidP="00BE5F2D">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Pr>
            </w:pPr>
            <w:r w:rsidRPr="00CC6009">
              <w:rPr>
                <w:rFonts w:asciiTheme="majorBidi" w:hAnsiTheme="majorBidi" w:cstheme="majorBidi"/>
                <w:b/>
                <w:bCs/>
                <w:sz w:val="28"/>
                <w:szCs w:val="28"/>
                <w:rtl/>
              </w:rPr>
              <w:t>رئيسي</w:t>
            </w:r>
          </w:p>
        </w:tc>
        <w:tc>
          <w:tcPr>
            <w:tcW w:w="2064" w:type="dxa"/>
          </w:tcPr>
          <w:p w14:paraId="60E635D0" w14:textId="77777777" w:rsidR="00581EF2" w:rsidRPr="00CC6009" w:rsidRDefault="00581EF2" w:rsidP="00BE5F2D">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Pr>
            </w:pPr>
            <w:r w:rsidRPr="00CC6009">
              <w:rPr>
                <w:rFonts w:asciiTheme="majorBidi" w:hAnsiTheme="majorBidi" w:cstheme="majorBidi"/>
                <w:b/>
                <w:bCs/>
                <w:sz w:val="28"/>
                <w:szCs w:val="28"/>
                <w:rtl/>
              </w:rPr>
              <w:t>لا</w:t>
            </w:r>
          </w:p>
        </w:tc>
      </w:tr>
      <w:tr w:rsidR="00581EF2" w:rsidRPr="00CC6009" w14:paraId="5228C524" w14:textId="77777777" w:rsidTr="00703297">
        <w:trPr>
          <w:jc w:val="center"/>
        </w:trPr>
        <w:tc>
          <w:tcPr>
            <w:cnfStyle w:val="001000000000" w:firstRow="0" w:lastRow="0" w:firstColumn="1" w:lastColumn="0" w:oddVBand="0" w:evenVBand="0" w:oddHBand="0" w:evenHBand="0" w:firstRowFirstColumn="0" w:firstRowLastColumn="0" w:lastRowFirstColumn="0" w:lastRowLastColumn="0"/>
            <w:tcW w:w="1886" w:type="dxa"/>
          </w:tcPr>
          <w:p w14:paraId="19483D1E" w14:textId="77777777" w:rsidR="00581EF2" w:rsidRPr="00CC6009" w:rsidRDefault="00581EF2" w:rsidP="00BE5F2D">
            <w:pPr>
              <w:bidi/>
              <w:spacing w:line="360" w:lineRule="auto"/>
              <w:rPr>
                <w:rFonts w:asciiTheme="majorBidi" w:hAnsiTheme="majorBidi" w:cstheme="majorBidi"/>
                <w:sz w:val="28"/>
                <w:szCs w:val="28"/>
                <w:rtl/>
              </w:rPr>
            </w:pPr>
            <w:r w:rsidRPr="00CC6009">
              <w:rPr>
                <w:rFonts w:asciiTheme="majorBidi" w:hAnsiTheme="majorBidi" w:cstheme="majorBidi"/>
                <w:sz w:val="28"/>
                <w:szCs w:val="28"/>
                <w:rtl/>
              </w:rPr>
              <w:t>رقم المستخدم</w:t>
            </w:r>
          </w:p>
        </w:tc>
        <w:tc>
          <w:tcPr>
            <w:tcW w:w="2701" w:type="dxa"/>
          </w:tcPr>
          <w:p w14:paraId="035D5DA0" w14:textId="77777777" w:rsidR="00581EF2" w:rsidRPr="00CC6009" w:rsidRDefault="00581EF2" w:rsidP="00BE5F2D">
            <w:pPr>
              <w:tabs>
                <w:tab w:val="left" w:pos="200"/>
              </w:tabs>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Pr>
              <w:t>id_user</w:t>
            </w:r>
          </w:p>
        </w:tc>
        <w:tc>
          <w:tcPr>
            <w:tcW w:w="1893" w:type="dxa"/>
          </w:tcPr>
          <w:p w14:paraId="2FDD7FAB" w14:textId="77777777" w:rsidR="00581EF2" w:rsidRPr="00CC6009" w:rsidRDefault="00581EF2" w:rsidP="00BE5F2D">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Pr>
              <w:t>varchar(200)</w:t>
            </w:r>
          </w:p>
        </w:tc>
        <w:tc>
          <w:tcPr>
            <w:tcW w:w="1084" w:type="dxa"/>
          </w:tcPr>
          <w:p w14:paraId="5F7793F8" w14:textId="77777777" w:rsidR="00581EF2" w:rsidRPr="00CC6009" w:rsidRDefault="00581EF2" w:rsidP="00BE5F2D">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8"/>
                <w:szCs w:val="28"/>
              </w:rPr>
            </w:pPr>
            <w:r w:rsidRPr="00CC6009">
              <w:rPr>
                <w:rFonts w:asciiTheme="majorBidi" w:hAnsiTheme="majorBidi" w:cstheme="majorBidi"/>
                <w:sz w:val="28"/>
                <w:szCs w:val="28"/>
                <w:rtl/>
              </w:rPr>
              <w:t>-</w:t>
            </w:r>
          </w:p>
        </w:tc>
        <w:tc>
          <w:tcPr>
            <w:tcW w:w="2064" w:type="dxa"/>
          </w:tcPr>
          <w:p w14:paraId="09746A90" w14:textId="77777777" w:rsidR="00581EF2" w:rsidRPr="00CC6009" w:rsidRDefault="00581EF2" w:rsidP="00BE5F2D">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8"/>
                <w:szCs w:val="28"/>
              </w:rPr>
            </w:pPr>
            <w:r w:rsidRPr="00CC6009">
              <w:rPr>
                <w:rFonts w:asciiTheme="majorBidi" w:hAnsiTheme="majorBidi" w:cstheme="majorBidi"/>
                <w:b/>
                <w:bCs/>
                <w:sz w:val="28"/>
                <w:szCs w:val="28"/>
                <w:rtl/>
              </w:rPr>
              <w:t>لا</w:t>
            </w:r>
          </w:p>
        </w:tc>
      </w:tr>
      <w:tr w:rsidR="00581EF2" w:rsidRPr="00CC6009" w14:paraId="3CC39CAB" w14:textId="77777777" w:rsidTr="0070329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86" w:type="dxa"/>
          </w:tcPr>
          <w:p w14:paraId="011FE414" w14:textId="77777777" w:rsidR="00581EF2" w:rsidRPr="00CC6009" w:rsidRDefault="00581EF2" w:rsidP="00BE5F2D">
            <w:pPr>
              <w:bidi/>
              <w:spacing w:line="360" w:lineRule="auto"/>
              <w:rPr>
                <w:rFonts w:asciiTheme="majorBidi" w:hAnsiTheme="majorBidi" w:cstheme="majorBidi"/>
                <w:sz w:val="28"/>
                <w:szCs w:val="28"/>
              </w:rPr>
            </w:pPr>
            <w:r w:rsidRPr="00CC6009">
              <w:rPr>
                <w:rFonts w:asciiTheme="majorBidi" w:hAnsiTheme="majorBidi" w:cstheme="majorBidi"/>
                <w:sz w:val="28"/>
                <w:szCs w:val="28"/>
                <w:rtl/>
              </w:rPr>
              <w:t>المفضلة</w:t>
            </w:r>
          </w:p>
        </w:tc>
        <w:tc>
          <w:tcPr>
            <w:tcW w:w="2701" w:type="dxa"/>
          </w:tcPr>
          <w:p w14:paraId="3F7D7941" w14:textId="77777777" w:rsidR="00581EF2" w:rsidRPr="00CC6009" w:rsidRDefault="00581EF2" w:rsidP="00BE5F2D">
            <w:pPr>
              <w:tabs>
                <w:tab w:val="left" w:pos="200"/>
              </w:tabs>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Pr>
              <w:t>heart</w:t>
            </w:r>
          </w:p>
        </w:tc>
        <w:tc>
          <w:tcPr>
            <w:tcW w:w="1893" w:type="dxa"/>
          </w:tcPr>
          <w:p w14:paraId="4BA18FFA" w14:textId="77777777" w:rsidR="00581EF2" w:rsidRPr="00CC6009" w:rsidRDefault="00581EF2" w:rsidP="00BE5F2D">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Pr>
              <w:t>varchar(200)</w:t>
            </w:r>
          </w:p>
        </w:tc>
        <w:tc>
          <w:tcPr>
            <w:tcW w:w="1084" w:type="dxa"/>
          </w:tcPr>
          <w:p w14:paraId="101D3534" w14:textId="77777777" w:rsidR="00581EF2" w:rsidRPr="00CC6009" w:rsidRDefault="00581EF2" w:rsidP="00BE5F2D">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Pr>
            </w:pPr>
            <w:r w:rsidRPr="00CC6009">
              <w:rPr>
                <w:rFonts w:asciiTheme="majorBidi" w:hAnsiTheme="majorBidi" w:cstheme="majorBidi"/>
                <w:sz w:val="28"/>
                <w:szCs w:val="28"/>
                <w:rtl/>
              </w:rPr>
              <w:t>-</w:t>
            </w:r>
          </w:p>
        </w:tc>
        <w:tc>
          <w:tcPr>
            <w:tcW w:w="2064" w:type="dxa"/>
          </w:tcPr>
          <w:p w14:paraId="4B8EB507" w14:textId="77777777" w:rsidR="00581EF2" w:rsidRPr="00CC6009" w:rsidRDefault="00581EF2" w:rsidP="00BE5F2D">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Pr>
            </w:pPr>
            <w:r w:rsidRPr="00CC6009">
              <w:rPr>
                <w:rFonts w:asciiTheme="majorBidi" w:hAnsiTheme="majorBidi" w:cstheme="majorBidi"/>
                <w:b/>
                <w:bCs/>
                <w:sz w:val="28"/>
                <w:szCs w:val="28"/>
                <w:rtl/>
              </w:rPr>
              <w:t>لا</w:t>
            </w:r>
          </w:p>
        </w:tc>
      </w:tr>
      <w:tr w:rsidR="00581EF2" w:rsidRPr="00CC6009" w14:paraId="6040AABA" w14:textId="77777777" w:rsidTr="00703297">
        <w:trPr>
          <w:jc w:val="center"/>
        </w:trPr>
        <w:tc>
          <w:tcPr>
            <w:cnfStyle w:val="001000000000" w:firstRow="0" w:lastRow="0" w:firstColumn="1" w:lastColumn="0" w:oddVBand="0" w:evenVBand="0" w:oddHBand="0" w:evenHBand="0" w:firstRowFirstColumn="0" w:firstRowLastColumn="0" w:lastRowFirstColumn="0" w:lastRowLastColumn="0"/>
            <w:tcW w:w="1886" w:type="dxa"/>
          </w:tcPr>
          <w:p w14:paraId="375E1EC5" w14:textId="77777777" w:rsidR="00581EF2" w:rsidRPr="00CC6009" w:rsidRDefault="00581EF2" w:rsidP="00BE5F2D">
            <w:pPr>
              <w:bidi/>
              <w:spacing w:line="360" w:lineRule="auto"/>
              <w:rPr>
                <w:rFonts w:asciiTheme="majorBidi" w:hAnsiTheme="majorBidi" w:cstheme="majorBidi"/>
                <w:sz w:val="28"/>
                <w:szCs w:val="28"/>
                <w:rtl/>
              </w:rPr>
            </w:pPr>
            <w:r w:rsidRPr="00CC6009">
              <w:rPr>
                <w:rFonts w:asciiTheme="majorBidi" w:hAnsiTheme="majorBidi" w:cstheme="majorBidi"/>
                <w:sz w:val="28"/>
                <w:szCs w:val="28"/>
                <w:rtl/>
              </w:rPr>
              <w:t>اسم المنتج</w:t>
            </w:r>
          </w:p>
        </w:tc>
        <w:tc>
          <w:tcPr>
            <w:tcW w:w="2701" w:type="dxa"/>
          </w:tcPr>
          <w:p w14:paraId="30CF2C75" w14:textId="77777777" w:rsidR="00581EF2" w:rsidRPr="00CC6009" w:rsidRDefault="00581EF2" w:rsidP="00BE5F2D">
            <w:pPr>
              <w:tabs>
                <w:tab w:val="left" w:pos="200"/>
              </w:tabs>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Pr>
              <w:t>product_name</w:t>
            </w:r>
          </w:p>
        </w:tc>
        <w:tc>
          <w:tcPr>
            <w:tcW w:w="1893" w:type="dxa"/>
          </w:tcPr>
          <w:p w14:paraId="16E94385" w14:textId="77777777" w:rsidR="00581EF2" w:rsidRPr="00CC6009" w:rsidRDefault="00581EF2" w:rsidP="00BE5F2D">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Pr>
              <w:t>varchar(200)</w:t>
            </w:r>
          </w:p>
        </w:tc>
        <w:tc>
          <w:tcPr>
            <w:tcW w:w="1084" w:type="dxa"/>
          </w:tcPr>
          <w:p w14:paraId="0DD015F1" w14:textId="77777777" w:rsidR="00581EF2" w:rsidRPr="00CC6009" w:rsidRDefault="00581EF2" w:rsidP="00BE5F2D">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8"/>
                <w:szCs w:val="28"/>
              </w:rPr>
            </w:pPr>
            <w:r w:rsidRPr="00CC6009">
              <w:rPr>
                <w:rFonts w:asciiTheme="majorBidi" w:hAnsiTheme="majorBidi" w:cstheme="majorBidi"/>
                <w:sz w:val="28"/>
                <w:szCs w:val="28"/>
                <w:rtl/>
              </w:rPr>
              <w:t>-</w:t>
            </w:r>
          </w:p>
        </w:tc>
        <w:tc>
          <w:tcPr>
            <w:tcW w:w="2064" w:type="dxa"/>
          </w:tcPr>
          <w:p w14:paraId="02E6831D" w14:textId="77777777" w:rsidR="00581EF2" w:rsidRPr="00CC6009" w:rsidRDefault="00581EF2" w:rsidP="00BE5F2D">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8"/>
                <w:szCs w:val="28"/>
              </w:rPr>
            </w:pPr>
            <w:r w:rsidRPr="00CC6009">
              <w:rPr>
                <w:rFonts w:asciiTheme="majorBidi" w:hAnsiTheme="majorBidi" w:cstheme="majorBidi"/>
                <w:b/>
                <w:bCs/>
                <w:sz w:val="28"/>
                <w:szCs w:val="28"/>
                <w:rtl/>
              </w:rPr>
              <w:t>لا</w:t>
            </w:r>
          </w:p>
        </w:tc>
      </w:tr>
      <w:tr w:rsidR="00581EF2" w:rsidRPr="00CC6009" w14:paraId="235FF9BB" w14:textId="77777777" w:rsidTr="0070329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86" w:type="dxa"/>
          </w:tcPr>
          <w:p w14:paraId="2BE28E72" w14:textId="77777777" w:rsidR="00581EF2" w:rsidRPr="00CC6009" w:rsidRDefault="00581EF2" w:rsidP="00BE5F2D">
            <w:pPr>
              <w:bidi/>
              <w:spacing w:line="360" w:lineRule="auto"/>
              <w:rPr>
                <w:rFonts w:asciiTheme="majorBidi" w:hAnsiTheme="majorBidi" w:cstheme="majorBidi"/>
                <w:sz w:val="28"/>
                <w:szCs w:val="28"/>
                <w:rtl/>
              </w:rPr>
            </w:pPr>
            <w:r w:rsidRPr="00CC6009">
              <w:rPr>
                <w:rFonts w:asciiTheme="majorBidi" w:hAnsiTheme="majorBidi" w:cstheme="majorBidi"/>
                <w:sz w:val="28"/>
                <w:szCs w:val="28"/>
                <w:rtl/>
              </w:rPr>
              <w:t>خصم سعر المنتج</w:t>
            </w:r>
          </w:p>
        </w:tc>
        <w:tc>
          <w:tcPr>
            <w:tcW w:w="2701" w:type="dxa"/>
          </w:tcPr>
          <w:p w14:paraId="2D7F72F9" w14:textId="77777777" w:rsidR="00581EF2" w:rsidRPr="00CC6009" w:rsidRDefault="00581EF2" w:rsidP="00BE5F2D">
            <w:pPr>
              <w:tabs>
                <w:tab w:val="left" w:pos="200"/>
              </w:tabs>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Pr>
              <w:t>product_price_discount</w:t>
            </w:r>
          </w:p>
        </w:tc>
        <w:tc>
          <w:tcPr>
            <w:tcW w:w="1893" w:type="dxa"/>
          </w:tcPr>
          <w:p w14:paraId="0D6A7FD8" w14:textId="77777777" w:rsidR="00581EF2" w:rsidRPr="00CC6009" w:rsidRDefault="00581EF2" w:rsidP="00BE5F2D">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Pr>
              <w:t>decimal(10,2)</w:t>
            </w:r>
          </w:p>
        </w:tc>
        <w:tc>
          <w:tcPr>
            <w:tcW w:w="1084" w:type="dxa"/>
          </w:tcPr>
          <w:p w14:paraId="49B73C96" w14:textId="77777777" w:rsidR="00581EF2" w:rsidRPr="00CC6009" w:rsidRDefault="00581EF2" w:rsidP="00BE5F2D">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Pr>
            </w:pPr>
            <w:r w:rsidRPr="00CC6009">
              <w:rPr>
                <w:rFonts w:asciiTheme="majorBidi" w:hAnsiTheme="majorBidi" w:cstheme="majorBidi"/>
                <w:sz w:val="28"/>
                <w:szCs w:val="28"/>
                <w:rtl/>
              </w:rPr>
              <w:t>-</w:t>
            </w:r>
          </w:p>
        </w:tc>
        <w:tc>
          <w:tcPr>
            <w:tcW w:w="2064" w:type="dxa"/>
          </w:tcPr>
          <w:p w14:paraId="159C2C66" w14:textId="77777777" w:rsidR="00581EF2" w:rsidRPr="00CC6009" w:rsidRDefault="00581EF2" w:rsidP="00BE5F2D">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Pr>
            </w:pPr>
            <w:r w:rsidRPr="00CC6009">
              <w:rPr>
                <w:rFonts w:asciiTheme="majorBidi" w:hAnsiTheme="majorBidi" w:cstheme="majorBidi"/>
                <w:b/>
                <w:bCs/>
                <w:sz w:val="28"/>
                <w:szCs w:val="28"/>
                <w:rtl/>
              </w:rPr>
              <w:t>لا</w:t>
            </w:r>
          </w:p>
        </w:tc>
      </w:tr>
      <w:tr w:rsidR="00581EF2" w:rsidRPr="00CC6009" w14:paraId="4A17AFDE" w14:textId="77777777" w:rsidTr="00703297">
        <w:trPr>
          <w:jc w:val="center"/>
        </w:trPr>
        <w:tc>
          <w:tcPr>
            <w:cnfStyle w:val="001000000000" w:firstRow="0" w:lastRow="0" w:firstColumn="1" w:lastColumn="0" w:oddVBand="0" w:evenVBand="0" w:oddHBand="0" w:evenHBand="0" w:firstRowFirstColumn="0" w:firstRowLastColumn="0" w:lastRowFirstColumn="0" w:lastRowLastColumn="0"/>
            <w:tcW w:w="1886" w:type="dxa"/>
          </w:tcPr>
          <w:p w14:paraId="33FC4903" w14:textId="77777777" w:rsidR="00581EF2" w:rsidRPr="00CC6009" w:rsidRDefault="00581EF2" w:rsidP="00BE5F2D">
            <w:pPr>
              <w:bidi/>
              <w:spacing w:line="360" w:lineRule="auto"/>
              <w:rPr>
                <w:rFonts w:asciiTheme="majorBidi" w:hAnsiTheme="majorBidi" w:cstheme="majorBidi"/>
                <w:sz w:val="28"/>
                <w:szCs w:val="28"/>
                <w:rtl/>
              </w:rPr>
            </w:pPr>
            <w:r w:rsidRPr="00CC6009">
              <w:rPr>
                <w:rFonts w:asciiTheme="majorBidi" w:hAnsiTheme="majorBidi" w:cstheme="majorBidi"/>
                <w:sz w:val="28"/>
                <w:szCs w:val="28"/>
                <w:rtl/>
              </w:rPr>
              <w:t>سعر المنتج</w:t>
            </w:r>
          </w:p>
        </w:tc>
        <w:tc>
          <w:tcPr>
            <w:tcW w:w="2701" w:type="dxa"/>
          </w:tcPr>
          <w:p w14:paraId="7089B5E7" w14:textId="77777777" w:rsidR="00581EF2" w:rsidRPr="00CC6009" w:rsidRDefault="00581EF2" w:rsidP="00BE5F2D">
            <w:pPr>
              <w:tabs>
                <w:tab w:val="left" w:pos="200"/>
              </w:tabs>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Pr>
              <w:t>product_price</w:t>
            </w:r>
          </w:p>
        </w:tc>
        <w:tc>
          <w:tcPr>
            <w:tcW w:w="1893" w:type="dxa"/>
          </w:tcPr>
          <w:p w14:paraId="6E145980" w14:textId="77777777" w:rsidR="00581EF2" w:rsidRPr="00CC6009" w:rsidRDefault="00581EF2" w:rsidP="00BE5F2D">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Pr>
              <w:t>decimal(10,2)</w:t>
            </w:r>
          </w:p>
        </w:tc>
        <w:tc>
          <w:tcPr>
            <w:tcW w:w="1084" w:type="dxa"/>
          </w:tcPr>
          <w:p w14:paraId="1DBA63A3" w14:textId="77777777" w:rsidR="00581EF2" w:rsidRPr="00CC6009" w:rsidRDefault="00581EF2" w:rsidP="00BE5F2D">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8"/>
                <w:szCs w:val="28"/>
              </w:rPr>
            </w:pPr>
            <w:r w:rsidRPr="00CC6009">
              <w:rPr>
                <w:rFonts w:asciiTheme="majorBidi" w:hAnsiTheme="majorBidi" w:cstheme="majorBidi"/>
                <w:sz w:val="28"/>
                <w:szCs w:val="28"/>
                <w:rtl/>
              </w:rPr>
              <w:t>-</w:t>
            </w:r>
          </w:p>
        </w:tc>
        <w:tc>
          <w:tcPr>
            <w:tcW w:w="2064" w:type="dxa"/>
          </w:tcPr>
          <w:p w14:paraId="128D197E" w14:textId="77777777" w:rsidR="00581EF2" w:rsidRPr="00CC6009" w:rsidRDefault="00581EF2" w:rsidP="00BE5F2D">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8"/>
                <w:szCs w:val="28"/>
              </w:rPr>
            </w:pPr>
            <w:r w:rsidRPr="00CC6009">
              <w:rPr>
                <w:rFonts w:asciiTheme="majorBidi" w:hAnsiTheme="majorBidi" w:cstheme="majorBidi"/>
                <w:b/>
                <w:bCs/>
                <w:sz w:val="28"/>
                <w:szCs w:val="28"/>
                <w:rtl/>
              </w:rPr>
              <w:t>لا</w:t>
            </w:r>
          </w:p>
        </w:tc>
      </w:tr>
      <w:tr w:rsidR="00581EF2" w:rsidRPr="00CC6009" w14:paraId="24CAF428" w14:textId="77777777" w:rsidTr="0070329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86" w:type="dxa"/>
          </w:tcPr>
          <w:p w14:paraId="09C2C13A" w14:textId="77777777" w:rsidR="00581EF2" w:rsidRPr="00CC6009" w:rsidRDefault="00581EF2" w:rsidP="00BE5F2D">
            <w:pPr>
              <w:bidi/>
              <w:spacing w:line="360" w:lineRule="auto"/>
              <w:rPr>
                <w:rFonts w:asciiTheme="majorBidi" w:hAnsiTheme="majorBidi" w:cstheme="majorBidi"/>
                <w:sz w:val="28"/>
                <w:szCs w:val="28"/>
                <w:rtl/>
              </w:rPr>
            </w:pPr>
            <w:r w:rsidRPr="00CC6009">
              <w:rPr>
                <w:rFonts w:asciiTheme="majorBidi" w:hAnsiTheme="majorBidi" w:cstheme="majorBidi"/>
                <w:sz w:val="28"/>
                <w:szCs w:val="28"/>
                <w:rtl/>
              </w:rPr>
              <w:t>صورة المنتج</w:t>
            </w:r>
          </w:p>
        </w:tc>
        <w:tc>
          <w:tcPr>
            <w:tcW w:w="2701" w:type="dxa"/>
          </w:tcPr>
          <w:p w14:paraId="0F7B7EED" w14:textId="77777777" w:rsidR="00581EF2" w:rsidRPr="00CC6009" w:rsidRDefault="00581EF2" w:rsidP="00BE5F2D">
            <w:pPr>
              <w:tabs>
                <w:tab w:val="left" w:pos="200"/>
              </w:tabs>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Pr>
              <w:t>product_image</w:t>
            </w:r>
          </w:p>
        </w:tc>
        <w:tc>
          <w:tcPr>
            <w:tcW w:w="1893" w:type="dxa"/>
          </w:tcPr>
          <w:p w14:paraId="0FC10E10" w14:textId="77777777" w:rsidR="00581EF2" w:rsidRPr="00CC6009" w:rsidRDefault="00581EF2" w:rsidP="00BE5F2D">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Pr>
              <w:t>varchar(200)</w:t>
            </w:r>
          </w:p>
        </w:tc>
        <w:tc>
          <w:tcPr>
            <w:tcW w:w="1084" w:type="dxa"/>
          </w:tcPr>
          <w:p w14:paraId="7C45259E" w14:textId="77777777" w:rsidR="00581EF2" w:rsidRPr="00CC6009" w:rsidRDefault="00581EF2" w:rsidP="00BE5F2D">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Pr>
            </w:pPr>
            <w:r w:rsidRPr="00CC6009">
              <w:rPr>
                <w:rFonts w:asciiTheme="majorBidi" w:hAnsiTheme="majorBidi" w:cstheme="majorBidi"/>
                <w:sz w:val="28"/>
                <w:szCs w:val="28"/>
                <w:rtl/>
              </w:rPr>
              <w:t>-</w:t>
            </w:r>
          </w:p>
        </w:tc>
        <w:tc>
          <w:tcPr>
            <w:tcW w:w="2064" w:type="dxa"/>
          </w:tcPr>
          <w:p w14:paraId="03C12C3E" w14:textId="77777777" w:rsidR="00581EF2" w:rsidRPr="00CC6009" w:rsidRDefault="00581EF2" w:rsidP="00BE5F2D">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Pr>
            </w:pPr>
            <w:r w:rsidRPr="00CC6009">
              <w:rPr>
                <w:rFonts w:asciiTheme="majorBidi" w:hAnsiTheme="majorBidi" w:cstheme="majorBidi"/>
                <w:b/>
                <w:bCs/>
                <w:sz w:val="28"/>
                <w:szCs w:val="28"/>
                <w:rtl/>
              </w:rPr>
              <w:t>لا</w:t>
            </w:r>
          </w:p>
        </w:tc>
      </w:tr>
      <w:tr w:rsidR="00581EF2" w:rsidRPr="00CC6009" w14:paraId="129ACD5F" w14:textId="77777777" w:rsidTr="00703297">
        <w:trPr>
          <w:jc w:val="center"/>
        </w:trPr>
        <w:tc>
          <w:tcPr>
            <w:cnfStyle w:val="001000000000" w:firstRow="0" w:lastRow="0" w:firstColumn="1" w:lastColumn="0" w:oddVBand="0" w:evenVBand="0" w:oddHBand="0" w:evenHBand="0" w:firstRowFirstColumn="0" w:firstRowLastColumn="0" w:lastRowFirstColumn="0" w:lastRowLastColumn="0"/>
            <w:tcW w:w="1886" w:type="dxa"/>
          </w:tcPr>
          <w:p w14:paraId="19056DC3" w14:textId="77777777" w:rsidR="00581EF2" w:rsidRPr="00CC6009" w:rsidRDefault="00581EF2" w:rsidP="00BE5F2D">
            <w:pPr>
              <w:bidi/>
              <w:spacing w:line="360" w:lineRule="auto"/>
              <w:rPr>
                <w:rFonts w:asciiTheme="majorBidi" w:hAnsiTheme="majorBidi" w:cstheme="majorBidi"/>
                <w:sz w:val="28"/>
                <w:szCs w:val="28"/>
              </w:rPr>
            </w:pPr>
            <w:r w:rsidRPr="00CC6009">
              <w:rPr>
                <w:rFonts w:asciiTheme="majorBidi" w:hAnsiTheme="majorBidi" w:cstheme="majorBidi"/>
                <w:sz w:val="28"/>
                <w:szCs w:val="28"/>
                <w:rtl/>
              </w:rPr>
              <w:t>صورة المنتج 2</w:t>
            </w:r>
          </w:p>
        </w:tc>
        <w:tc>
          <w:tcPr>
            <w:tcW w:w="2701" w:type="dxa"/>
          </w:tcPr>
          <w:p w14:paraId="00509368" w14:textId="77777777" w:rsidR="00581EF2" w:rsidRPr="00CC6009" w:rsidRDefault="00581EF2" w:rsidP="00BE5F2D">
            <w:pPr>
              <w:tabs>
                <w:tab w:val="left" w:pos="200"/>
              </w:tabs>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Pr>
              <w:t>product_image2</w:t>
            </w:r>
          </w:p>
        </w:tc>
        <w:tc>
          <w:tcPr>
            <w:tcW w:w="1893" w:type="dxa"/>
          </w:tcPr>
          <w:p w14:paraId="2E33ADC9" w14:textId="77777777" w:rsidR="00581EF2" w:rsidRPr="00CC6009" w:rsidRDefault="00581EF2" w:rsidP="00BE5F2D">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Pr>
              <w:t>varchar(200)</w:t>
            </w:r>
          </w:p>
        </w:tc>
        <w:tc>
          <w:tcPr>
            <w:tcW w:w="1084" w:type="dxa"/>
          </w:tcPr>
          <w:p w14:paraId="0F9EC9EC" w14:textId="77777777" w:rsidR="00581EF2" w:rsidRPr="00CC6009" w:rsidRDefault="00581EF2" w:rsidP="00BE5F2D">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8"/>
                <w:szCs w:val="28"/>
              </w:rPr>
            </w:pPr>
            <w:r w:rsidRPr="00CC6009">
              <w:rPr>
                <w:rFonts w:asciiTheme="majorBidi" w:hAnsiTheme="majorBidi" w:cstheme="majorBidi"/>
                <w:sz w:val="28"/>
                <w:szCs w:val="28"/>
                <w:rtl/>
              </w:rPr>
              <w:t>-</w:t>
            </w:r>
          </w:p>
        </w:tc>
        <w:tc>
          <w:tcPr>
            <w:tcW w:w="2064" w:type="dxa"/>
          </w:tcPr>
          <w:p w14:paraId="59B512B0" w14:textId="77777777" w:rsidR="00581EF2" w:rsidRPr="00CC6009" w:rsidRDefault="00581EF2" w:rsidP="00BE5F2D">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8"/>
                <w:szCs w:val="28"/>
              </w:rPr>
            </w:pPr>
            <w:r w:rsidRPr="00CC6009">
              <w:rPr>
                <w:rFonts w:asciiTheme="majorBidi" w:hAnsiTheme="majorBidi" w:cstheme="majorBidi"/>
                <w:b/>
                <w:bCs/>
                <w:sz w:val="28"/>
                <w:szCs w:val="28"/>
                <w:rtl/>
              </w:rPr>
              <w:t>لا</w:t>
            </w:r>
          </w:p>
        </w:tc>
      </w:tr>
      <w:tr w:rsidR="00581EF2" w:rsidRPr="00CC6009" w14:paraId="10C7CA53" w14:textId="77777777" w:rsidTr="0070329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86" w:type="dxa"/>
          </w:tcPr>
          <w:p w14:paraId="57C56A69" w14:textId="77777777" w:rsidR="00581EF2" w:rsidRPr="00CC6009" w:rsidRDefault="00581EF2" w:rsidP="00BE5F2D">
            <w:pPr>
              <w:bidi/>
              <w:spacing w:line="360" w:lineRule="auto"/>
              <w:rPr>
                <w:rFonts w:asciiTheme="majorBidi" w:hAnsiTheme="majorBidi" w:cstheme="majorBidi"/>
                <w:sz w:val="28"/>
                <w:szCs w:val="28"/>
              </w:rPr>
            </w:pPr>
            <w:r w:rsidRPr="00CC6009">
              <w:rPr>
                <w:rFonts w:asciiTheme="majorBidi" w:hAnsiTheme="majorBidi" w:cstheme="majorBidi"/>
                <w:sz w:val="28"/>
                <w:szCs w:val="28"/>
                <w:rtl/>
              </w:rPr>
              <w:t>صورة المنتج 3</w:t>
            </w:r>
          </w:p>
        </w:tc>
        <w:tc>
          <w:tcPr>
            <w:tcW w:w="2701" w:type="dxa"/>
          </w:tcPr>
          <w:p w14:paraId="4B902120" w14:textId="77777777" w:rsidR="00581EF2" w:rsidRPr="00CC6009" w:rsidRDefault="00581EF2" w:rsidP="00BE5F2D">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Pr>
              <w:t>product_image3</w:t>
            </w:r>
          </w:p>
        </w:tc>
        <w:tc>
          <w:tcPr>
            <w:tcW w:w="1893" w:type="dxa"/>
          </w:tcPr>
          <w:p w14:paraId="7353A070" w14:textId="77777777" w:rsidR="00581EF2" w:rsidRPr="00CC6009" w:rsidRDefault="00581EF2" w:rsidP="00BE5F2D">
            <w:pPr>
              <w:tabs>
                <w:tab w:val="left" w:pos="269"/>
              </w:tabs>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Pr>
              <w:t>varchar(200)</w:t>
            </w:r>
          </w:p>
        </w:tc>
        <w:tc>
          <w:tcPr>
            <w:tcW w:w="1084" w:type="dxa"/>
          </w:tcPr>
          <w:p w14:paraId="6A3EE464" w14:textId="77777777" w:rsidR="00581EF2" w:rsidRPr="00CC6009" w:rsidRDefault="00581EF2" w:rsidP="00BE5F2D">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tl/>
              </w:rPr>
              <w:t>-</w:t>
            </w:r>
          </w:p>
        </w:tc>
        <w:tc>
          <w:tcPr>
            <w:tcW w:w="2064" w:type="dxa"/>
          </w:tcPr>
          <w:p w14:paraId="09CCCC57" w14:textId="77777777" w:rsidR="00581EF2" w:rsidRPr="00CC6009" w:rsidRDefault="00581EF2" w:rsidP="00BE5F2D">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b/>
                <w:bCs/>
                <w:sz w:val="28"/>
                <w:szCs w:val="28"/>
                <w:rtl/>
              </w:rPr>
              <w:t>لا</w:t>
            </w:r>
          </w:p>
        </w:tc>
      </w:tr>
      <w:tr w:rsidR="00581EF2" w:rsidRPr="00CC6009" w14:paraId="7CA96CDD" w14:textId="77777777" w:rsidTr="00703297">
        <w:trPr>
          <w:jc w:val="center"/>
        </w:trPr>
        <w:tc>
          <w:tcPr>
            <w:cnfStyle w:val="001000000000" w:firstRow="0" w:lastRow="0" w:firstColumn="1" w:lastColumn="0" w:oddVBand="0" w:evenVBand="0" w:oddHBand="0" w:evenHBand="0" w:firstRowFirstColumn="0" w:firstRowLastColumn="0" w:lastRowFirstColumn="0" w:lastRowLastColumn="0"/>
            <w:tcW w:w="1886" w:type="dxa"/>
          </w:tcPr>
          <w:p w14:paraId="5BA985C7" w14:textId="77777777" w:rsidR="00581EF2" w:rsidRPr="00CC6009" w:rsidRDefault="00581EF2" w:rsidP="00BE5F2D">
            <w:pPr>
              <w:bidi/>
              <w:spacing w:line="360" w:lineRule="auto"/>
              <w:rPr>
                <w:rFonts w:asciiTheme="majorBidi" w:hAnsiTheme="majorBidi" w:cstheme="majorBidi"/>
                <w:sz w:val="28"/>
                <w:szCs w:val="28"/>
                <w:rtl/>
              </w:rPr>
            </w:pPr>
            <w:r w:rsidRPr="00CC6009">
              <w:rPr>
                <w:rFonts w:asciiTheme="majorBidi" w:hAnsiTheme="majorBidi" w:cstheme="majorBidi"/>
                <w:sz w:val="28"/>
                <w:szCs w:val="28"/>
                <w:rtl/>
              </w:rPr>
              <w:t>تفاصيل المنتج</w:t>
            </w:r>
          </w:p>
        </w:tc>
        <w:tc>
          <w:tcPr>
            <w:tcW w:w="2701" w:type="dxa"/>
          </w:tcPr>
          <w:p w14:paraId="117E02E8" w14:textId="77777777" w:rsidR="00581EF2" w:rsidRPr="00CC6009" w:rsidRDefault="00581EF2" w:rsidP="00BE5F2D">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Pr>
              <w:t>product_details</w:t>
            </w:r>
          </w:p>
        </w:tc>
        <w:tc>
          <w:tcPr>
            <w:tcW w:w="1893" w:type="dxa"/>
          </w:tcPr>
          <w:p w14:paraId="2A422911" w14:textId="77777777" w:rsidR="00581EF2" w:rsidRPr="00CC6009" w:rsidRDefault="00581EF2" w:rsidP="00BE5F2D">
            <w:pPr>
              <w:tabs>
                <w:tab w:val="left" w:pos="269"/>
              </w:tabs>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Pr>
              <w:t xml:space="preserve"> text</w:t>
            </w:r>
          </w:p>
        </w:tc>
        <w:tc>
          <w:tcPr>
            <w:tcW w:w="1084" w:type="dxa"/>
          </w:tcPr>
          <w:p w14:paraId="472E4026" w14:textId="77777777" w:rsidR="00581EF2" w:rsidRPr="00CC6009" w:rsidRDefault="00581EF2" w:rsidP="00BE5F2D">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tl/>
              </w:rPr>
              <w:t>-</w:t>
            </w:r>
          </w:p>
        </w:tc>
        <w:tc>
          <w:tcPr>
            <w:tcW w:w="2064" w:type="dxa"/>
          </w:tcPr>
          <w:p w14:paraId="545FDCE0" w14:textId="77777777" w:rsidR="00581EF2" w:rsidRPr="00CC6009" w:rsidRDefault="00581EF2" w:rsidP="00BE5F2D">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b/>
                <w:bCs/>
                <w:sz w:val="28"/>
                <w:szCs w:val="28"/>
                <w:rtl/>
              </w:rPr>
              <w:t>لا</w:t>
            </w:r>
          </w:p>
        </w:tc>
      </w:tr>
      <w:tr w:rsidR="00581EF2" w:rsidRPr="00CC6009" w14:paraId="0BDA00A1" w14:textId="77777777" w:rsidTr="0070329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86" w:type="dxa"/>
          </w:tcPr>
          <w:p w14:paraId="0AC26548" w14:textId="77777777" w:rsidR="00581EF2" w:rsidRPr="00CC6009" w:rsidRDefault="00581EF2" w:rsidP="00BE5F2D">
            <w:pPr>
              <w:bidi/>
              <w:spacing w:line="360" w:lineRule="auto"/>
              <w:rPr>
                <w:rFonts w:asciiTheme="majorBidi" w:hAnsiTheme="majorBidi" w:cstheme="majorBidi"/>
                <w:sz w:val="28"/>
                <w:szCs w:val="28"/>
                <w:rtl/>
              </w:rPr>
            </w:pPr>
            <w:r w:rsidRPr="00CC6009">
              <w:rPr>
                <w:rFonts w:asciiTheme="majorBidi" w:hAnsiTheme="majorBidi" w:cstheme="majorBidi"/>
                <w:sz w:val="28"/>
                <w:szCs w:val="28"/>
                <w:rtl/>
              </w:rPr>
              <w:t>اسم المخزن</w:t>
            </w:r>
          </w:p>
        </w:tc>
        <w:tc>
          <w:tcPr>
            <w:tcW w:w="2701" w:type="dxa"/>
          </w:tcPr>
          <w:p w14:paraId="5EB42C88" w14:textId="77777777" w:rsidR="00581EF2" w:rsidRPr="00CC6009" w:rsidRDefault="00581EF2" w:rsidP="00BE5F2D">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Pr>
              <w:t>storage_name</w:t>
            </w:r>
          </w:p>
        </w:tc>
        <w:tc>
          <w:tcPr>
            <w:tcW w:w="1893" w:type="dxa"/>
          </w:tcPr>
          <w:p w14:paraId="411D5225" w14:textId="77777777" w:rsidR="00581EF2" w:rsidRPr="00CC6009" w:rsidRDefault="00581EF2" w:rsidP="00BE5F2D">
            <w:pPr>
              <w:tabs>
                <w:tab w:val="left" w:pos="269"/>
              </w:tabs>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Pr>
              <w:t>varchar(200)</w:t>
            </w:r>
          </w:p>
        </w:tc>
        <w:tc>
          <w:tcPr>
            <w:tcW w:w="1084" w:type="dxa"/>
            <w:vAlign w:val="center"/>
          </w:tcPr>
          <w:p w14:paraId="1CE52F22" w14:textId="77777777" w:rsidR="00581EF2" w:rsidRPr="00CC6009" w:rsidRDefault="00581EF2" w:rsidP="00BE5F2D">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tl/>
              </w:rPr>
              <w:t>-</w:t>
            </w:r>
          </w:p>
        </w:tc>
        <w:tc>
          <w:tcPr>
            <w:tcW w:w="2064" w:type="dxa"/>
          </w:tcPr>
          <w:p w14:paraId="1F4DEF17" w14:textId="77777777" w:rsidR="00581EF2" w:rsidRPr="00CC6009" w:rsidRDefault="00581EF2" w:rsidP="00BE5F2D">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b/>
                <w:bCs/>
                <w:sz w:val="28"/>
                <w:szCs w:val="28"/>
                <w:rtl/>
              </w:rPr>
              <w:t>لا</w:t>
            </w:r>
          </w:p>
        </w:tc>
      </w:tr>
      <w:tr w:rsidR="00581EF2" w:rsidRPr="00CC6009" w14:paraId="7160751B" w14:textId="77777777" w:rsidTr="00703297">
        <w:trPr>
          <w:jc w:val="center"/>
        </w:trPr>
        <w:tc>
          <w:tcPr>
            <w:cnfStyle w:val="001000000000" w:firstRow="0" w:lastRow="0" w:firstColumn="1" w:lastColumn="0" w:oddVBand="0" w:evenVBand="0" w:oddHBand="0" w:evenHBand="0" w:firstRowFirstColumn="0" w:firstRowLastColumn="0" w:lastRowFirstColumn="0" w:lastRowLastColumn="0"/>
            <w:tcW w:w="1886" w:type="dxa"/>
          </w:tcPr>
          <w:p w14:paraId="4556C79A" w14:textId="77777777" w:rsidR="00581EF2" w:rsidRPr="00CC6009" w:rsidRDefault="00581EF2" w:rsidP="00BE5F2D">
            <w:pPr>
              <w:bidi/>
              <w:spacing w:line="360" w:lineRule="auto"/>
              <w:rPr>
                <w:rFonts w:asciiTheme="majorBidi" w:hAnsiTheme="majorBidi" w:cstheme="majorBidi"/>
                <w:sz w:val="28"/>
                <w:szCs w:val="28"/>
                <w:rtl/>
              </w:rPr>
            </w:pPr>
            <w:r w:rsidRPr="00CC6009">
              <w:rPr>
                <w:rFonts w:asciiTheme="majorBidi" w:hAnsiTheme="majorBidi" w:cstheme="majorBidi"/>
                <w:sz w:val="28"/>
                <w:szCs w:val="28"/>
                <w:rtl/>
              </w:rPr>
              <w:t>مسؤول المخزن</w:t>
            </w:r>
          </w:p>
        </w:tc>
        <w:tc>
          <w:tcPr>
            <w:tcW w:w="2701" w:type="dxa"/>
          </w:tcPr>
          <w:p w14:paraId="2D3431BE" w14:textId="77777777" w:rsidR="00581EF2" w:rsidRPr="00CC6009" w:rsidRDefault="00581EF2" w:rsidP="00BE5F2D">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Pr>
              <w:t>storage_official</w:t>
            </w:r>
          </w:p>
        </w:tc>
        <w:tc>
          <w:tcPr>
            <w:tcW w:w="1893" w:type="dxa"/>
          </w:tcPr>
          <w:p w14:paraId="466514D9" w14:textId="77777777" w:rsidR="00581EF2" w:rsidRPr="00CC6009" w:rsidRDefault="00581EF2" w:rsidP="00BE5F2D">
            <w:pPr>
              <w:tabs>
                <w:tab w:val="left" w:pos="269"/>
              </w:tabs>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Pr>
              <w:t>varchar(200)</w:t>
            </w:r>
          </w:p>
        </w:tc>
        <w:tc>
          <w:tcPr>
            <w:tcW w:w="1084" w:type="dxa"/>
            <w:vAlign w:val="center"/>
          </w:tcPr>
          <w:p w14:paraId="2EDDA5F8" w14:textId="77777777" w:rsidR="00581EF2" w:rsidRPr="00CC6009" w:rsidRDefault="00581EF2" w:rsidP="00BE5F2D">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tl/>
              </w:rPr>
              <w:t>-</w:t>
            </w:r>
          </w:p>
        </w:tc>
        <w:tc>
          <w:tcPr>
            <w:tcW w:w="2064" w:type="dxa"/>
          </w:tcPr>
          <w:p w14:paraId="0834EC78" w14:textId="77777777" w:rsidR="00581EF2" w:rsidRPr="00CC6009" w:rsidRDefault="00581EF2" w:rsidP="00BE5F2D">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8"/>
                <w:szCs w:val="28"/>
                <w:rtl/>
              </w:rPr>
            </w:pPr>
            <w:r w:rsidRPr="00CC6009">
              <w:rPr>
                <w:rFonts w:asciiTheme="majorBidi" w:hAnsiTheme="majorBidi" w:cstheme="majorBidi"/>
                <w:b/>
                <w:bCs/>
                <w:sz w:val="28"/>
                <w:szCs w:val="28"/>
                <w:rtl/>
              </w:rPr>
              <w:t>لا</w:t>
            </w:r>
          </w:p>
        </w:tc>
      </w:tr>
      <w:tr w:rsidR="00581EF2" w:rsidRPr="00CC6009" w14:paraId="56FF857B" w14:textId="77777777" w:rsidTr="0070329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86" w:type="dxa"/>
          </w:tcPr>
          <w:p w14:paraId="1C7991E2" w14:textId="77777777" w:rsidR="00581EF2" w:rsidRPr="00CC6009" w:rsidRDefault="00581EF2" w:rsidP="00BE5F2D">
            <w:pPr>
              <w:bidi/>
              <w:spacing w:line="360" w:lineRule="auto"/>
              <w:rPr>
                <w:rFonts w:asciiTheme="majorBidi" w:hAnsiTheme="majorBidi" w:cstheme="majorBidi"/>
                <w:sz w:val="28"/>
                <w:szCs w:val="28"/>
                <w:rtl/>
              </w:rPr>
            </w:pPr>
            <w:r w:rsidRPr="00CC6009">
              <w:rPr>
                <w:rFonts w:asciiTheme="majorBidi" w:hAnsiTheme="majorBidi" w:cstheme="majorBidi"/>
                <w:sz w:val="28"/>
                <w:szCs w:val="28"/>
                <w:rtl/>
              </w:rPr>
              <w:t>مخازن</w:t>
            </w:r>
          </w:p>
        </w:tc>
        <w:tc>
          <w:tcPr>
            <w:tcW w:w="2701" w:type="dxa"/>
          </w:tcPr>
          <w:p w14:paraId="7EDE555A" w14:textId="77777777" w:rsidR="00581EF2" w:rsidRPr="00CC6009" w:rsidRDefault="00581EF2" w:rsidP="00BE5F2D">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Pr>
              <w:t>stores</w:t>
            </w:r>
          </w:p>
        </w:tc>
        <w:tc>
          <w:tcPr>
            <w:tcW w:w="1893" w:type="dxa"/>
          </w:tcPr>
          <w:p w14:paraId="327D5E20" w14:textId="77777777" w:rsidR="00581EF2" w:rsidRPr="00CC6009" w:rsidRDefault="00581EF2" w:rsidP="00BE5F2D">
            <w:pPr>
              <w:tabs>
                <w:tab w:val="left" w:pos="269"/>
              </w:tabs>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Pr>
              <w:t>varchar(200)</w:t>
            </w:r>
          </w:p>
        </w:tc>
        <w:tc>
          <w:tcPr>
            <w:tcW w:w="1084" w:type="dxa"/>
            <w:vAlign w:val="center"/>
          </w:tcPr>
          <w:p w14:paraId="0E90B1FE" w14:textId="77777777" w:rsidR="00581EF2" w:rsidRPr="00CC6009" w:rsidRDefault="00581EF2" w:rsidP="00BE5F2D">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tl/>
              </w:rPr>
              <w:t>-</w:t>
            </w:r>
          </w:p>
        </w:tc>
        <w:tc>
          <w:tcPr>
            <w:tcW w:w="2064" w:type="dxa"/>
          </w:tcPr>
          <w:p w14:paraId="600911DF" w14:textId="77777777" w:rsidR="00581EF2" w:rsidRPr="00CC6009" w:rsidRDefault="00581EF2" w:rsidP="00BE5F2D">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tl/>
              </w:rPr>
            </w:pPr>
            <w:r w:rsidRPr="00CC6009">
              <w:rPr>
                <w:rFonts w:asciiTheme="majorBidi" w:hAnsiTheme="majorBidi" w:cstheme="majorBidi"/>
                <w:b/>
                <w:bCs/>
                <w:sz w:val="28"/>
                <w:szCs w:val="28"/>
                <w:rtl/>
              </w:rPr>
              <w:t>لا</w:t>
            </w:r>
          </w:p>
        </w:tc>
      </w:tr>
    </w:tbl>
    <w:p w14:paraId="7CD57857" w14:textId="77777777" w:rsidR="00581EF2" w:rsidRPr="00CC6009" w:rsidRDefault="00581EF2" w:rsidP="00BE5F2D">
      <w:pPr>
        <w:bidi/>
        <w:spacing w:line="360" w:lineRule="auto"/>
        <w:rPr>
          <w:rFonts w:asciiTheme="majorBidi" w:hAnsiTheme="majorBidi" w:cstheme="majorBidi"/>
          <w:color w:val="2E74B5" w:themeColor="accent5" w:themeShade="BF"/>
          <w:sz w:val="28"/>
          <w:szCs w:val="28"/>
          <w:rtl/>
          <w:lang w:bidi="ar-LY"/>
        </w:rPr>
      </w:pPr>
    </w:p>
    <w:p w14:paraId="723F3E33" w14:textId="77777777" w:rsidR="00267060" w:rsidRPr="00CC6009" w:rsidRDefault="00267060" w:rsidP="00267060">
      <w:pPr>
        <w:bidi/>
        <w:spacing w:line="360" w:lineRule="auto"/>
        <w:rPr>
          <w:rFonts w:asciiTheme="majorBidi" w:hAnsiTheme="majorBidi" w:cstheme="majorBidi"/>
          <w:color w:val="2E74B5" w:themeColor="accent5" w:themeShade="BF"/>
          <w:sz w:val="28"/>
          <w:szCs w:val="28"/>
          <w:rtl/>
          <w:lang w:bidi="ar-LY"/>
        </w:rPr>
      </w:pPr>
    </w:p>
    <w:p w14:paraId="295CAF06" w14:textId="77777777" w:rsidR="00267060" w:rsidRPr="00CC6009" w:rsidRDefault="00267060" w:rsidP="00267060">
      <w:pPr>
        <w:bidi/>
        <w:spacing w:line="360" w:lineRule="auto"/>
        <w:rPr>
          <w:rFonts w:asciiTheme="majorBidi" w:hAnsiTheme="majorBidi" w:cstheme="majorBidi"/>
          <w:color w:val="2E74B5" w:themeColor="accent5" w:themeShade="BF"/>
          <w:sz w:val="28"/>
          <w:szCs w:val="28"/>
          <w:rtl/>
          <w:lang w:bidi="ar-LY"/>
        </w:rPr>
      </w:pPr>
    </w:p>
    <w:p w14:paraId="6E48DDBB" w14:textId="77777777" w:rsidR="00267060" w:rsidRPr="00CC6009" w:rsidRDefault="00267060" w:rsidP="00267060">
      <w:pPr>
        <w:bidi/>
        <w:spacing w:line="360" w:lineRule="auto"/>
        <w:rPr>
          <w:rFonts w:asciiTheme="majorBidi" w:hAnsiTheme="majorBidi" w:cstheme="majorBidi"/>
          <w:color w:val="2E74B5" w:themeColor="accent5" w:themeShade="BF"/>
          <w:sz w:val="28"/>
          <w:szCs w:val="28"/>
          <w:rtl/>
          <w:lang w:bidi="ar-LY"/>
        </w:rPr>
      </w:pPr>
    </w:p>
    <w:p w14:paraId="54CE8860" w14:textId="3B0917C0" w:rsidR="00267060" w:rsidRPr="00CC6009" w:rsidRDefault="00267060" w:rsidP="00267060">
      <w:pPr>
        <w:bidi/>
        <w:spacing w:line="360" w:lineRule="auto"/>
        <w:rPr>
          <w:rFonts w:asciiTheme="majorBidi" w:hAnsiTheme="majorBidi" w:cstheme="majorBidi"/>
          <w:color w:val="2E74B5" w:themeColor="accent5" w:themeShade="BF"/>
          <w:sz w:val="28"/>
          <w:szCs w:val="28"/>
          <w:lang w:bidi="ar-LY"/>
        </w:rPr>
      </w:pPr>
    </w:p>
    <w:p w14:paraId="66E0E622" w14:textId="77777777" w:rsidR="00D3285A" w:rsidRPr="00CC6009" w:rsidRDefault="00D3285A" w:rsidP="00D3285A">
      <w:pPr>
        <w:bidi/>
        <w:spacing w:line="360" w:lineRule="auto"/>
        <w:rPr>
          <w:rFonts w:asciiTheme="majorBidi" w:hAnsiTheme="majorBidi" w:cstheme="majorBidi"/>
          <w:color w:val="2E74B5" w:themeColor="accent5" w:themeShade="BF"/>
          <w:sz w:val="28"/>
          <w:szCs w:val="28"/>
          <w:rtl/>
          <w:lang w:bidi="ar-LY"/>
        </w:rPr>
      </w:pPr>
    </w:p>
    <w:p w14:paraId="08FB8158" w14:textId="77777777" w:rsidR="00267060" w:rsidRPr="00CC6009" w:rsidRDefault="00267060" w:rsidP="00267060">
      <w:pPr>
        <w:bidi/>
        <w:spacing w:line="360" w:lineRule="auto"/>
        <w:rPr>
          <w:rFonts w:asciiTheme="majorBidi" w:hAnsiTheme="majorBidi" w:cstheme="majorBidi"/>
          <w:color w:val="2E74B5" w:themeColor="accent5" w:themeShade="BF"/>
          <w:sz w:val="28"/>
          <w:szCs w:val="28"/>
          <w:rtl/>
          <w:lang w:bidi="ar-LY"/>
        </w:rPr>
      </w:pPr>
    </w:p>
    <w:p w14:paraId="7458A8E5" w14:textId="77777777" w:rsidR="00581EF2" w:rsidRDefault="00581EF2" w:rsidP="00BE5F2D">
      <w:pPr>
        <w:bidi/>
        <w:spacing w:line="360" w:lineRule="auto"/>
        <w:rPr>
          <w:rFonts w:asciiTheme="majorBidi" w:hAnsiTheme="majorBidi" w:cstheme="majorBidi"/>
          <w:b/>
          <w:bCs/>
          <w:color w:val="2E74B5" w:themeColor="accent5" w:themeShade="BF"/>
          <w:sz w:val="28"/>
          <w:szCs w:val="28"/>
          <w:rtl/>
          <w:lang w:bidi="ar-LY"/>
        </w:rPr>
      </w:pPr>
    </w:p>
    <w:p w14:paraId="26A9DAD4" w14:textId="77777777" w:rsidR="004E43D1" w:rsidRPr="00CC6009" w:rsidRDefault="004E43D1" w:rsidP="004E43D1">
      <w:pPr>
        <w:bidi/>
        <w:spacing w:line="360" w:lineRule="auto"/>
        <w:rPr>
          <w:rFonts w:asciiTheme="majorBidi" w:hAnsiTheme="majorBidi" w:cstheme="majorBidi"/>
          <w:b/>
          <w:bCs/>
          <w:color w:val="2E74B5" w:themeColor="accent5" w:themeShade="BF"/>
          <w:sz w:val="28"/>
          <w:szCs w:val="28"/>
          <w:rtl/>
          <w:lang w:bidi="ar-LY"/>
        </w:rPr>
      </w:pPr>
    </w:p>
    <w:p w14:paraId="7C14F4EB" w14:textId="662F6695" w:rsidR="0077599B" w:rsidRPr="00CC6009" w:rsidRDefault="0077599B" w:rsidP="00BE5F2D">
      <w:pPr>
        <w:bidi/>
        <w:spacing w:after="0" w:line="360" w:lineRule="auto"/>
        <w:rPr>
          <w:rFonts w:asciiTheme="majorBidi" w:hAnsiTheme="majorBidi" w:cstheme="majorBidi"/>
          <w:b/>
          <w:bCs/>
          <w:color w:val="2E74B5" w:themeColor="accent5" w:themeShade="BF"/>
          <w:sz w:val="28"/>
          <w:szCs w:val="28"/>
          <w:rtl/>
        </w:rPr>
      </w:pPr>
      <w:bookmarkStart w:id="57" w:name="_Hlk174210374"/>
      <w:bookmarkStart w:id="58" w:name="_Hlk174209871"/>
      <w:r w:rsidRPr="00CC6009">
        <w:rPr>
          <w:rFonts w:asciiTheme="majorBidi" w:hAnsiTheme="majorBidi" w:cstheme="majorBidi"/>
          <w:b/>
          <w:bCs/>
          <w:color w:val="2E74B5" w:themeColor="accent5" w:themeShade="BF"/>
          <w:sz w:val="28"/>
          <w:szCs w:val="28"/>
          <w:rtl/>
        </w:rPr>
        <w:t xml:space="preserve">تفاصيل محتوي اطفال </w:t>
      </w:r>
      <w:r w:rsidRPr="00CC6009">
        <w:rPr>
          <w:rFonts w:asciiTheme="majorBidi" w:hAnsiTheme="majorBidi" w:cstheme="majorBidi"/>
          <w:b/>
          <w:bCs/>
          <w:color w:val="2E74B5" w:themeColor="accent5" w:themeShade="BF"/>
          <w:sz w:val="28"/>
          <w:szCs w:val="28"/>
        </w:rPr>
        <w:t>(card_kids)</w:t>
      </w:r>
      <w:r w:rsidRPr="00CC6009">
        <w:rPr>
          <w:rFonts w:asciiTheme="majorBidi" w:hAnsiTheme="majorBidi" w:cstheme="majorBidi"/>
          <w:b/>
          <w:bCs/>
          <w:color w:val="2E74B5" w:themeColor="accent5" w:themeShade="BF"/>
          <w:sz w:val="28"/>
          <w:szCs w:val="28"/>
          <w:rtl/>
        </w:rPr>
        <w:t xml:space="preserve"> :</w:t>
      </w:r>
    </w:p>
    <w:tbl>
      <w:tblPr>
        <w:tblStyle w:val="ColorfulList-Accent3"/>
        <w:bidiVisual/>
        <w:tblW w:w="962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23"/>
        <w:gridCol w:w="2860"/>
        <w:gridCol w:w="1884"/>
        <w:gridCol w:w="1067"/>
        <w:gridCol w:w="1994"/>
      </w:tblGrid>
      <w:tr w:rsidR="0077599B" w:rsidRPr="00CC6009" w14:paraId="4C00816B" w14:textId="77777777" w:rsidTr="00703297">
        <w:trPr>
          <w:cnfStyle w:val="100000000000" w:firstRow="1" w:lastRow="0" w:firstColumn="0" w:lastColumn="0" w:oddVBand="0" w:evenVBand="0" w:oddHBand="0" w:evenHBand="0" w:firstRowFirstColumn="0" w:firstRowLastColumn="0" w:lastRowFirstColumn="0" w:lastRowLastColumn="0"/>
          <w:trHeight w:val="998"/>
          <w:jc w:val="center"/>
        </w:trPr>
        <w:tc>
          <w:tcPr>
            <w:cnfStyle w:val="001000000000" w:firstRow="0" w:lastRow="0" w:firstColumn="1" w:lastColumn="0" w:oddVBand="0" w:evenVBand="0" w:oddHBand="0" w:evenHBand="0" w:firstRowFirstColumn="0" w:firstRowLastColumn="0" w:lastRowFirstColumn="0" w:lastRowLastColumn="0"/>
            <w:tcW w:w="1886" w:type="dxa"/>
            <w:tcBorders>
              <w:bottom w:val="none" w:sz="0" w:space="0" w:color="auto"/>
            </w:tcBorders>
            <w:shd w:val="clear" w:color="auto" w:fill="2E74B5" w:themeFill="accent5" w:themeFillShade="BF"/>
            <w:vAlign w:val="center"/>
          </w:tcPr>
          <w:p w14:paraId="4B04E204" w14:textId="77777777" w:rsidR="0077599B" w:rsidRPr="00CC6009" w:rsidRDefault="0077599B" w:rsidP="00BE5F2D">
            <w:pPr>
              <w:bidi/>
              <w:spacing w:line="360" w:lineRule="auto"/>
              <w:jc w:val="center"/>
              <w:rPr>
                <w:rFonts w:asciiTheme="majorBidi" w:hAnsiTheme="majorBidi" w:cstheme="majorBidi"/>
                <w:color w:val="F2F2F2" w:themeColor="background1" w:themeShade="F2"/>
                <w:sz w:val="28"/>
                <w:szCs w:val="28"/>
                <w:rtl/>
              </w:rPr>
            </w:pPr>
            <w:r w:rsidRPr="00CC6009">
              <w:rPr>
                <w:rFonts w:asciiTheme="majorBidi" w:hAnsiTheme="majorBidi" w:cstheme="majorBidi"/>
                <w:color w:val="F2F2F2" w:themeColor="background1" w:themeShade="F2"/>
                <w:sz w:val="28"/>
                <w:szCs w:val="28"/>
                <w:rtl/>
              </w:rPr>
              <w:lastRenderedPageBreak/>
              <w:t>الوصف</w:t>
            </w:r>
          </w:p>
        </w:tc>
        <w:tc>
          <w:tcPr>
            <w:tcW w:w="2701" w:type="dxa"/>
            <w:tcBorders>
              <w:bottom w:val="none" w:sz="0" w:space="0" w:color="auto"/>
            </w:tcBorders>
            <w:shd w:val="clear" w:color="auto" w:fill="2E74B5" w:themeFill="accent5" w:themeFillShade="BF"/>
            <w:vAlign w:val="center"/>
          </w:tcPr>
          <w:p w14:paraId="155F9D08" w14:textId="77777777" w:rsidR="0077599B" w:rsidRPr="00CC6009" w:rsidRDefault="0077599B" w:rsidP="00BE5F2D">
            <w:pPr>
              <w:bidi/>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F2F2F2" w:themeColor="background1" w:themeShade="F2"/>
                <w:sz w:val="28"/>
                <w:szCs w:val="28"/>
                <w:rtl/>
              </w:rPr>
            </w:pPr>
            <w:r w:rsidRPr="00CC6009">
              <w:rPr>
                <w:rFonts w:asciiTheme="majorBidi" w:hAnsiTheme="majorBidi" w:cstheme="majorBidi"/>
                <w:color w:val="F2F2F2" w:themeColor="background1" w:themeShade="F2"/>
                <w:sz w:val="28"/>
                <w:szCs w:val="28"/>
                <w:rtl/>
              </w:rPr>
              <w:t>اسم الحقل</w:t>
            </w:r>
          </w:p>
        </w:tc>
        <w:tc>
          <w:tcPr>
            <w:tcW w:w="1893" w:type="dxa"/>
            <w:tcBorders>
              <w:bottom w:val="none" w:sz="0" w:space="0" w:color="auto"/>
            </w:tcBorders>
            <w:shd w:val="clear" w:color="auto" w:fill="2E74B5" w:themeFill="accent5" w:themeFillShade="BF"/>
            <w:vAlign w:val="center"/>
          </w:tcPr>
          <w:p w14:paraId="1017ECC3" w14:textId="77777777" w:rsidR="0077599B" w:rsidRPr="00CC6009" w:rsidRDefault="0077599B" w:rsidP="00BE5F2D">
            <w:pPr>
              <w:bidi/>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F2F2F2" w:themeColor="background1" w:themeShade="F2"/>
                <w:sz w:val="28"/>
                <w:szCs w:val="28"/>
                <w:rtl/>
              </w:rPr>
            </w:pPr>
            <w:r w:rsidRPr="00CC6009">
              <w:rPr>
                <w:rFonts w:asciiTheme="majorBidi" w:hAnsiTheme="majorBidi" w:cstheme="majorBidi"/>
                <w:color w:val="F2F2F2" w:themeColor="background1" w:themeShade="F2"/>
                <w:sz w:val="28"/>
                <w:szCs w:val="28"/>
                <w:rtl/>
              </w:rPr>
              <w:t>النوع</w:t>
            </w:r>
          </w:p>
        </w:tc>
        <w:tc>
          <w:tcPr>
            <w:tcW w:w="1084" w:type="dxa"/>
            <w:tcBorders>
              <w:bottom w:val="none" w:sz="0" w:space="0" w:color="auto"/>
            </w:tcBorders>
            <w:shd w:val="clear" w:color="auto" w:fill="2E74B5" w:themeFill="accent5" w:themeFillShade="BF"/>
            <w:vAlign w:val="center"/>
          </w:tcPr>
          <w:p w14:paraId="00E2B8CE" w14:textId="77777777" w:rsidR="0077599B" w:rsidRPr="00CC6009" w:rsidRDefault="0077599B" w:rsidP="00BE5F2D">
            <w:pPr>
              <w:bidi/>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F2F2F2" w:themeColor="background1" w:themeShade="F2"/>
                <w:sz w:val="28"/>
                <w:szCs w:val="28"/>
                <w:rtl/>
              </w:rPr>
            </w:pPr>
            <w:r w:rsidRPr="00CC6009">
              <w:rPr>
                <w:rFonts w:asciiTheme="majorBidi" w:hAnsiTheme="majorBidi" w:cstheme="majorBidi"/>
                <w:color w:val="F2F2F2" w:themeColor="background1" w:themeShade="F2"/>
                <w:sz w:val="28"/>
                <w:szCs w:val="28"/>
                <w:rtl/>
              </w:rPr>
              <w:t>المفتاح</w:t>
            </w:r>
          </w:p>
        </w:tc>
        <w:tc>
          <w:tcPr>
            <w:tcW w:w="2064" w:type="dxa"/>
            <w:tcBorders>
              <w:bottom w:val="none" w:sz="0" w:space="0" w:color="auto"/>
            </w:tcBorders>
            <w:shd w:val="clear" w:color="auto" w:fill="2E74B5" w:themeFill="accent5" w:themeFillShade="BF"/>
            <w:vAlign w:val="center"/>
          </w:tcPr>
          <w:p w14:paraId="14D860A6" w14:textId="77777777" w:rsidR="0077599B" w:rsidRPr="00CC6009" w:rsidRDefault="0077599B" w:rsidP="00BE5F2D">
            <w:pPr>
              <w:bidi/>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F2F2F2" w:themeColor="background1" w:themeShade="F2"/>
                <w:sz w:val="28"/>
                <w:szCs w:val="28"/>
                <w:rtl/>
              </w:rPr>
            </w:pPr>
            <w:r w:rsidRPr="00CC6009">
              <w:rPr>
                <w:rFonts w:asciiTheme="majorBidi" w:hAnsiTheme="majorBidi" w:cstheme="majorBidi"/>
                <w:sz w:val="28"/>
                <w:szCs w:val="28"/>
                <w:lang w:bidi="ar-LY"/>
              </w:rPr>
              <w:t>Null allowed</w:t>
            </w:r>
          </w:p>
        </w:tc>
      </w:tr>
      <w:tr w:rsidR="0077599B" w:rsidRPr="00CC6009" w14:paraId="639A2557" w14:textId="77777777" w:rsidTr="0070329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86" w:type="dxa"/>
          </w:tcPr>
          <w:p w14:paraId="4A71C54B" w14:textId="77777777" w:rsidR="0077599B" w:rsidRPr="00CC6009" w:rsidRDefault="0077599B" w:rsidP="00BE5F2D">
            <w:pPr>
              <w:bidi/>
              <w:spacing w:line="360" w:lineRule="auto"/>
              <w:rPr>
                <w:rFonts w:asciiTheme="majorBidi" w:hAnsiTheme="majorBidi" w:cstheme="majorBidi"/>
                <w:sz w:val="28"/>
                <w:szCs w:val="28"/>
                <w:rtl/>
              </w:rPr>
            </w:pPr>
            <w:r w:rsidRPr="00CC6009">
              <w:rPr>
                <w:rFonts w:asciiTheme="majorBidi" w:hAnsiTheme="majorBidi" w:cstheme="majorBidi"/>
                <w:sz w:val="28"/>
                <w:szCs w:val="28"/>
                <w:rtl/>
              </w:rPr>
              <w:t>رقم المستخدم</w:t>
            </w:r>
          </w:p>
        </w:tc>
        <w:tc>
          <w:tcPr>
            <w:tcW w:w="2701" w:type="dxa"/>
          </w:tcPr>
          <w:p w14:paraId="09AAA11F" w14:textId="77777777" w:rsidR="0077599B" w:rsidRPr="00CC6009" w:rsidRDefault="0077599B" w:rsidP="00BE5F2D">
            <w:pPr>
              <w:tabs>
                <w:tab w:val="left" w:pos="200"/>
              </w:tabs>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Pr>
              <w:t>Id</w:t>
            </w:r>
          </w:p>
        </w:tc>
        <w:tc>
          <w:tcPr>
            <w:tcW w:w="1893" w:type="dxa"/>
          </w:tcPr>
          <w:p w14:paraId="71F3D1B0" w14:textId="77777777" w:rsidR="0077599B" w:rsidRPr="00CC6009" w:rsidRDefault="0077599B" w:rsidP="00BE5F2D">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Pr>
              <w:t>int(11)</w:t>
            </w:r>
          </w:p>
        </w:tc>
        <w:tc>
          <w:tcPr>
            <w:tcW w:w="1084" w:type="dxa"/>
          </w:tcPr>
          <w:p w14:paraId="31C04C51" w14:textId="77777777" w:rsidR="0077599B" w:rsidRPr="00CC6009" w:rsidRDefault="0077599B" w:rsidP="00BE5F2D">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Pr>
            </w:pPr>
            <w:r w:rsidRPr="00CC6009">
              <w:rPr>
                <w:rFonts w:asciiTheme="majorBidi" w:hAnsiTheme="majorBidi" w:cstheme="majorBidi"/>
                <w:b/>
                <w:bCs/>
                <w:sz w:val="28"/>
                <w:szCs w:val="28"/>
                <w:rtl/>
              </w:rPr>
              <w:t>رئيسي</w:t>
            </w:r>
          </w:p>
        </w:tc>
        <w:tc>
          <w:tcPr>
            <w:tcW w:w="2064" w:type="dxa"/>
          </w:tcPr>
          <w:p w14:paraId="393C912C" w14:textId="77777777" w:rsidR="0077599B" w:rsidRPr="00CC6009" w:rsidRDefault="0077599B" w:rsidP="00BE5F2D">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Pr>
            </w:pPr>
            <w:r w:rsidRPr="00CC6009">
              <w:rPr>
                <w:rFonts w:asciiTheme="majorBidi" w:hAnsiTheme="majorBidi" w:cstheme="majorBidi"/>
                <w:b/>
                <w:bCs/>
                <w:sz w:val="28"/>
                <w:szCs w:val="28"/>
                <w:rtl/>
              </w:rPr>
              <w:t>لا</w:t>
            </w:r>
          </w:p>
        </w:tc>
      </w:tr>
      <w:tr w:rsidR="0077599B" w:rsidRPr="00CC6009" w14:paraId="08DE322F" w14:textId="77777777" w:rsidTr="00703297">
        <w:trPr>
          <w:jc w:val="center"/>
        </w:trPr>
        <w:tc>
          <w:tcPr>
            <w:cnfStyle w:val="001000000000" w:firstRow="0" w:lastRow="0" w:firstColumn="1" w:lastColumn="0" w:oddVBand="0" w:evenVBand="0" w:oddHBand="0" w:evenHBand="0" w:firstRowFirstColumn="0" w:firstRowLastColumn="0" w:lastRowFirstColumn="0" w:lastRowLastColumn="0"/>
            <w:tcW w:w="1886" w:type="dxa"/>
          </w:tcPr>
          <w:p w14:paraId="2B976B13" w14:textId="77777777" w:rsidR="0077599B" w:rsidRPr="00CC6009" w:rsidRDefault="0077599B" w:rsidP="00BE5F2D">
            <w:pPr>
              <w:bidi/>
              <w:spacing w:line="360" w:lineRule="auto"/>
              <w:rPr>
                <w:rFonts w:asciiTheme="majorBidi" w:hAnsiTheme="majorBidi" w:cstheme="majorBidi"/>
                <w:sz w:val="28"/>
                <w:szCs w:val="28"/>
                <w:rtl/>
              </w:rPr>
            </w:pPr>
            <w:r w:rsidRPr="00CC6009">
              <w:rPr>
                <w:rFonts w:asciiTheme="majorBidi" w:hAnsiTheme="majorBidi" w:cstheme="majorBidi"/>
                <w:sz w:val="28"/>
                <w:szCs w:val="28"/>
                <w:rtl/>
              </w:rPr>
              <w:t>رقم المستخدم</w:t>
            </w:r>
          </w:p>
        </w:tc>
        <w:tc>
          <w:tcPr>
            <w:tcW w:w="2701" w:type="dxa"/>
          </w:tcPr>
          <w:p w14:paraId="6AF38407" w14:textId="77777777" w:rsidR="0077599B" w:rsidRPr="00CC6009" w:rsidRDefault="0077599B" w:rsidP="00BE5F2D">
            <w:pPr>
              <w:tabs>
                <w:tab w:val="left" w:pos="200"/>
              </w:tabs>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Pr>
              <w:t>id_user</w:t>
            </w:r>
          </w:p>
        </w:tc>
        <w:tc>
          <w:tcPr>
            <w:tcW w:w="1893" w:type="dxa"/>
          </w:tcPr>
          <w:p w14:paraId="1B1CEF5D" w14:textId="77777777" w:rsidR="0077599B" w:rsidRPr="00CC6009" w:rsidRDefault="0077599B" w:rsidP="00BE5F2D">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Pr>
              <w:t>varchar(200)</w:t>
            </w:r>
          </w:p>
        </w:tc>
        <w:tc>
          <w:tcPr>
            <w:tcW w:w="1084" w:type="dxa"/>
          </w:tcPr>
          <w:p w14:paraId="40178F23" w14:textId="77777777" w:rsidR="0077599B" w:rsidRPr="00CC6009" w:rsidRDefault="0077599B" w:rsidP="00BE5F2D">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8"/>
                <w:szCs w:val="28"/>
              </w:rPr>
            </w:pPr>
            <w:r w:rsidRPr="00CC6009">
              <w:rPr>
                <w:rFonts w:asciiTheme="majorBidi" w:hAnsiTheme="majorBidi" w:cstheme="majorBidi"/>
                <w:sz w:val="28"/>
                <w:szCs w:val="28"/>
                <w:rtl/>
              </w:rPr>
              <w:t>-</w:t>
            </w:r>
          </w:p>
        </w:tc>
        <w:tc>
          <w:tcPr>
            <w:tcW w:w="2064" w:type="dxa"/>
          </w:tcPr>
          <w:p w14:paraId="62DB0F13" w14:textId="77777777" w:rsidR="0077599B" w:rsidRPr="00CC6009" w:rsidRDefault="0077599B" w:rsidP="00BE5F2D">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8"/>
                <w:szCs w:val="28"/>
              </w:rPr>
            </w:pPr>
            <w:r w:rsidRPr="00CC6009">
              <w:rPr>
                <w:rFonts w:asciiTheme="majorBidi" w:hAnsiTheme="majorBidi" w:cstheme="majorBidi"/>
                <w:b/>
                <w:bCs/>
                <w:sz w:val="28"/>
                <w:szCs w:val="28"/>
                <w:rtl/>
              </w:rPr>
              <w:t>لا</w:t>
            </w:r>
          </w:p>
        </w:tc>
      </w:tr>
      <w:tr w:rsidR="0077599B" w:rsidRPr="00CC6009" w14:paraId="5B59B170" w14:textId="77777777" w:rsidTr="0070329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86" w:type="dxa"/>
          </w:tcPr>
          <w:p w14:paraId="4F37E63A" w14:textId="77777777" w:rsidR="0077599B" w:rsidRPr="00CC6009" w:rsidRDefault="0077599B" w:rsidP="00BE5F2D">
            <w:pPr>
              <w:bidi/>
              <w:spacing w:line="360" w:lineRule="auto"/>
              <w:rPr>
                <w:rFonts w:asciiTheme="majorBidi" w:hAnsiTheme="majorBidi" w:cstheme="majorBidi"/>
                <w:sz w:val="28"/>
                <w:szCs w:val="28"/>
              </w:rPr>
            </w:pPr>
            <w:r w:rsidRPr="00CC6009">
              <w:rPr>
                <w:rFonts w:asciiTheme="majorBidi" w:hAnsiTheme="majorBidi" w:cstheme="majorBidi"/>
                <w:sz w:val="28"/>
                <w:szCs w:val="28"/>
                <w:rtl/>
              </w:rPr>
              <w:t>المفضلة</w:t>
            </w:r>
          </w:p>
        </w:tc>
        <w:tc>
          <w:tcPr>
            <w:tcW w:w="2701" w:type="dxa"/>
          </w:tcPr>
          <w:p w14:paraId="2E881EE8" w14:textId="77777777" w:rsidR="0077599B" w:rsidRPr="00CC6009" w:rsidRDefault="0077599B" w:rsidP="00BE5F2D">
            <w:pPr>
              <w:tabs>
                <w:tab w:val="left" w:pos="200"/>
              </w:tabs>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Pr>
              <w:t>heart</w:t>
            </w:r>
          </w:p>
        </w:tc>
        <w:tc>
          <w:tcPr>
            <w:tcW w:w="1893" w:type="dxa"/>
          </w:tcPr>
          <w:p w14:paraId="371669F9" w14:textId="77777777" w:rsidR="0077599B" w:rsidRPr="00CC6009" w:rsidRDefault="0077599B" w:rsidP="00BE5F2D">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Pr>
              <w:t>varchar(200)</w:t>
            </w:r>
          </w:p>
        </w:tc>
        <w:tc>
          <w:tcPr>
            <w:tcW w:w="1084" w:type="dxa"/>
          </w:tcPr>
          <w:p w14:paraId="71EC3811" w14:textId="77777777" w:rsidR="0077599B" w:rsidRPr="00CC6009" w:rsidRDefault="0077599B" w:rsidP="00BE5F2D">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Pr>
            </w:pPr>
            <w:r w:rsidRPr="00CC6009">
              <w:rPr>
                <w:rFonts w:asciiTheme="majorBidi" w:hAnsiTheme="majorBidi" w:cstheme="majorBidi"/>
                <w:sz w:val="28"/>
                <w:szCs w:val="28"/>
                <w:rtl/>
              </w:rPr>
              <w:t>-</w:t>
            </w:r>
          </w:p>
        </w:tc>
        <w:tc>
          <w:tcPr>
            <w:tcW w:w="2064" w:type="dxa"/>
          </w:tcPr>
          <w:p w14:paraId="0E2FD060" w14:textId="77777777" w:rsidR="0077599B" w:rsidRPr="00CC6009" w:rsidRDefault="0077599B" w:rsidP="00BE5F2D">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Pr>
            </w:pPr>
            <w:r w:rsidRPr="00CC6009">
              <w:rPr>
                <w:rFonts w:asciiTheme="majorBidi" w:hAnsiTheme="majorBidi" w:cstheme="majorBidi"/>
                <w:b/>
                <w:bCs/>
                <w:sz w:val="28"/>
                <w:szCs w:val="28"/>
                <w:rtl/>
              </w:rPr>
              <w:t>لا</w:t>
            </w:r>
          </w:p>
        </w:tc>
      </w:tr>
      <w:tr w:rsidR="0077599B" w:rsidRPr="00CC6009" w14:paraId="3B7E7DE5" w14:textId="77777777" w:rsidTr="00703297">
        <w:trPr>
          <w:jc w:val="center"/>
        </w:trPr>
        <w:tc>
          <w:tcPr>
            <w:cnfStyle w:val="001000000000" w:firstRow="0" w:lastRow="0" w:firstColumn="1" w:lastColumn="0" w:oddVBand="0" w:evenVBand="0" w:oddHBand="0" w:evenHBand="0" w:firstRowFirstColumn="0" w:firstRowLastColumn="0" w:lastRowFirstColumn="0" w:lastRowLastColumn="0"/>
            <w:tcW w:w="1886" w:type="dxa"/>
          </w:tcPr>
          <w:p w14:paraId="1AF9093B" w14:textId="77777777" w:rsidR="0077599B" w:rsidRPr="00CC6009" w:rsidRDefault="0077599B" w:rsidP="00BE5F2D">
            <w:pPr>
              <w:bidi/>
              <w:spacing w:line="360" w:lineRule="auto"/>
              <w:rPr>
                <w:rFonts w:asciiTheme="majorBidi" w:hAnsiTheme="majorBidi" w:cstheme="majorBidi"/>
                <w:sz w:val="28"/>
                <w:szCs w:val="28"/>
                <w:rtl/>
              </w:rPr>
            </w:pPr>
            <w:r w:rsidRPr="00CC6009">
              <w:rPr>
                <w:rFonts w:asciiTheme="majorBidi" w:hAnsiTheme="majorBidi" w:cstheme="majorBidi"/>
                <w:sz w:val="28"/>
                <w:szCs w:val="28"/>
                <w:rtl/>
              </w:rPr>
              <w:t>اسم المنتج</w:t>
            </w:r>
          </w:p>
        </w:tc>
        <w:tc>
          <w:tcPr>
            <w:tcW w:w="2701" w:type="dxa"/>
          </w:tcPr>
          <w:p w14:paraId="5EE3D35B" w14:textId="77777777" w:rsidR="0077599B" w:rsidRPr="00CC6009" w:rsidRDefault="0077599B" w:rsidP="00BE5F2D">
            <w:pPr>
              <w:tabs>
                <w:tab w:val="left" w:pos="200"/>
              </w:tabs>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Pr>
              <w:t>product_name</w:t>
            </w:r>
          </w:p>
        </w:tc>
        <w:tc>
          <w:tcPr>
            <w:tcW w:w="1893" w:type="dxa"/>
          </w:tcPr>
          <w:p w14:paraId="6530295E" w14:textId="77777777" w:rsidR="0077599B" w:rsidRPr="00CC6009" w:rsidRDefault="0077599B" w:rsidP="00BE5F2D">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Pr>
              <w:t>varchar(200)</w:t>
            </w:r>
          </w:p>
        </w:tc>
        <w:tc>
          <w:tcPr>
            <w:tcW w:w="1084" w:type="dxa"/>
          </w:tcPr>
          <w:p w14:paraId="03AFD6CA" w14:textId="77777777" w:rsidR="0077599B" w:rsidRPr="00CC6009" w:rsidRDefault="0077599B" w:rsidP="00BE5F2D">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8"/>
                <w:szCs w:val="28"/>
              </w:rPr>
            </w:pPr>
            <w:r w:rsidRPr="00CC6009">
              <w:rPr>
                <w:rFonts w:asciiTheme="majorBidi" w:hAnsiTheme="majorBidi" w:cstheme="majorBidi"/>
                <w:sz w:val="28"/>
                <w:szCs w:val="28"/>
                <w:rtl/>
              </w:rPr>
              <w:t>-</w:t>
            </w:r>
          </w:p>
        </w:tc>
        <w:tc>
          <w:tcPr>
            <w:tcW w:w="2064" w:type="dxa"/>
          </w:tcPr>
          <w:p w14:paraId="0BCFBC7B" w14:textId="77777777" w:rsidR="0077599B" w:rsidRPr="00CC6009" w:rsidRDefault="0077599B" w:rsidP="00BE5F2D">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8"/>
                <w:szCs w:val="28"/>
              </w:rPr>
            </w:pPr>
            <w:r w:rsidRPr="00CC6009">
              <w:rPr>
                <w:rFonts w:asciiTheme="majorBidi" w:hAnsiTheme="majorBidi" w:cstheme="majorBidi"/>
                <w:b/>
                <w:bCs/>
                <w:sz w:val="28"/>
                <w:szCs w:val="28"/>
                <w:rtl/>
              </w:rPr>
              <w:t>لا</w:t>
            </w:r>
          </w:p>
        </w:tc>
      </w:tr>
      <w:tr w:rsidR="0077599B" w:rsidRPr="00CC6009" w14:paraId="164C0AE4" w14:textId="77777777" w:rsidTr="0070329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86" w:type="dxa"/>
          </w:tcPr>
          <w:p w14:paraId="7EB09168" w14:textId="77777777" w:rsidR="0077599B" w:rsidRPr="00CC6009" w:rsidRDefault="0077599B" w:rsidP="00BE5F2D">
            <w:pPr>
              <w:bidi/>
              <w:spacing w:line="360" w:lineRule="auto"/>
              <w:rPr>
                <w:rFonts w:asciiTheme="majorBidi" w:hAnsiTheme="majorBidi" w:cstheme="majorBidi"/>
                <w:sz w:val="28"/>
                <w:szCs w:val="28"/>
                <w:rtl/>
              </w:rPr>
            </w:pPr>
            <w:r w:rsidRPr="00CC6009">
              <w:rPr>
                <w:rFonts w:asciiTheme="majorBidi" w:hAnsiTheme="majorBidi" w:cstheme="majorBidi"/>
                <w:sz w:val="28"/>
                <w:szCs w:val="28"/>
                <w:rtl/>
              </w:rPr>
              <w:t>خصم سعر المنتج</w:t>
            </w:r>
          </w:p>
        </w:tc>
        <w:tc>
          <w:tcPr>
            <w:tcW w:w="2701" w:type="dxa"/>
          </w:tcPr>
          <w:p w14:paraId="56C72D1A" w14:textId="77777777" w:rsidR="0077599B" w:rsidRPr="00CC6009" w:rsidRDefault="0077599B" w:rsidP="00BE5F2D">
            <w:pPr>
              <w:tabs>
                <w:tab w:val="left" w:pos="200"/>
              </w:tabs>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Pr>
              <w:t>product_price_discount</w:t>
            </w:r>
          </w:p>
        </w:tc>
        <w:tc>
          <w:tcPr>
            <w:tcW w:w="1893" w:type="dxa"/>
          </w:tcPr>
          <w:p w14:paraId="321A350F" w14:textId="77777777" w:rsidR="0077599B" w:rsidRPr="00CC6009" w:rsidRDefault="0077599B" w:rsidP="00BE5F2D">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Pr>
              <w:t>decimal(10,2)</w:t>
            </w:r>
          </w:p>
        </w:tc>
        <w:tc>
          <w:tcPr>
            <w:tcW w:w="1084" w:type="dxa"/>
          </w:tcPr>
          <w:p w14:paraId="32724888" w14:textId="77777777" w:rsidR="0077599B" w:rsidRPr="00CC6009" w:rsidRDefault="0077599B" w:rsidP="00BE5F2D">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Pr>
            </w:pPr>
            <w:r w:rsidRPr="00CC6009">
              <w:rPr>
                <w:rFonts w:asciiTheme="majorBidi" w:hAnsiTheme="majorBidi" w:cstheme="majorBidi"/>
                <w:sz w:val="28"/>
                <w:szCs w:val="28"/>
                <w:rtl/>
              </w:rPr>
              <w:t>-</w:t>
            </w:r>
          </w:p>
        </w:tc>
        <w:tc>
          <w:tcPr>
            <w:tcW w:w="2064" w:type="dxa"/>
          </w:tcPr>
          <w:p w14:paraId="65555934" w14:textId="77777777" w:rsidR="0077599B" w:rsidRPr="00CC6009" w:rsidRDefault="0077599B" w:rsidP="00BE5F2D">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Pr>
            </w:pPr>
            <w:r w:rsidRPr="00CC6009">
              <w:rPr>
                <w:rFonts w:asciiTheme="majorBidi" w:hAnsiTheme="majorBidi" w:cstheme="majorBidi"/>
                <w:b/>
                <w:bCs/>
                <w:sz w:val="28"/>
                <w:szCs w:val="28"/>
                <w:rtl/>
              </w:rPr>
              <w:t>لا</w:t>
            </w:r>
          </w:p>
        </w:tc>
      </w:tr>
      <w:tr w:rsidR="0077599B" w:rsidRPr="00CC6009" w14:paraId="7675DF5B" w14:textId="77777777" w:rsidTr="00703297">
        <w:trPr>
          <w:jc w:val="center"/>
        </w:trPr>
        <w:tc>
          <w:tcPr>
            <w:cnfStyle w:val="001000000000" w:firstRow="0" w:lastRow="0" w:firstColumn="1" w:lastColumn="0" w:oddVBand="0" w:evenVBand="0" w:oddHBand="0" w:evenHBand="0" w:firstRowFirstColumn="0" w:firstRowLastColumn="0" w:lastRowFirstColumn="0" w:lastRowLastColumn="0"/>
            <w:tcW w:w="1886" w:type="dxa"/>
          </w:tcPr>
          <w:p w14:paraId="7E4A8EFD" w14:textId="77777777" w:rsidR="0077599B" w:rsidRPr="00CC6009" w:rsidRDefault="0077599B" w:rsidP="00BE5F2D">
            <w:pPr>
              <w:bidi/>
              <w:spacing w:line="360" w:lineRule="auto"/>
              <w:rPr>
                <w:rFonts w:asciiTheme="majorBidi" w:hAnsiTheme="majorBidi" w:cstheme="majorBidi"/>
                <w:sz w:val="28"/>
                <w:szCs w:val="28"/>
                <w:rtl/>
              </w:rPr>
            </w:pPr>
            <w:r w:rsidRPr="00CC6009">
              <w:rPr>
                <w:rFonts w:asciiTheme="majorBidi" w:hAnsiTheme="majorBidi" w:cstheme="majorBidi"/>
                <w:sz w:val="28"/>
                <w:szCs w:val="28"/>
                <w:rtl/>
              </w:rPr>
              <w:t>سعر المنتج</w:t>
            </w:r>
          </w:p>
        </w:tc>
        <w:tc>
          <w:tcPr>
            <w:tcW w:w="2701" w:type="dxa"/>
          </w:tcPr>
          <w:p w14:paraId="0D5C68AA" w14:textId="77777777" w:rsidR="0077599B" w:rsidRPr="00CC6009" w:rsidRDefault="0077599B" w:rsidP="00BE5F2D">
            <w:pPr>
              <w:tabs>
                <w:tab w:val="left" w:pos="200"/>
              </w:tabs>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Pr>
              <w:t>product_price</w:t>
            </w:r>
          </w:p>
        </w:tc>
        <w:tc>
          <w:tcPr>
            <w:tcW w:w="1893" w:type="dxa"/>
          </w:tcPr>
          <w:p w14:paraId="2D27F2D6" w14:textId="77777777" w:rsidR="0077599B" w:rsidRPr="00CC6009" w:rsidRDefault="0077599B" w:rsidP="00BE5F2D">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Pr>
              <w:t>decimal(10,2)</w:t>
            </w:r>
          </w:p>
        </w:tc>
        <w:tc>
          <w:tcPr>
            <w:tcW w:w="1084" w:type="dxa"/>
          </w:tcPr>
          <w:p w14:paraId="709BD49B" w14:textId="77777777" w:rsidR="0077599B" w:rsidRPr="00CC6009" w:rsidRDefault="0077599B" w:rsidP="00BE5F2D">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8"/>
                <w:szCs w:val="28"/>
              </w:rPr>
            </w:pPr>
            <w:r w:rsidRPr="00CC6009">
              <w:rPr>
                <w:rFonts w:asciiTheme="majorBidi" w:hAnsiTheme="majorBidi" w:cstheme="majorBidi"/>
                <w:sz w:val="28"/>
                <w:szCs w:val="28"/>
                <w:rtl/>
              </w:rPr>
              <w:t>-</w:t>
            </w:r>
          </w:p>
        </w:tc>
        <w:tc>
          <w:tcPr>
            <w:tcW w:w="2064" w:type="dxa"/>
          </w:tcPr>
          <w:p w14:paraId="2538287C" w14:textId="77777777" w:rsidR="0077599B" w:rsidRPr="00CC6009" w:rsidRDefault="0077599B" w:rsidP="00BE5F2D">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8"/>
                <w:szCs w:val="28"/>
              </w:rPr>
            </w:pPr>
            <w:r w:rsidRPr="00CC6009">
              <w:rPr>
                <w:rFonts w:asciiTheme="majorBidi" w:hAnsiTheme="majorBidi" w:cstheme="majorBidi"/>
                <w:b/>
                <w:bCs/>
                <w:sz w:val="28"/>
                <w:szCs w:val="28"/>
                <w:rtl/>
              </w:rPr>
              <w:t>لا</w:t>
            </w:r>
          </w:p>
        </w:tc>
      </w:tr>
      <w:tr w:rsidR="0077599B" w:rsidRPr="00CC6009" w14:paraId="466BE3EA" w14:textId="77777777" w:rsidTr="0070329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86" w:type="dxa"/>
          </w:tcPr>
          <w:p w14:paraId="23069CBF" w14:textId="77777777" w:rsidR="0077599B" w:rsidRPr="00CC6009" w:rsidRDefault="0077599B" w:rsidP="00BE5F2D">
            <w:pPr>
              <w:bidi/>
              <w:spacing w:line="360" w:lineRule="auto"/>
              <w:rPr>
                <w:rFonts w:asciiTheme="majorBidi" w:hAnsiTheme="majorBidi" w:cstheme="majorBidi"/>
                <w:sz w:val="28"/>
                <w:szCs w:val="28"/>
                <w:rtl/>
              </w:rPr>
            </w:pPr>
            <w:r w:rsidRPr="00CC6009">
              <w:rPr>
                <w:rFonts w:asciiTheme="majorBidi" w:hAnsiTheme="majorBidi" w:cstheme="majorBidi"/>
                <w:sz w:val="28"/>
                <w:szCs w:val="28"/>
                <w:rtl/>
              </w:rPr>
              <w:t>صورة المنتج</w:t>
            </w:r>
          </w:p>
        </w:tc>
        <w:tc>
          <w:tcPr>
            <w:tcW w:w="2701" w:type="dxa"/>
          </w:tcPr>
          <w:p w14:paraId="4FB81A6F" w14:textId="77777777" w:rsidR="0077599B" w:rsidRPr="00CC6009" w:rsidRDefault="0077599B" w:rsidP="00BE5F2D">
            <w:pPr>
              <w:tabs>
                <w:tab w:val="left" w:pos="200"/>
              </w:tabs>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Pr>
              <w:t>product_image</w:t>
            </w:r>
          </w:p>
        </w:tc>
        <w:tc>
          <w:tcPr>
            <w:tcW w:w="1893" w:type="dxa"/>
          </w:tcPr>
          <w:p w14:paraId="64DB065D" w14:textId="77777777" w:rsidR="0077599B" w:rsidRPr="00CC6009" w:rsidRDefault="0077599B" w:rsidP="00BE5F2D">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Pr>
              <w:t>varchar(200)</w:t>
            </w:r>
          </w:p>
        </w:tc>
        <w:tc>
          <w:tcPr>
            <w:tcW w:w="1084" w:type="dxa"/>
          </w:tcPr>
          <w:p w14:paraId="41900928" w14:textId="77777777" w:rsidR="0077599B" w:rsidRPr="00CC6009" w:rsidRDefault="0077599B" w:rsidP="00BE5F2D">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Pr>
            </w:pPr>
            <w:r w:rsidRPr="00CC6009">
              <w:rPr>
                <w:rFonts w:asciiTheme="majorBidi" w:hAnsiTheme="majorBidi" w:cstheme="majorBidi"/>
                <w:sz w:val="28"/>
                <w:szCs w:val="28"/>
                <w:rtl/>
              </w:rPr>
              <w:t>-</w:t>
            </w:r>
          </w:p>
        </w:tc>
        <w:tc>
          <w:tcPr>
            <w:tcW w:w="2064" w:type="dxa"/>
          </w:tcPr>
          <w:p w14:paraId="4DBC2889" w14:textId="77777777" w:rsidR="0077599B" w:rsidRPr="00CC6009" w:rsidRDefault="0077599B" w:rsidP="00BE5F2D">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Pr>
            </w:pPr>
            <w:r w:rsidRPr="00CC6009">
              <w:rPr>
                <w:rFonts w:asciiTheme="majorBidi" w:hAnsiTheme="majorBidi" w:cstheme="majorBidi"/>
                <w:b/>
                <w:bCs/>
                <w:sz w:val="28"/>
                <w:szCs w:val="28"/>
                <w:rtl/>
              </w:rPr>
              <w:t>لا</w:t>
            </w:r>
          </w:p>
        </w:tc>
      </w:tr>
      <w:tr w:rsidR="0077599B" w:rsidRPr="00CC6009" w14:paraId="5E0E8CBD" w14:textId="77777777" w:rsidTr="00703297">
        <w:trPr>
          <w:jc w:val="center"/>
        </w:trPr>
        <w:tc>
          <w:tcPr>
            <w:cnfStyle w:val="001000000000" w:firstRow="0" w:lastRow="0" w:firstColumn="1" w:lastColumn="0" w:oddVBand="0" w:evenVBand="0" w:oddHBand="0" w:evenHBand="0" w:firstRowFirstColumn="0" w:firstRowLastColumn="0" w:lastRowFirstColumn="0" w:lastRowLastColumn="0"/>
            <w:tcW w:w="1886" w:type="dxa"/>
          </w:tcPr>
          <w:p w14:paraId="3413612C" w14:textId="77777777" w:rsidR="0077599B" w:rsidRPr="00CC6009" w:rsidRDefault="0077599B" w:rsidP="00BE5F2D">
            <w:pPr>
              <w:bidi/>
              <w:spacing w:line="360" w:lineRule="auto"/>
              <w:rPr>
                <w:rFonts w:asciiTheme="majorBidi" w:hAnsiTheme="majorBidi" w:cstheme="majorBidi"/>
                <w:sz w:val="28"/>
                <w:szCs w:val="28"/>
              </w:rPr>
            </w:pPr>
            <w:r w:rsidRPr="00CC6009">
              <w:rPr>
                <w:rFonts w:asciiTheme="majorBidi" w:hAnsiTheme="majorBidi" w:cstheme="majorBidi"/>
                <w:sz w:val="28"/>
                <w:szCs w:val="28"/>
                <w:rtl/>
              </w:rPr>
              <w:t>صورة المنتج 2</w:t>
            </w:r>
          </w:p>
        </w:tc>
        <w:tc>
          <w:tcPr>
            <w:tcW w:w="2701" w:type="dxa"/>
          </w:tcPr>
          <w:p w14:paraId="6683B4AA" w14:textId="77777777" w:rsidR="0077599B" w:rsidRPr="00CC6009" w:rsidRDefault="0077599B" w:rsidP="00BE5F2D">
            <w:pPr>
              <w:tabs>
                <w:tab w:val="left" w:pos="200"/>
              </w:tabs>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Pr>
              <w:t>product_image2</w:t>
            </w:r>
          </w:p>
        </w:tc>
        <w:tc>
          <w:tcPr>
            <w:tcW w:w="1893" w:type="dxa"/>
          </w:tcPr>
          <w:p w14:paraId="65B6DC3C" w14:textId="77777777" w:rsidR="0077599B" w:rsidRPr="00CC6009" w:rsidRDefault="0077599B" w:rsidP="00BE5F2D">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Pr>
              <w:t>varchar(200)</w:t>
            </w:r>
          </w:p>
        </w:tc>
        <w:tc>
          <w:tcPr>
            <w:tcW w:w="1084" w:type="dxa"/>
          </w:tcPr>
          <w:p w14:paraId="332BDB04" w14:textId="77777777" w:rsidR="0077599B" w:rsidRPr="00CC6009" w:rsidRDefault="0077599B" w:rsidP="00BE5F2D">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8"/>
                <w:szCs w:val="28"/>
              </w:rPr>
            </w:pPr>
            <w:r w:rsidRPr="00CC6009">
              <w:rPr>
                <w:rFonts w:asciiTheme="majorBidi" w:hAnsiTheme="majorBidi" w:cstheme="majorBidi"/>
                <w:sz w:val="28"/>
                <w:szCs w:val="28"/>
                <w:rtl/>
              </w:rPr>
              <w:t>-</w:t>
            </w:r>
          </w:p>
        </w:tc>
        <w:tc>
          <w:tcPr>
            <w:tcW w:w="2064" w:type="dxa"/>
          </w:tcPr>
          <w:p w14:paraId="347DED8A" w14:textId="77777777" w:rsidR="0077599B" w:rsidRPr="00CC6009" w:rsidRDefault="0077599B" w:rsidP="00BE5F2D">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8"/>
                <w:szCs w:val="28"/>
              </w:rPr>
            </w:pPr>
            <w:r w:rsidRPr="00CC6009">
              <w:rPr>
                <w:rFonts w:asciiTheme="majorBidi" w:hAnsiTheme="majorBidi" w:cstheme="majorBidi"/>
                <w:b/>
                <w:bCs/>
                <w:sz w:val="28"/>
                <w:szCs w:val="28"/>
                <w:rtl/>
              </w:rPr>
              <w:t>لا</w:t>
            </w:r>
          </w:p>
        </w:tc>
      </w:tr>
      <w:tr w:rsidR="0077599B" w:rsidRPr="00CC6009" w14:paraId="7ED776CD" w14:textId="77777777" w:rsidTr="0070329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86" w:type="dxa"/>
          </w:tcPr>
          <w:p w14:paraId="6F3A250B" w14:textId="77777777" w:rsidR="0077599B" w:rsidRPr="00CC6009" w:rsidRDefault="0077599B" w:rsidP="00BE5F2D">
            <w:pPr>
              <w:bidi/>
              <w:spacing w:line="360" w:lineRule="auto"/>
              <w:rPr>
                <w:rFonts w:asciiTheme="majorBidi" w:hAnsiTheme="majorBidi" w:cstheme="majorBidi"/>
                <w:sz w:val="28"/>
                <w:szCs w:val="28"/>
              </w:rPr>
            </w:pPr>
            <w:r w:rsidRPr="00CC6009">
              <w:rPr>
                <w:rFonts w:asciiTheme="majorBidi" w:hAnsiTheme="majorBidi" w:cstheme="majorBidi"/>
                <w:sz w:val="28"/>
                <w:szCs w:val="28"/>
                <w:rtl/>
              </w:rPr>
              <w:t>صورة المنتج 3</w:t>
            </w:r>
          </w:p>
        </w:tc>
        <w:tc>
          <w:tcPr>
            <w:tcW w:w="2701" w:type="dxa"/>
          </w:tcPr>
          <w:p w14:paraId="24AC16E7" w14:textId="77777777" w:rsidR="0077599B" w:rsidRPr="00CC6009" w:rsidRDefault="0077599B" w:rsidP="00BE5F2D">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Pr>
              <w:t>product_image3</w:t>
            </w:r>
          </w:p>
        </w:tc>
        <w:tc>
          <w:tcPr>
            <w:tcW w:w="1893" w:type="dxa"/>
          </w:tcPr>
          <w:p w14:paraId="78F751CA" w14:textId="77777777" w:rsidR="0077599B" w:rsidRPr="00CC6009" w:rsidRDefault="0077599B" w:rsidP="00BE5F2D">
            <w:pPr>
              <w:tabs>
                <w:tab w:val="left" w:pos="269"/>
              </w:tabs>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Pr>
              <w:t>varchar(200)</w:t>
            </w:r>
          </w:p>
        </w:tc>
        <w:tc>
          <w:tcPr>
            <w:tcW w:w="1084" w:type="dxa"/>
          </w:tcPr>
          <w:p w14:paraId="4309A33A" w14:textId="77777777" w:rsidR="0077599B" w:rsidRPr="00CC6009" w:rsidRDefault="0077599B" w:rsidP="00BE5F2D">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tl/>
              </w:rPr>
              <w:t>-</w:t>
            </w:r>
          </w:p>
        </w:tc>
        <w:tc>
          <w:tcPr>
            <w:tcW w:w="2064" w:type="dxa"/>
          </w:tcPr>
          <w:p w14:paraId="63C7B0D3" w14:textId="77777777" w:rsidR="0077599B" w:rsidRPr="00CC6009" w:rsidRDefault="0077599B" w:rsidP="00BE5F2D">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b/>
                <w:bCs/>
                <w:sz w:val="28"/>
                <w:szCs w:val="28"/>
                <w:rtl/>
              </w:rPr>
              <w:t>لا</w:t>
            </w:r>
          </w:p>
        </w:tc>
      </w:tr>
      <w:tr w:rsidR="0077599B" w:rsidRPr="00CC6009" w14:paraId="2054D16C" w14:textId="77777777" w:rsidTr="00703297">
        <w:trPr>
          <w:jc w:val="center"/>
        </w:trPr>
        <w:tc>
          <w:tcPr>
            <w:cnfStyle w:val="001000000000" w:firstRow="0" w:lastRow="0" w:firstColumn="1" w:lastColumn="0" w:oddVBand="0" w:evenVBand="0" w:oddHBand="0" w:evenHBand="0" w:firstRowFirstColumn="0" w:firstRowLastColumn="0" w:lastRowFirstColumn="0" w:lastRowLastColumn="0"/>
            <w:tcW w:w="1886" w:type="dxa"/>
          </w:tcPr>
          <w:p w14:paraId="2AF582BF" w14:textId="77777777" w:rsidR="0077599B" w:rsidRPr="00CC6009" w:rsidRDefault="0077599B" w:rsidP="00BE5F2D">
            <w:pPr>
              <w:bidi/>
              <w:spacing w:line="360" w:lineRule="auto"/>
              <w:rPr>
                <w:rFonts w:asciiTheme="majorBidi" w:hAnsiTheme="majorBidi" w:cstheme="majorBidi"/>
                <w:sz w:val="28"/>
                <w:szCs w:val="28"/>
                <w:rtl/>
              </w:rPr>
            </w:pPr>
            <w:r w:rsidRPr="00CC6009">
              <w:rPr>
                <w:rFonts w:asciiTheme="majorBidi" w:hAnsiTheme="majorBidi" w:cstheme="majorBidi"/>
                <w:sz w:val="28"/>
                <w:szCs w:val="28"/>
                <w:rtl/>
              </w:rPr>
              <w:t>تفاصيل المنتج</w:t>
            </w:r>
          </w:p>
        </w:tc>
        <w:tc>
          <w:tcPr>
            <w:tcW w:w="2701" w:type="dxa"/>
          </w:tcPr>
          <w:p w14:paraId="27A59EFF" w14:textId="77777777" w:rsidR="0077599B" w:rsidRPr="00CC6009" w:rsidRDefault="0077599B" w:rsidP="00BE5F2D">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Pr>
              <w:t>product_details</w:t>
            </w:r>
          </w:p>
        </w:tc>
        <w:tc>
          <w:tcPr>
            <w:tcW w:w="1893" w:type="dxa"/>
          </w:tcPr>
          <w:p w14:paraId="17D16CAA" w14:textId="77777777" w:rsidR="0077599B" w:rsidRPr="00CC6009" w:rsidRDefault="0077599B" w:rsidP="00BE5F2D">
            <w:pPr>
              <w:tabs>
                <w:tab w:val="left" w:pos="269"/>
              </w:tabs>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Pr>
              <w:t xml:space="preserve"> text</w:t>
            </w:r>
          </w:p>
        </w:tc>
        <w:tc>
          <w:tcPr>
            <w:tcW w:w="1084" w:type="dxa"/>
          </w:tcPr>
          <w:p w14:paraId="584268EF" w14:textId="77777777" w:rsidR="0077599B" w:rsidRPr="00CC6009" w:rsidRDefault="0077599B" w:rsidP="00BE5F2D">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tl/>
              </w:rPr>
              <w:t>-</w:t>
            </w:r>
          </w:p>
        </w:tc>
        <w:tc>
          <w:tcPr>
            <w:tcW w:w="2064" w:type="dxa"/>
          </w:tcPr>
          <w:p w14:paraId="06C074FD" w14:textId="77777777" w:rsidR="0077599B" w:rsidRPr="00CC6009" w:rsidRDefault="0077599B" w:rsidP="00BE5F2D">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b/>
                <w:bCs/>
                <w:sz w:val="28"/>
                <w:szCs w:val="28"/>
                <w:rtl/>
              </w:rPr>
              <w:t>لا</w:t>
            </w:r>
          </w:p>
        </w:tc>
      </w:tr>
      <w:tr w:rsidR="0077599B" w:rsidRPr="00CC6009" w14:paraId="74540BE9" w14:textId="77777777" w:rsidTr="0070329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86" w:type="dxa"/>
          </w:tcPr>
          <w:p w14:paraId="70F2E8F5" w14:textId="77777777" w:rsidR="0077599B" w:rsidRPr="00CC6009" w:rsidRDefault="0077599B" w:rsidP="00BE5F2D">
            <w:pPr>
              <w:bidi/>
              <w:spacing w:line="360" w:lineRule="auto"/>
              <w:rPr>
                <w:rFonts w:asciiTheme="majorBidi" w:hAnsiTheme="majorBidi" w:cstheme="majorBidi"/>
                <w:sz w:val="28"/>
                <w:szCs w:val="28"/>
                <w:rtl/>
              </w:rPr>
            </w:pPr>
            <w:r w:rsidRPr="00CC6009">
              <w:rPr>
                <w:rFonts w:asciiTheme="majorBidi" w:hAnsiTheme="majorBidi" w:cstheme="majorBidi"/>
                <w:sz w:val="28"/>
                <w:szCs w:val="28"/>
                <w:rtl/>
              </w:rPr>
              <w:t>اسم المخزن</w:t>
            </w:r>
          </w:p>
        </w:tc>
        <w:tc>
          <w:tcPr>
            <w:tcW w:w="2701" w:type="dxa"/>
          </w:tcPr>
          <w:p w14:paraId="31DFFF35" w14:textId="77777777" w:rsidR="0077599B" w:rsidRPr="00CC6009" w:rsidRDefault="0077599B" w:rsidP="00BE5F2D">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Pr>
              <w:t>storage_name</w:t>
            </w:r>
          </w:p>
        </w:tc>
        <w:tc>
          <w:tcPr>
            <w:tcW w:w="1893" w:type="dxa"/>
          </w:tcPr>
          <w:p w14:paraId="794E65FF" w14:textId="77777777" w:rsidR="0077599B" w:rsidRPr="00CC6009" w:rsidRDefault="0077599B" w:rsidP="00BE5F2D">
            <w:pPr>
              <w:tabs>
                <w:tab w:val="left" w:pos="269"/>
              </w:tabs>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Pr>
              <w:t>varchar(200)</w:t>
            </w:r>
          </w:p>
        </w:tc>
        <w:tc>
          <w:tcPr>
            <w:tcW w:w="1084" w:type="dxa"/>
            <w:vAlign w:val="center"/>
          </w:tcPr>
          <w:p w14:paraId="4FABEE5B" w14:textId="77777777" w:rsidR="0077599B" w:rsidRPr="00CC6009" w:rsidRDefault="0077599B" w:rsidP="00BE5F2D">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tl/>
              </w:rPr>
              <w:t>-</w:t>
            </w:r>
          </w:p>
        </w:tc>
        <w:tc>
          <w:tcPr>
            <w:tcW w:w="2064" w:type="dxa"/>
          </w:tcPr>
          <w:p w14:paraId="11E409AE" w14:textId="77777777" w:rsidR="0077599B" w:rsidRPr="00CC6009" w:rsidRDefault="0077599B" w:rsidP="00BE5F2D">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b/>
                <w:bCs/>
                <w:sz w:val="28"/>
                <w:szCs w:val="28"/>
                <w:rtl/>
              </w:rPr>
              <w:t>لا</w:t>
            </w:r>
          </w:p>
        </w:tc>
      </w:tr>
      <w:tr w:rsidR="0077599B" w:rsidRPr="00CC6009" w14:paraId="1BD64445" w14:textId="77777777" w:rsidTr="00703297">
        <w:trPr>
          <w:jc w:val="center"/>
        </w:trPr>
        <w:tc>
          <w:tcPr>
            <w:cnfStyle w:val="001000000000" w:firstRow="0" w:lastRow="0" w:firstColumn="1" w:lastColumn="0" w:oddVBand="0" w:evenVBand="0" w:oddHBand="0" w:evenHBand="0" w:firstRowFirstColumn="0" w:firstRowLastColumn="0" w:lastRowFirstColumn="0" w:lastRowLastColumn="0"/>
            <w:tcW w:w="1886" w:type="dxa"/>
          </w:tcPr>
          <w:p w14:paraId="5759D038" w14:textId="77777777" w:rsidR="0077599B" w:rsidRPr="00CC6009" w:rsidRDefault="0077599B" w:rsidP="00BE5F2D">
            <w:pPr>
              <w:bidi/>
              <w:spacing w:line="360" w:lineRule="auto"/>
              <w:rPr>
                <w:rFonts w:asciiTheme="majorBidi" w:hAnsiTheme="majorBidi" w:cstheme="majorBidi"/>
                <w:sz w:val="28"/>
                <w:szCs w:val="28"/>
                <w:rtl/>
              </w:rPr>
            </w:pPr>
            <w:r w:rsidRPr="00CC6009">
              <w:rPr>
                <w:rFonts w:asciiTheme="majorBidi" w:hAnsiTheme="majorBidi" w:cstheme="majorBidi"/>
                <w:sz w:val="28"/>
                <w:szCs w:val="28"/>
                <w:rtl/>
              </w:rPr>
              <w:t>مسؤول المخزن</w:t>
            </w:r>
          </w:p>
        </w:tc>
        <w:tc>
          <w:tcPr>
            <w:tcW w:w="2701" w:type="dxa"/>
          </w:tcPr>
          <w:p w14:paraId="2B95E7CF" w14:textId="77777777" w:rsidR="0077599B" w:rsidRPr="00CC6009" w:rsidRDefault="0077599B" w:rsidP="00BE5F2D">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Pr>
              <w:t>storage_official</w:t>
            </w:r>
          </w:p>
        </w:tc>
        <w:tc>
          <w:tcPr>
            <w:tcW w:w="1893" w:type="dxa"/>
          </w:tcPr>
          <w:p w14:paraId="30EAC685" w14:textId="77777777" w:rsidR="0077599B" w:rsidRPr="00CC6009" w:rsidRDefault="0077599B" w:rsidP="00BE5F2D">
            <w:pPr>
              <w:tabs>
                <w:tab w:val="left" w:pos="269"/>
              </w:tabs>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Pr>
              <w:t>varchar(200)</w:t>
            </w:r>
          </w:p>
        </w:tc>
        <w:tc>
          <w:tcPr>
            <w:tcW w:w="1084" w:type="dxa"/>
            <w:vAlign w:val="center"/>
          </w:tcPr>
          <w:p w14:paraId="39CE9962" w14:textId="77777777" w:rsidR="0077599B" w:rsidRPr="00CC6009" w:rsidRDefault="0077599B" w:rsidP="00BE5F2D">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tl/>
              </w:rPr>
              <w:t>-</w:t>
            </w:r>
          </w:p>
        </w:tc>
        <w:tc>
          <w:tcPr>
            <w:tcW w:w="2064" w:type="dxa"/>
          </w:tcPr>
          <w:p w14:paraId="45DF1FDD" w14:textId="77777777" w:rsidR="0077599B" w:rsidRPr="00CC6009" w:rsidRDefault="0077599B" w:rsidP="00BE5F2D">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8"/>
                <w:szCs w:val="28"/>
                <w:rtl/>
              </w:rPr>
            </w:pPr>
            <w:r w:rsidRPr="00CC6009">
              <w:rPr>
                <w:rFonts w:asciiTheme="majorBidi" w:hAnsiTheme="majorBidi" w:cstheme="majorBidi"/>
                <w:b/>
                <w:bCs/>
                <w:sz w:val="28"/>
                <w:szCs w:val="28"/>
                <w:rtl/>
              </w:rPr>
              <w:t>لا</w:t>
            </w:r>
          </w:p>
        </w:tc>
      </w:tr>
      <w:tr w:rsidR="0077599B" w:rsidRPr="00CC6009" w14:paraId="534C6137" w14:textId="77777777" w:rsidTr="0070329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86" w:type="dxa"/>
          </w:tcPr>
          <w:p w14:paraId="0605BC86" w14:textId="77777777" w:rsidR="0077599B" w:rsidRPr="00CC6009" w:rsidRDefault="0077599B" w:rsidP="00BE5F2D">
            <w:pPr>
              <w:bidi/>
              <w:spacing w:line="360" w:lineRule="auto"/>
              <w:rPr>
                <w:rFonts w:asciiTheme="majorBidi" w:hAnsiTheme="majorBidi" w:cstheme="majorBidi"/>
                <w:sz w:val="28"/>
                <w:szCs w:val="28"/>
                <w:rtl/>
              </w:rPr>
            </w:pPr>
            <w:r w:rsidRPr="00CC6009">
              <w:rPr>
                <w:rFonts w:asciiTheme="majorBidi" w:hAnsiTheme="majorBidi" w:cstheme="majorBidi"/>
                <w:sz w:val="28"/>
                <w:szCs w:val="28"/>
                <w:rtl/>
              </w:rPr>
              <w:t>مخازن</w:t>
            </w:r>
          </w:p>
        </w:tc>
        <w:tc>
          <w:tcPr>
            <w:tcW w:w="2701" w:type="dxa"/>
          </w:tcPr>
          <w:p w14:paraId="251E0FA9" w14:textId="77777777" w:rsidR="0077599B" w:rsidRPr="00CC6009" w:rsidRDefault="0077599B" w:rsidP="00BE5F2D">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Pr>
              <w:t>stores</w:t>
            </w:r>
          </w:p>
        </w:tc>
        <w:tc>
          <w:tcPr>
            <w:tcW w:w="1893" w:type="dxa"/>
          </w:tcPr>
          <w:p w14:paraId="0D4B9BF7" w14:textId="77777777" w:rsidR="0077599B" w:rsidRPr="00CC6009" w:rsidRDefault="0077599B" w:rsidP="00BE5F2D">
            <w:pPr>
              <w:tabs>
                <w:tab w:val="left" w:pos="269"/>
              </w:tabs>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Pr>
              <w:t>varchar(200)</w:t>
            </w:r>
          </w:p>
        </w:tc>
        <w:tc>
          <w:tcPr>
            <w:tcW w:w="1084" w:type="dxa"/>
            <w:vAlign w:val="center"/>
          </w:tcPr>
          <w:p w14:paraId="28AB16D8" w14:textId="77777777" w:rsidR="0077599B" w:rsidRPr="00CC6009" w:rsidRDefault="0077599B" w:rsidP="00BE5F2D">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tl/>
              </w:rPr>
              <w:t>-</w:t>
            </w:r>
          </w:p>
        </w:tc>
        <w:tc>
          <w:tcPr>
            <w:tcW w:w="2064" w:type="dxa"/>
          </w:tcPr>
          <w:p w14:paraId="46981437" w14:textId="77777777" w:rsidR="0077599B" w:rsidRPr="00CC6009" w:rsidRDefault="0077599B" w:rsidP="00BE5F2D">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tl/>
              </w:rPr>
            </w:pPr>
            <w:r w:rsidRPr="00CC6009">
              <w:rPr>
                <w:rFonts w:asciiTheme="majorBidi" w:hAnsiTheme="majorBidi" w:cstheme="majorBidi"/>
                <w:b/>
                <w:bCs/>
                <w:sz w:val="28"/>
                <w:szCs w:val="28"/>
                <w:rtl/>
              </w:rPr>
              <w:t>لا</w:t>
            </w:r>
          </w:p>
        </w:tc>
      </w:tr>
      <w:bookmarkEnd w:id="57"/>
    </w:tbl>
    <w:p w14:paraId="5CE22FD1" w14:textId="532F0BE7" w:rsidR="00A1630E" w:rsidRPr="00CC6009" w:rsidRDefault="004868B5" w:rsidP="00BE5F2D">
      <w:pPr>
        <w:spacing w:line="360" w:lineRule="auto"/>
        <w:rPr>
          <w:rFonts w:asciiTheme="majorBidi" w:hAnsiTheme="majorBidi" w:cstheme="majorBidi"/>
          <w:color w:val="2E74B5" w:themeColor="accent5" w:themeShade="BF"/>
          <w:sz w:val="28"/>
          <w:szCs w:val="28"/>
          <w:lang w:bidi="ar-LY"/>
        </w:rPr>
      </w:pPr>
      <w:r w:rsidRPr="00CC6009">
        <w:rPr>
          <w:rFonts w:asciiTheme="majorBidi" w:hAnsiTheme="majorBidi" w:cstheme="majorBidi"/>
          <w:color w:val="2E74B5" w:themeColor="accent5" w:themeShade="BF"/>
          <w:sz w:val="28"/>
          <w:szCs w:val="28"/>
          <w:lang w:bidi="ar-LY"/>
        </w:rPr>
        <w:br w:type="page"/>
      </w:r>
    </w:p>
    <w:p w14:paraId="255EE8C1" w14:textId="008858F2" w:rsidR="0077599B" w:rsidRPr="00CC6009" w:rsidRDefault="0077599B" w:rsidP="00BE5F2D">
      <w:pPr>
        <w:bidi/>
        <w:spacing w:line="360" w:lineRule="auto"/>
        <w:rPr>
          <w:rFonts w:asciiTheme="majorBidi" w:hAnsiTheme="majorBidi" w:cstheme="majorBidi"/>
          <w:b/>
          <w:bCs/>
          <w:color w:val="2E74B5" w:themeColor="accent5" w:themeShade="BF"/>
          <w:sz w:val="28"/>
          <w:szCs w:val="28"/>
          <w:rtl/>
        </w:rPr>
      </w:pPr>
      <w:bookmarkStart w:id="59" w:name="_Hlk174209895"/>
      <w:bookmarkEnd w:id="58"/>
      <w:r w:rsidRPr="00CC6009">
        <w:rPr>
          <w:rFonts w:asciiTheme="majorBidi" w:hAnsiTheme="majorBidi" w:cstheme="majorBidi"/>
          <w:b/>
          <w:bCs/>
          <w:color w:val="2E74B5" w:themeColor="accent5" w:themeShade="BF"/>
          <w:sz w:val="28"/>
          <w:szCs w:val="28"/>
          <w:rtl/>
        </w:rPr>
        <w:lastRenderedPageBreak/>
        <w:t xml:space="preserve">إذن المستخدم </w:t>
      </w:r>
      <w:r w:rsidRPr="00CC6009">
        <w:rPr>
          <w:rFonts w:asciiTheme="majorBidi" w:hAnsiTheme="majorBidi" w:cstheme="majorBidi"/>
          <w:b/>
          <w:bCs/>
          <w:color w:val="2E74B5" w:themeColor="accent5" w:themeShade="BF"/>
          <w:sz w:val="28"/>
          <w:szCs w:val="28"/>
        </w:rPr>
        <w:t>(user_permission)</w:t>
      </w:r>
      <w:r w:rsidRPr="00CC6009">
        <w:rPr>
          <w:rFonts w:asciiTheme="majorBidi" w:hAnsiTheme="majorBidi" w:cstheme="majorBidi"/>
          <w:b/>
          <w:bCs/>
          <w:color w:val="2E74B5" w:themeColor="accent5" w:themeShade="BF"/>
          <w:sz w:val="28"/>
          <w:szCs w:val="28"/>
          <w:rtl/>
        </w:rPr>
        <w:t xml:space="preserve"> </w:t>
      </w:r>
      <w:bookmarkEnd w:id="59"/>
      <w:r w:rsidRPr="00CC6009">
        <w:rPr>
          <w:rFonts w:asciiTheme="majorBidi" w:hAnsiTheme="majorBidi" w:cstheme="majorBidi"/>
          <w:b/>
          <w:bCs/>
          <w:color w:val="2E74B5" w:themeColor="accent5" w:themeShade="BF"/>
          <w:sz w:val="28"/>
          <w:szCs w:val="28"/>
          <w:rtl/>
        </w:rPr>
        <w:t>:</w:t>
      </w:r>
    </w:p>
    <w:tbl>
      <w:tblPr>
        <w:tblStyle w:val="ColorfulList-Accent3"/>
        <w:bidiVisual/>
        <w:tblW w:w="981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7"/>
        <w:gridCol w:w="2978"/>
        <w:gridCol w:w="1931"/>
        <w:gridCol w:w="1104"/>
        <w:gridCol w:w="1993"/>
      </w:tblGrid>
      <w:tr w:rsidR="0077599B" w:rsidRPr="00CC6009" w14:paraId="5F3FAE20" w14:textId="77777777" w:rsidTr="0077599B">
        <w:trPr>
          <w:cnfStyle w:val="100000000000" w:firstRow="1" w:lastRow="0" w:firstColumn="0" w:lastColumn="0" w:oddVBand="0" w:evenVBand="0" w:oddHBand="0" w:evenHBand="0" w:firstRowFirstColumn="0" w:firstRowLastColumn="0" w:lastRowFirstColumn="0" w:lastRowLastColumn="0"/>
          <w:trHeight w:val="998"/>
          <w:jc w:val="center"/>
        </w:trPr>
        <w:tc>
          <w:tcPr>
            <w:cnfStyle w:val="001000000000" w:firstRow="0" w:lastRow="0" w:firstColumn="1" w:lastColumn="0" w:oddVBand="0" w:evenVBand="0" w:oddHBand="0" w:evenHBand="0" w:firstRowFirstColumn="0" w:firstRowLastColumn="0" w:lastRowFirstColumn="0" w:lastRowLastColumn="0"/>
            <w:tcW w:w="1807" w:type="dxa"/>
            <w:shd w:val="clear" w:color="auto" w:fill="2E74B5" w:themeFill="accent5" w:themeFillShade="BF"/>
            <w:vAlign w:val="center"/>
          </w:tcPr>
          <w:p w14:paraId="4513EDBC" w14:textId="77777777" w:rsidR="0077599B" w:rsidRPr="00CC6009" w:rsidRDefault="0077599B" w:rsidP="00BE5F2D">
            <w:pPr>
              <w:bidi/>
              <w:spacing w:line="360" w:lineRule="auto"/>
              <w:jc w:val="center"/>
              <w:rPr>
                <w:rFonts w:asciiTheme="majorBidi" w:hAnsiTheme="majorBidi" w:cstheme="majorBidi"/>
                <w:color w:val="F2F2F2" w:themeColor="background1" w:themeShade="F2"/>
                <w:sz w:val="28"/>
                <w:szCs w:val="28"/>
                <w:rtl/>
              </w:rPr>
            </w:pPr>
            <w:r w:rsidRPr="00CC6009">
              <w:rPr>
                <w:rFonts w:asciiTheme="majorBidi" w:hAnsiTheme="majorBidi" w:cstheme="majorBidi"/>
                <w:color w:val="F2F2F2" w:themeColor="background1" w:themeShade="F2"/>
                <w:sz w:val="28"/>
                <w:szCs w:val="28"/>
                <w:rtl/>
              </w:rPr>
              <w:t>الوصف</w:t>
            </w:r>
          </w:p>
        </w:tc>
        <w:tc>
          <w:tcPr>
            <w:tcW w:w="2978" w:type="dxa"/>
            <w:shd w:val="clear" w:color="auto" w:fill="2E74B5" w:themeFill="accent5" w:themeFillShade="BF"/>
            <w:vAlign w:val="center"/>
          </w:tcPr>
          <w:p w14:paraId="289412ED" w14:textId="77777777" w:rsidR="0077599B" w:rsidRPr="00CC6009" w:rsidRDefault="0077599B" w:rsidP="00BE5F2D">
            <w:pPr>
              <w:bidi/>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F2F2F2" w:themeColor="background1" w:themeShade="F2"/>
                <w:sz w:val="28"/>
                <w:szCs w:val="28"/>
                <w:rtl/>
              </w:rPr>
            </w:pPr>
            <w:r w:rsidRPr="00CC6009">
              <w:rPr>
                <w:rFonts w:asciiTheme="majorBidi" w:hAnsiTheme="majorBidi" w:cstheme="majorBidi"/>
                <w:color w:val="F2F2F2" w:themeColor="background1" w:themeShade="F2"/>
                <w:sz w:val="28"/>
                <w:szCs w:val="28"/>
                <w:rtl/>
              </w:rPr>
              <w:t>اسم الحقل</w:t>
            </w:r>
          </w:p>
        </w:tc>
        <w:tc>
          <w:tcPr>
            <w:tcW w:w="1931" w:type="dxa"/>
            <w:shd w:val="clear" w:color="auto" w:fill="2E74B5" w:themeFill="accent5" w:themeFillShade="BF"/>
            <w:vAlign w:val="center"/>
          </w:tcPr>
          <w:p w14:paraId="53A6C877" w14:textId="77777777" w:rsidR="0077599B" w:rsidRPr="00CC6009" w:rsidRDefault="0077599B" w:rsidP="00BE5F2D">
            <w:pPr>
              <w:bidi/>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F2F2F2" w:themeColor="background1" w:themeShade="F2"/>
                <w:sz w:val="28"/>
                <w:szCs w:val="28"/>
                <w:rtl/>
              </w:rPr>
            </w:pPr>
            <w:r w:rsidRPr="00CC6009">
              <w:rPr>
                <w:rFonts w:asciiTheme="majorBidi" w:hAnsiTheme="majorBidi" w:cstheme="majorBidi"/>
                <w:color w:val="F2F2F2" w:themeColor="background1" w:themeShade="F2"/>
                <w:sz w:val="28"/>
                <w:szCs w:val="28"/>
                <w:rtl/>
              </w:rPr>
              <w:t>النوع</w:t>
            </w:r>
          </w:p>
        </w:tc>
        <w:tc>
          <w:tcPr>
            <w:tcW w:w="1104" w:type="dxa"/>
            <w:shd w:val="clear" w:color="auto" w:fill="2E74B5" w:themeFill="accent5" w:themeFillShade="BF"/>
            <w:vAlign w:val="center"/>
          </w:tcPr>
          <w:p w14:paraId="40656A2D" w14:textId="77777777" w:rsidR="0077599B" w:rsidRPr="00CC6009" w:rsidRDefault="0077599B" w:rsidP="00BE5F2D">
            <w:pPr>
              <w:bidi/>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F2F2F2" w:themeColor="background1" w:themeShade="F2"/>
                <w:sz w:val="28"/>
                <w:szCs w:val="28"/>
                <w:rtl/>
              </w:rPr>
            </w:pPr>
            <w:r w:rsidRPr="00CC6009">
              <w:rPr>
                <w:rFonts w:asciiTheme="majorBidi" w:hAnsiTheme="majorBidi" w:cstheme="majorBidi"/>
                <w:color w:val="F2F2F2" w:themeColor="background1" w:themeShade="F2"/>
                <w:sz w:val="28"/>
                <w:szCs w:val="28"/>
                <w:rtl/>
              </w:rPr>
              <w:t>المفتاح</w:t>
            </w:r>
          </w:p>
        </w:tc>
        <w:tc>
          <w:tcPr>
            <w:tcW w:w="1993" w:type="dxa"/>
            <w:shd w:val="clear" w:color="auto" w:fill="2E74B5" w:themeFill="accent5" w:themeFillShade="BF"/>
            <w:vAlign w:val="center"/>
          </w:tcPr>
          <w:p w14:paraId="0DA71E3C" w14:textId="77777777" w:rsidR="0077599B" w:rsidRPr="00CC6009" w:rsidRDefault="0077599B" w:rsidP="00BE5F2D">
            <w:pPr>
              <w:bidi/>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F2F2F2" w:themeColor="background1" w:themeShade="F2"/>
                <w:sz w:val="28"/>
                <w:szCs w:val="28"/>
                <w:rtl/>
              </w:rPr>
            </w:pPr>
            <w:r w:rsidRPr="00CC6009">
              <w:rPr>
                <w:rFonts w:asciiTheme="majorBidi" w:hAnsiTheme="majorBidi" w:cstheme="majorBidi"/>
                <w:sz w:val="28"/>
                <w:szCs w:val="28"/>
                <w:lang w:bidi="ar-LY"/>
              </w:rPr>
              <w:t>Null allowed</w:t>
            </w:r>
          </w:p>
        </w:tc>
      </w:tr>
      <w:tr w:rsidR="0077599B" w:rsidRPr="00CC6009" w14:paraId="27089D45" w14:textId="77777777" w:rsidTr="0077599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07" w:type="dxa"/>
          </w:tcPr>
          <w:p w14:paraId="2907E2A9" w14:textId="77777777" w:rsidR="0077599B" w:rsidRPr="00CC6009" w:rsidRDefault="0077599B" w:rsidP="00BE5F2D">
            <w:pPr>
              <w:bidi/>
              <w:spacing w:line="360" w:lineRule="auto"/>
              <w:rPr>
                <w:rFonts w:asciiTheme="majorBidi" w:hAnsiTheme="majorBidi" w:cstheme="majorBidi"/>
                <w:sz w:val="28"/>
                <w:szCs w:val="28"/>
                <w:rtl/>
              </w:rPr>
            </w:pPr>
            <w:r w:rsidRPr="00CC6009">
              <w:rPr>
                <w:rFonts w:asciiTheme="majorBidi" w:hAnsiTheme="majorBidi" w:cstheme="majorBidi"/>
                <w:sz w:val="28"/>
                <w:szCs w:val="28"/>
                <w:rtl/>
              </w:rPr>
              <w:t>رقم المستخدم</w:t>
            </w:r>
          </w:p>
        </w:tc>
        <w:tc>
          <w:tcPr>
            <w:tcW w:w="2978" w:type="dxa"/>
          </w:tcPr>
          <w:p w14:paraId="2E8F297D" w14:textId="77777777" w:rsidR="0077599B" w:rsidRPr="00CC6009" w:rsidRDefault="0077599B" w:rsidP="00BE5F2D">
            <w:pPr>
              <w:tabs>
                <w:tab w:val="left" w:pos="200"/>
              </w:tabs>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Pr>
              <w:t>id_user</w:t>
            </w:r>
          </w:p>
        </w:tc>
        <w:tc>
          <w:tcPr>
            <w:tcW w:w="1931" w:type="dxa"/>
          </w:tcPr>
          <w:p w14:paraId="45376DD0" w14:textId="77777777" w:rsidR="0077599B" w:rsidRPr="00CC6009" w:rsidRDefault="0077599B" w:rsidP="00BE5F2D">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Pr>
              <w:t>int(11)</w:t>
            </w:r>
          </w:p>
        </w:tc>
        <w:tc>
          <w:tcPr>
            <w:tcW w:w="1104" w:type="dxa"/>
          </w:tcPr>
          <w:p w14:paraId="7A7C9063" w14:textId="77777777" w:rsidR="0077599B" w:rsidRPr="00CC6009" w:rsidRDefault="0077599B" w:rsidP="00BE5F2D">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Pr>
            </w:pPr>
            <w:r w:rsidRPr="00CC6009">
              <w:rPr>
                <w:rFonts w:asciiTheme="majorBidi" w:hAnsiTheme="majorBidi" w:cstheme="majorBidi"/>
                <w:sz w:val="28"/>
                <w:szCs w:val="28"/>
                <w:rtl/>
              </w:rPr>
              <w:t>-</w:t>
            </w:r>
          </w:p>
        </w:tc>
        <w:tc>
          <w:tcPr>
            <w:tcW w:w="1993" w:type="dxa"/>
          </w:tcPr>
          <w:p w14:paraId="17BC1F47" w14:textId="77777777" w:rsidR="0077599B" w:rsidRPr="00CC6009" w:rsidRDefault="0077599B" w:rsidP="00BE5F2D">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Pr>
            </w:pPr>
            <w:r w:rsidRPr="00CC6009">
              <w:rPr>
                <w:rFonts w:asciiTheme="majorBidi" w:hAnsiTheme="majorBidi" w:cstheme="majorBidi"/>
                <w:b/>
                <w:bCs/>
                <w:sz w:val="28"/>
                <w:szCs w:val="28"/>
                <w:rtl/>
              </w:rPr>
              <w:t>لا</w:t>
            </w:r>
          </w:p>
        </w:tc>
      </w:tr>
      <w:tr w:rsidR="0077599B" w:rsidRPr="00CC6009" w14:paraId="598BA775" w14:textId="77777777" w:rsidTr="0077599B">
        <w:trPr>
          <w:jc w:val="center"/>
        </w:trPr>
        <w:tc>
          <w:tcPr>
            <w:cnfStyle w:val="001000000000" w:firstRow="0" w:lastRow="0" w:firstColumn="1" w:lastColumn="0" w:oddVBand="0" w:evenVBand="0" w:oddHBand="0" w:evenHBand="0" w:firstRowFirstColumn="0" w:firstRowLastColumn="0" w:lastRowFirstColumn="0" w:lastRowLastColumn="0"/>
            <w:tcW w:w="1807" w:type="dxa"/>
          </w:tcPr>
          <w:p w14:paraId="10861592" w14:textId="77777777" w:rsidR="0077599B" w:rsidRPr="00CC6009" w:rsidRDefault="0077599B" w:rsidP="00BE5F2D">
            <w:pPr>
              <w:bidi/>
              <w:spacing w:line="360" w:lineRule="auto"/>
              <w:rPr>
                <w:rFonts w:asciiTheme="majorBidi" w:hAnsiTheme="majorBidi" w:cstheme="majorBidi"/>
                <w:sz w:val="28"/>
                <w:szCs w:val="28"/>
              </w:rPr>
            </w:pPr>
            <w:r w:rsidRPr="00CC6009">
              <w:rPr>
                <w:rFonts w:asciiTheme="majorBidi" w:hAnsiTheme="majorBidi" w:cstheme="majorBidi"/>
                <w:sz w:val="28"/>
                <w:szCs w:val="28"/>
                <w:rtl/>
              </w:rPr>
              <w:t>بريد الكترونى</w:t>
            </w:r>
          </w:p>
        </w:tc>
        <w:tc>
          <w:tcPr>
            <w:tcW w:w="2978" w:type="dxa"/>
          </w:tcPr>
          <w:p w14:paraId="02F629AE" w14:textId="77777777" w:rsidR="0077599B" w:rsidRPr="00CC6009" w:rsidRDefault="0077599B" w:rsidP="00BE5F2D">
            <w:pPr>
              <w:tabs>
                <w:tab w:val="left" w:pos="200"/>
              </w:tabs>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Pr>
              <w:t>email</w:t>
            </w:r>
          </w:p>
        </w:tc>
        <w:tc>
          <w:tcPr>
            <w:tcW w:w="1931" w:type="dxa"/>
          </w:tcPr>
          <w:p w14:paraId="38A9AF0F" w14:textId="77777777" w:rsidR="0077599B" w:rsidRPr="00CC6009" w:rsidRDefault="0077599B" w:rsidP="00BE5F2D">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Pr>
              <w:t>varchar(200)</w:t>
            </w:r>
          </w:p>
        </w:tc>
        <w:tc>
          <w:tcPr>
            <w:tcW w:w="1104" w:type="dxa"/>
          </w:tcPr>
          <w:p w14:paraId="60ADAACA" w14:textId="77777777" w:rsidR="0077599B" w:rsidRPr="00CC6009" w:rsidRDefault="0077599B" w:rsidP="00BE5F2D">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8"/>
                <w:szCs w:val="28"/>
              </w:rPr>
            </w:pPr>
            <w:r w:rsidRPr="00CC6009">
              <w:rPr>
                <w:rFonts w:asciiTheme="majorBidi" w:hAnsiTheme="majorBidi" w:cstheme="majorBidi"/>
                <w:sz w:val="28"/>
                <w:szCs w:val="28"/>
                <w:rtl/>
              </w:rPr>
              <w:t>-</w:t>
            </w:r>
          </w:p>
        </w:tc>
        <w:tc>
          <w:tcPr>
            <w:tcW w:w="1993" w:type="dxa"/>
          </w:tcPr>
          <w:p w14:paraId="017DFE26" w14:textId="77777777" w:rsidR="0077599B" w:rsidRPr="00CC6009" w:rsidRDefault="0077599B" w:rsidP="00BE5F2D">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8"/>
                <w:szCs w:val="28"/>
              </w:rPr>
            </w:pPr>
            <w:r w:rsidRPr="00CC6009">
              <w:rPr>
                <w:rFonts w:asciiTheme="majorBidi" w:hAnsiTheme="majorBidi" w:cstheme="majorBidi"/>
                <w:b/>
                <w:bCs/>
                <w:sz w:val="28"/>
                <w:szCs w:val="28"/>
                <w:rtl/>
              </w:rPr>
              <w:t>لا</w:t>
            </w:r>
          </w:p>
        </w:tc>
      </w:tr>
      <w:tr w:rsidR="0077599B" w:rsidRPr="00CC6009" w14:paraId="0F9485A4" w14:textId="77777777" w:rsidTr="0077599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07" w:type="dxa"/>
          </w:tcPr>
          <w:p w14:paraId="5DA4216C" w14:textId="77777777" w:rsidR="0077599B" w:rsidRPr="00CC6009" w:rsidRDefault="0077599B" w:rsidP="00BE5F2D">
            <w:pPr>
              <w:bidi/>
              <w:spacing w:line="360" w:lineRule="auto"/>
              <w:rPr>
                <w:rFonts w:asciiTheme="majorBidi" w:hAnsiTheme="majorBidi" w:cstheme="majorBidi"/>
                <w:sz w:val="28"/>
                <w:szCs w:val="28"/>
                <w:rtl/>
              </w:rPr>
            </w:pPr>
            <w:r w:rsidRPr="00CC6009">
              <w:rPr>
                <w:rFonts w:asciiTheme="majorBidi" w:hAnsiTheme="majorBidi" w:cstheme="majorBidi"/>
                <w:sz w:val="28"/>
                <w:szCs w:val="28"/>
                <w:rtl/>
              </w:rPr>
              <w:t>كلمة المرور</w:t>
            </w:r>
          </w:p>
        </w:tc>
        <w:tc>
          <w:tcPr>
            <w:tcW w:w="2978" w:type="dxa"/>
          </w:tcPr>
          <w:p w14:paraId="7CA32371" w14:textId="77777777" w:rsidR="0077599B" w:rsidRPr="00CC6009" w:rsidRDefault="0077599B" w:rsidP="00BE5F2D">
            <w:pPr>
              <w:tabs>
                <w:tab w:val="left" w:pos="200"/>
              </w:tabs>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Pr>
              <w:t>password</w:t>
            </w:r>
          </w:p>
        </w:tc>
        <w:tc>
          <w:tcPr>
            <w:tcW w:w="1931" w:type="dxa"/>
          </w:tcPr>
          <w:p w14:paraId="1993A5E2" w14:textId="77777777" w:rsidR="0077599B" w:rsidRPr="00CC6009" w:rsidRDefault="0077599B" w:rsidP="00BE5F2D">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Pr>
              <w:t>varchar(200)</w:t>
            </w:r>
          </w:p>
        </w:tc>
        <w:tc>
          <w:tcPr>
            <w:tcW w:w="1104" w:type="dxa"/>
          </w:tcPr>
          <w:p w14:paraId="504F7E15" w14:textId="77777777" w:rsidR="0077599B" w:rsidRPr="00CC6009" w:rsidRDefault="0077599B" w:rsidP="00BE5F2D">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Pr>
            </w:pPr>
            <w:r w:rsidRPr="00CC6009">
              <w:rPr>
                <w:rFonts w:asciiTheme="majorBidi" w:hAnsiTheme="majorBidi" w:cstheme="majorBidi"/>
                <w:sz w:val="28"/>
                <w:szCs w:val="28"/>
                <w:rtl/>
              </w:rPr>
              <w:t>-</w:t>
            </w:r>
          </w:p>
        </w:tc>
        <w:tc>
          <w:tcPr>
            <w:tcW w:w="1993" w:type="dxa"/>
          </w:tcPr>
          <w:p w14:paraId="14A4C133" w14:textId="77777777" w:rsidR="0077599B" w:rsidRPr="00CC6009" w:rsidRDefault="0077599B" w:rsidP="00BE5F2D">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Pr>
            </w:pPr>
            <w:r w:rsidRPr="00CC6009">
              <w:rPr>
                <w:rFonts w:asciiTheme="majorBidi" w:hAnsiTheme="majorBidi" w:cstheme="majorBidi"/>
                <w:b/>
                <w:bCs/>
                <w:sz w:val="28"/>
                <w:szCs w:val="28"/>
                <w:rtl/>
              </w:rPr>
              <w:t>لا</w:t>
            </w:r>
          </w:p>
        </w:tc>
      </w:tr>
      <w:tr w:rsidR="0077599B" w:rsidRPr="00CC6009" w14:paraId="21E9C781" w14:textId="77777777" w:rsidTr="0077599B">
        <w:trPr>
          <w:jc w:val="center"/>
        </w:trPr>
        <w:tc>
          <w:tcPr>
            <w:cnfStyle w:val="001000000000" w:firstRow="0" w:lastRow="0" w:firstColumn="1" w:lastColumn="0" w:oddVBand="0" w:evenVBand="0" w:oddHBand="0" w:evenHBand="0" w:firstRowFirstColumn="0" w:firstRowLastColumn="0" w:lastRowFirstColumn="0" w:lastRowLastColumn="0"/>
            <w:tcW w:w="1807" w:type="dxa"/>
          </w:tcPr>
          <w:p w14:paraId="4FD79C53" w14:textId="77777777" w:rsidR="0077599B" w:rsidRPr="00CC6009" w:rsidRDefault="0077599B" w:rsidP="00BE5F2D">
            <w:pPr>
              <w:bidi/>
              <w:spacing w:line="360" w:lineRule="auto"/>
              <w:rPr>
                <w:rFonts w:asciiTheme="majorBidi" w:hAnsiTheme="majorBidi" w:cstheme="majorBidi"/>
                <w:sz w:val="28"/>
                <w:szCs w:val="28"/>
                <w:rtl/>
              </w:rPr>
            </w:pPr>
            <w:r w:rsidRPr="00CC6009">
              <w:rPr>
                <w:rFonts w:asciiTheme="majorBidi" w:hAnsiTheme="majorBidi" w:cstheme="majorBidi"/>
                <w:sz w:val="28"/>
                <w:szCs w:val="28"/>
                <w:rtl/>
              </w:rPr>
              <w:t>إذن باضافة</w:t>
            </w:r>
          </w:p>
        </w:tc>
        <w:tc>
          <w:tcPr>
            <w:tcW w:w="2978" w:type="dxa"/>
          </w:tcPr>
          <w:p w14:paraId="1D94FB63" w14:textId="77777777" w:rsidR="0077599B" w:rsidRPr="00CC6009" w:rsidRDefault="0077599B" w:rsidP="00BE5F2D">
            <w:pPr>
              <w:tabs>
                <w:tab w:val="left" w:pos="200"/>
              </w:tabs>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Pr>
              <w:t>Adding_Permission</w:t>
            </w:r>
          </w:p>
        </w:tc>
        <w:tc>
          <w:tcPr>
            <w:tcW w:w="1931" w:type="dxa"/>
          </w:tcPr>
          <w:p w14:paraId="777CD9A1" w14:textId="77777777" w:rsidR="0077599B" w:rsidRPr="00CC6009" w:rsidRDefault="0077599B" w:rsidP="00BE5F2D">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Pr>
              <w:t>varchar(200)</w:t>
            </w:r>
          </w:p>
        </w:tc>
        <w:tc>
          <w:tcPr>
            <w:tcW w:w="1104" w:type="dxa"/>
          </w:tcPr>
          <w:p w14:paraId="0BB5FF6F" w14:textId="77777777" w:rsidR="0077599B" w:rsidRPr="00CC6009" w:rsidRDefault="0077599B" w:rsidP="00BE5F2D">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8"/>
                <w:szCs w:val="28"/>
              </w:rPr>
            </w:pPr>
            <w:r w:rsidRPr="00CC6009">
              <w:rPr>
                <w:rFonts w:asciiTheme="majorBidi" w:hAnsiTheme="majorBidi" w:cstheme="majorBidi"/>
                <w:sz w:val="28"/>
                <w:szCs w:val="28"/>
                <w:rtl/>
              </w:rPr>
              <w:t>-</w:t>
            </w:r>
          </w:p>
        </w:tc>
        <w:tc>
          <w:tcPr>
            <w:tcW w:w="1993" w:type="dxa"/>
          </w:tcPr>
          <w:p w14:paraId="6015083C" w14:textId="77777777" w:rsidR="0077599B" w:rsidRPr="00CC6009" w:rsidRDefault="0077599B" w:rsidP="00BE5F2D">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8"/>
                <w:szCs w:val="28"/>
              </w:rPr>
            </w:pPr>
            <w:r w:rsidRPr="00CC6009">
              <w:rPr>
                <w:rFonts w:asciiTheme="majorBidi" w:hAnsiTheme="majorBidi" w:cstheme="majorBidi"/>
                <w:b/>
                <w:bCs/>
                <w:sz w:val="28"/>
                <w:szCs w:val="28"/>
                <w:rtl/>
              </w:rPr>
              <w:t>لا</w:t>
            </w:r>
          </w:p>
        </w:tc>
      </w:tr>
      <w:tr w:rsidR="0077599B" w:rsidRPr="00CC6009" w14:paraId="44D36946" w14:textId="77777777" w:rsidTr="0077599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07" w:type="dxa"/>
          </w:tcPr>
          <w:p w14:paraId="2097744F" w14:textId="77777777" w:rsidR="0077599B" w:rsidRPr="00CC6009" w:rsidRDefault="0077599B" w:rsidP="00BE5F2D">
            <w:pPr>
              <w:bidi/>
              <w:spacing w:line="360" w:lineRule="auto"/>
              <w:rPr>
                <w:rFonts w:asciiTheme="majorBidi" w:hAnsiTheme="majorBidi" w:cstheme="majorBidi"/>
                <w:sz w:val="28"/>
                <w:szCs w:val="28"/>
                <w:rtl/>
              </w:rPr>
            </w:pPr>
            <w:r w:rsidRPr="00CC6009">
              <w:rPr>
                <w:rFonts w:asciiTheme="majorBidi" w:hAnsiTheme="majorBidi" w:cstheme="majorBidi"/>
                <w:sz w:val="28"/>
                <w:szCs w:val="28"/>
                <w:rtl/>
              </w:rPr>
              <w:t>إذن بحذف</w:t>
            </w:r>
          </w:p>
        </w:tc>
        <w:tc>
          <w:tcPr>
            <w:tcW w:w="2978" w:type="dxa"/>
          </w:tcPr>
          <w:p w14:paraId="6D55C95F" w14:textId="77777777" w:rsidR="0077599B" w:rsidRPr="00CC6009" w:rsidRDefault="0077599B" w:rsidP="00BE5F2D">
            <w:pPr>
              <w:tabs>
                <w:tab w:val="left" w:pos="200"/>
              </w:tabs>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Pr>
              <w:t>Delete_Permission</w:t>
            </w:r>
          </w:p>
        </w:tc>
        <w:tc>
          <w:tcPr>
            <w:tcW w:w="1931" w:type="dxa"/>
          </w:tcPr>
          <w:p w14:paraId="0F1B3714" w14:textId="77777777" w:rsidR="0077599B" w:rsidRPr="00CC6009" w:rsidRDefault="0077599B" w:rsidP="00BE5F2D">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Pr>
              <w:t>varchar(200)</w:t>
            </w:r>
          </w:p>
        </w:tc>
        <w:tc>
          <w:tcPr>
            <w:tcW w:w="1104" w:type="dxa"/>
          </w:tcPr>
          <w:p w14:paraId="221CAD98" w14:textId="77777777" w:rsidR="0077599B" w:rsidRPr="00CC6009" w:rsidRDefault="0077599B" w:rsidP="00BE5F2D">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Pr>
            </w:pPr>
            <w:r w:rsidRPr="00CC6009">
              <w:rPr>
                <w:rFonts w:asciiTheme="majorBidi" w:hAnsiTheme="majorBidi" w:cstheme="majorBidi"/>
                <w:sz w:val="28"/>
                <w:szCs w:val="28"/>
                <w:rtl/>
              </w:rPr>
              <w:t>-</w:t>
            </w:r>
          </w:p>
        </w:tc>
        <w:tc>
          <w:tcPr>
            <w:tcW w:w="1993" w:type="dxa"/>
          </w:tcPr>
          <w:p w14:paraId="413C63F4" w14:textId="77777777" w:rsidR="0077599B" w:rsidRPr="00CC6009" w:rsidRDefault="0077599B" w:rsidP="00BE5F2D">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Pr>
            </w:pPr>
            <w:r w:rsidRPr="00CC6009">
              <w:rPr>
                <w:rFonts w:asciiTheme="majorBidi" w:hAnsiTheme="majorBidi" w:cstheme="majorBidi"/>
                <w:b/>
                <w:bCs/>
                <w:sz w:val="28"/>
                <w:szCs w:val="28"/>
                <w:rtl/>
              </w:rPr>
              <w:t>لا</w:t>
            </w:r>
          </w:p>
        </w:tc>
      </w:tr>
      <w:tr w:rsidR="0077599B" w:rsidRPr="00CC6009" w14:paraId="504CDD86" w14:textId="77777777" w:rsidTr="0077599B">
        <w:trPr>
          <w:jc w:val="center"/>
        </w:trPr>
        <w:tc>
          <w:tcPr>
            <w:cnfStyle w:val="001000000000" w:firstRow="0" w:lastRow="0" w:firstColumn="1" w:lastColumn="0" w:oddVBand="0" w:evenVBand="0" w:oddHBand="0" w:evenHBand="0" w:firstRowFirstColumn="0" w:firstRowLastColumn="0" w:lastRowFirstColumn="0" w:lastRowLastColumn="0"/>
            <w:tcW w:w="1807" w:type="dxa"/>
          </w:tcPr>
          <w:p w14:paraId="7D7A6FE7" w14:textId="77777777" w:rsidR="0077599B" w:rsidRPr="00CC6009" w:rsidRDefault="0077599B" w:rsidP="00BE5F2D">
            <w:pPr>
              <w:bidi/>
              <w:spacing w:line="360" w:lineRule="auto"/>
              <w:rPr>
                <w:rFonts w:asciiTheme="majorBidi" w:hAnsiTheme="majorBidi" w:cstheme="majorBidi"/>
                <w:sz w:val="28"/>
                <w:szCs w:val="28"/>
                <w:rtl/>
              </w:rPr>
            </w:pPr>
            <w:r w:rsidRPr="00CC6009">
              <w:rPr>
                <w:rFonts w:asciiTheme="majorBidi" w:hAnsiTheme="majorBidi" w:cstheme="majorBidi"/>
                <w:sz w:val="28"/>
                <w:szCs w:val="28"/>
                <w:rtl/>
              </w:rPr>
              <w:t>إذن بتعديل</w:t>
            </w:r>
          </w:p>
        </w:tc>
        <w:tc>
          <w:tcPr>
            <w:tcW w:w="2978" w:type="dxa"/>
          </w:tcPr>
          <w:p w14:paraId="5D23EA13" w14:textId="77777777" w:rsidR="0077599B" w:rsidRPr="00CC6009" w:rsidRDefault="0077599B" w:rsidP="00BE5F2D">
            <w:pPr>
              <w:tabs>
                <w:tab w:val="left" w:pos="200"/>
              </w:tabs>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Pr>
              <w:t>Edit_Permission</w:t>
            </w:r>
          </w:p>
        </w:tc>
        <w:tc>
          <w:tcPr>
            <w:tcW w:w="1931" w:type="dxa"/>
          </w:tcPr>
          <w:p w14:paraId="45D7D02A" w14:textId="77777777" w:rsidR="0077599B" w:rsidRPr="00CC6009" w:rsidRDefault="0077599B" w:rsidP="00BE5F2D">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Pr>
              <w:t>varchar(200)</w:t>
            </w:r>
          </w:p>
        </w:tc>
        <w:tc>
          <w:tcPr>
            <w:tcW w:w="1104" w:type="dxa"/>
          </w:tcPr>
          <w:p w14:paraId="0359BF5E" w14:textId="77777777" w:rsidR="0077599B" w:rsidRPr="00CC6009" w:rsidRDefault="0077599B" w:rsidP="00BE5F2D">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8"/>
                <w:szCs w:val="28"/>
              </w:rPr>
            </w:pPr>
            <w:r w:rsidRPr="00CC6009">
              <w:rPr>
                <w:rFonts w:asciiTheme="majorBidi" w:hAnsiTheme="majorBidi" w:cstheme="majorBidi"/>
                <w:sz w:val="28"/>
                <w:szCs w:val="28"/>
                <w:rtl/>
              </w:rPr>
              <w:t>-</w:t>
            </w:r>
          </w:p>
        </w:tc>
        <w:tc>
          <w:tcPr>
            <w:tcW w:w="1993" w:type="dxa"/>
          </w:tcPr>
          <w:p w14:paraId="250F200A" w14:textId="77777777" w:rsidR="0077599B" w:rsidRPr="00CC6009" w:rsidRDefault="0077599B" w:rsidP="00BE5F2D">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8"/>
                <w:szCs w:val="28"/>
              </w:rPr>
            </w:pPr>
            <w:r w:rsidRPr="00CC6009">
              <w:rPr>
                <w:rFonts w:asciiTheme="majorBidi" w:hAnsiTheme="majorBidi" w:cstheme="majorBidi"/>
                <w:b/>
                <w:bCs/>
                <w:sz w:val="28"/>
                <w:szCs w:val="28"/>
                <w:rtl/>
              </w:rPr>
              <w:t>لا</w:t>
            </w:r>
          </w:p>
        </w:tc>
      </w:tr>
      <w:tr w:rsidR="0077599B" w:rsidRPr="00CC6009" w14:paraId="40AABB73" w14:textId="77777777" w:rsidTr="0077599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07" w:type="dxa"/>
          </w:tcPr>
          <w:p w14:paraId="2FDB38DE" w14:textId="77777777" w:rsidR="0077599B" w:rsidRPr="00CC6009" w:rsidRDefault="0077599B" w:rsidP="00BE5F2D">
            <w:pPr>
              <w:bidi/>
              <w:spacing w:line="360" w:lineRule="auto"/>
              <w:rPr>
                <w:rFonts w:asciiTheme="majorBidi" w:hAnsiTheme="majorBidi" w:cstheme="majorBidi"/>
                <w:sz w:val="28"/>
                <w:szCs w:val="28"/>
              </w:rPr>
            </w:pPr>
            <w:r w:rsidRPr="00CC6009">
              <w:rPr>
                <w:rFonts w:asciiTheme="majorBidi" w:hAnsiTheme="majorBidi" w:cstheme="majorBidi"/>
                <w:sz w:val="28"/>
                <w:szCs w:val="28"/>
                <w:rtl/>
              </w:rPr>
              <w:t xml:space="preserve">إذن بعرض </w:t>
            </w:r>
          </w:p>
        </w:tc>
        <w:tc>
          <w:tcPr>
            <w:tcW w:w="2978" w:type="dxa"/>
          </w:tcPr>
          <w:p w14:paraId="082178AA" w14:textId="77777777" w:rsidR="0077599B" w:rsidRPr="00CC6009" w:rsidRDefault="0077599B" w:rsidP="00BE5F2D">
            <w:pPr>
              <w:tabs>
                <w:tab w:val="left" w:pos="200"/>
              </w:tabs>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Pr>
              <w:t>View_Permission</w:t>
            </w:r>
          </w:p>
        </w:tc>
        <w:tc>
          <w:tcPr>
            <w:tcW w:w="1931" w:type="dxa"/>
          </w:tcPr>
          <w:p w14:paraId="071EC756" w14:textId="77777777" w:rsidR="0077599B" w:rsidRPr="00CC6009" w:rsidRDefault="0077599B" w:rsidP="00BE5F2D">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Pr>
              <w:t>varchar(200)</w:t>
            </w:r>
          </w:p>
        </w:tc>
        <w:tc>
          <w:tcPr>
            <w:tcW w:w="1104" w:type="dxa"/>
          </w:tcPr>
          <w:p w14:paraId="42D1DCD9" w14:textId="77777777" w:rsidR="0077599B" w:rsidRPr="00CC6009" w:rsidRDefault="0077599B" w:rsidP="00BE5F2D">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Pr>
            </w:pPr>
            <w:r w:rsidRPr="00CC6009">
              <w:rPr>
                <w:rFonts w:asciiTheme="majorBidi" w:hAnsiTheme="majorBidi" w:cstheme="majorBidi"/>
                <w:sz w:val="28"/>
                <w:szCs w:val="28"/>
                <w:rtl/>
              </w:rPr>
              <w:t>-</w:t>
            </w:r>
          </w:p>
        </w:tc>
        <w:tc>
          <w:tcPr>
            <w:tcW w:w="1993" w:type="dxa"/>
          </w:tcPr>
          <w:p w14:paraId="081249ED" w14:textId="77777777" w:rsidR="0077599B" w:rsidRPr="00CC6009" w:rsidRDefault="0077599B" w:rsidP="00BE5F2D">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Pr>
            </w:pPr>
            <w:r w:rsidRPr="00CC6009">
              <w:rPr>
                <w:rFonts w:asciiTheme="majorBidi" w:hAnsiTheme="majorBidi" w:cstheme="majorBidi"/>
                <w:b/>
                <w:bCs/>
                <w:sz w:val="28"/>
                <w:szCs w:val="28"/>
                <w:rtl/>
              </w:rPr>
              <w:t>لا</w:t>
            </w:r>
          </w:p>
        </w:tc>
      </w:tr>
    </w:tbl>
    <w:p w14:paraId="2F5E6643" w14:textId="2A14FFFA" w:rsidR="00A1630E" w:rsidRPr="00CC6009" w:rsidRDefault="00A1630E" w:rsidP="00BE5F2D">
      <w:pPr>
        <w:spacing w:line="360" w:lineRule="auto"/>
        <w:rPr>
          <w:rFonts w:asciiTheme="majorBidi" w:hAnsiTheme="majorBidi" w:cstheme="majorBidi"/>
          <w:color w:val="2E74B5" w:themeColor="accent5" w:themeShade="BF"/>
          <w:sz w:val="28"/>
          <w:szCs w:val="28"/>
          <w:lang w:bidi="ar-LY"/>
        </w:rPr>
      </w:pPr>
    </w:p>
    <w:p w14:paraId="41C76754" w14:textId="77777777" w:rsidR="003339D0" w:rsidRPr="00CC6009" w:rsidRDefault="003339D0" w:rsidP="003339D0">
      <w:pPr>
        <w:bidi/>
        <w:spacing w:line="360" w:lineRule="auto"/>
        <w:rPr>
          <w:rFonts w:asciiTheme="majorBidi" w:hAnsiTheme="majorBidi" w:cstheme="majorBidi"/>
          <w:b/>
          <w:bCs/>
          <w:color w:val="2E74B5" w:themeColor="accent5" w:themeShade="BF"/>
          <w:sz w:val="28"/>
          <w:szCs w:val="28"/>
          <w:rtl/>
        </w:rPr>
      </w:pPr>
      <w:r w:rsidRPr="00CC6009">
        <w:rPr>
          <w:rFonts w:asciiTheme="majorBidi" w:hAnsiTheme="majorBidi" w:cstheme="majorBidi"/>
          <w:b/>
          <w:bCs/>
          <w:color w:val="2E74B5" w:themeColor="accent5" w:themeShade="BF"/>
          <w:sz w:val="28"/>
          <w:szCs w:val="28"/>
          <w:rtl/>
        </w:rPr>
        <w:t xml:space="preserve">جدول مبيعات </w:t>
      </w:r>
      <w:r w:rsidRPr="00CC6009">
        <w:rPr>
          <w:rFonts w:asciiTheme="majorBidi" w:hAnsiTheme="majorBidi" w:cstheme="majorBidi"/>
          <w:b/>
          <w:bCs/>
          <w:color w:val="2E74B5" w:themeColor="accent5" w:themeShade="BF"/>
          <w:sz w:val="28"/>
          <w:szCs w:val="28"/>
        </w:rPr>
        <w:t>(Sales)</w:t>
      </w:r>
      <w:r w:rsidRPr="00CC6009">
        <w:rPr>
          <w:rFonts w:asciiTheme="majorBidi" w:hAnsiTheme="majorBidi" w:cstheme="majorBidi"/>
          <w:b/>
          <w:bCs/>
          <w:color w:val="2E74B5" w:themeColor="accent5" w:themeShade="BF"/>
          <w:sz w:val="28"/>
          <w:szCs w:val="28"/>
          <w:rtl/>
        </w:rPr>
        <w:t xml:space="preserve"> :</w:t>
      </w:r>
    </w:p>
    <w:tbl>
      <w:tblPr>
        <w:tblStyle w:val="ColorfulList-Accent3"/>
        <w:bidiVisual/>
        <w:tblW w:w="962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3"/>
        <w:gridCol w:w="2822"/>
        <w:gridCol w:w="1885"/>
        <w:gridCol w:w="1075"/>
        <w:gridCol w:w="2013"/>
      </w:tblGrid>
      <w:tr w:rsidR="003339D0" w:rsidRPr="00CC6009" w14:paraId="38CA2C2D" w14:textId="77777777" w:rsidTr="00703297">
        <w:trPr>
          <w:cnfStyle w:val="100000000000" w:firstRow="1" w:lastRow="0" w:firstColumn="0" w:lastColumn="0" w:oddVBand="0" w:evenVBand="0" w:oddHBand="0" w:evenHBand="0" w:firstRowFirstColumn="0" w:firstRowLastColumn="0" w:lastRowFirstColumn="0" w:lastRowLastColumn="0"/>
          <w:trHeight w:val="998"/>
          <w:jc w:val="center"/>
        </w:trPr>
        <w:tc>
          <w:tcPr>
            <w:cnfStyle w:val="001000000000" w:firstRow="0" w:lastRow="0" w:firstColumn="1" w:lastColumn="0" w:oddVBand="0" w:evenVBand="0" w:oddHBand="0" w:evenHBand="0" w:firstRowFirstColumn="0" w:firstRowLastColumn="0" w:lastRowFirstColumn="0" w:lastRowLastColumn="0"/>
            <w:tcW w:w="1833" w:type="dxa"/>
            <w:tcBorders>
              <w:bottom w:val="none" w:sz="0" w:space="0" w:color="auto"/>
            </w:tcBorders>
            <w:shd w:val="clear" w:color="auto" w:fill="2E74B5" w:themeFill="accent5" w:themeFillShade="BF"/>
            <w:vAlign w:val="center"/>
          </w:tcPr>
          <w:p w14:paraId="19D3D19E" w14:textId="77777777" w:rsidR="003339D0" w:rsidRPr="00CC6009" w:rsidRDefault="003339D0" w:rsidP="00703297">
            <w:pPr>
              <w:bidi/>
              <w:spacing w:line="360" w:lineRule="auto"/>
              <w:jc w:val="center"/>
              <w:rPr>
                <w:rFonts w:asciiTheme="majorBidi" w:hAnsiTheme="majorBidi" w:cstheme="majorBidi"/>
                <w:color w:val="F2F2F2" w:themeColor="background1" w:themeShade="F2"/>
                <w:sz w:val="28"/>
                <w:szCs w:val="28"/>
                <w:rtl/>
              </w:rPr>
            </w:pPr>
            <w:r w:rsidRPr="00CC6009">
              <w:rPr>
                <w:rFonts w:asciiTheme="majorBidi" w:hAnsiTheme="majorBidi" w:cstheme="majorBidi"/>
                <w:color w:val="F2F2F2" w:themeColor="background1" w:themeShade="F2"/>
                <w:sz w:val="28"/>
                <w:szCs w:val="28"/>
                <w:rtl/>
              </w:rPr>
              <w:t>الوصف</w:t>
            </w:r>
          </w:p>
        </w:tc>
        <w:tc>
          <w:tcPr>
            <w:tcW w:w="2822" w:type="dxa"/>
            <w:tcBorders>
              <w:bottom w:val="none" w:sz="0" w:space="0" w:color="auto"/>
            </w:tcBorders>
            <w:shd w:val="clear" w:color="auto" w:fill="2E74B5" w:themeFill="accent5" w:themeFillShade="BF"/>
            <w:vAlign w:val="center"/>
          </w:tcPr>
          <w:p w14:paraId="6E1D548A" w14:textId="77777777" w:rsidR="003339D0" w:rsidRPr="00CC6009" w:rsidRDefault="003339D0" w:rsidP="00703297">
            <w:pPr>
              <w:bidi/>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F2F2F2" w:themeColor="background1" w:themeShade="F2"/>
                <w:sz w:val="28"/>
                <w:szCs w:val="28"/>
                <w:rtl/>
              </w:rPr>
            </w:pPr>
            <w:r w:rsidRPr="00CC6009">
              <w:rPr>
                <w:rFonts w:asciiTheme="majorBidi" w:hAnsiTheme="majorBidi" w:cstheme="majorBidi"/>
                <w:color w:val="F2F2F2" w:themeColor="background1" w:themeShade="F2"/>
                <w:sz w:val="28"/>
                <w:szCs w:val="28"/>
                <w:rtl/>
              </w:rPr>
              <w:t>اسم الحقل</w:t>
            </w:r>
          </w:p>
        </w:tc>
        <w:tc>
          <w:tcPr>
            <w:tcW w:w="1885" w:type="dxa"/>
            <w:tcBorders>
              <w:bottom w:val="none" w:sz="0" w:space="0" w:color="auto"/>
            </w:tcBorders>
            <w:shd w:val="clear" w:color="auto" w:fill="2E74B5" w:themeFill="accent5" w:themeFillShade="BF"/>
            <w:vAlign w:val="center"/>
          </w:tcPr>
          <w:p w14:paraId="76413089" w14:textId="77777777" w:rsidR="003339D0" w:rsidRPr="00CC6009" w:rsidRDefault="003339D0" w:rsidP="00703297">
            <w:pPr>
              <w:bidi/>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F2F2F2" w:themeColor="background1" w:themeShade="F2"/>
                <w:sz w:val="28"/>
                <w:szCs w:val="28"/>
                <w:rtl/>
              </w:rPr>
            </w:pPr>
            <w:r w:rsidRPr="00CC6009">
              <w:rPr>
                <w:rFonts w:asciiTheme="majorBidi" w:hAnsiTheme="majorBidi" w:cstheme="majorBidi"/>
                <w:color w:val="F2F2F2" w:themeColor="background1" w:themeShade="F2"/>
                <w:sz w:val="28"/>
                <w:szCs w:val="28"/>
                <w:rtl/>
              </w:rPr>
              <w:t>النوع</w:t>
            </w:r>
          </w:p>
        </w:tc>
        <w:tc>
          <w:tcPr>
            <w:tcW w:w="1075" w:type="dxa"/>
            <w:tcBorders>
              <w:bottom w:val="none" w:sz="0" w:space="0" w:color="auto"/>
            </w:tcBorders>
            <w:shd w:val="clear" w:color="auto" w:fill="2E74B5" w:themeFill="accent5" w:themeFillShade="BF"/>
            <w:vAlign w:val="center"/>
          </w:tcPr>
          <w:p w14:paraId="3DEFE218" w14:textId="77777777" w:rsidR="003339D0" w:rsidRPr="00CC6009" w:rsidRDefault="003339D0" w:rsidP="00703297">
            <w:pPr>
              <w:bidi/>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F2F2F2" w:themeColor="background1" w:themeShade="F2"/>
                <w:sz w:val="28"/>
                <w:szCs w:val="28"/>
                <w:rtl/>
              </w:rPr>
            </w:pPr>
            <w:r w:rsidRPr="00CC6009">
              <w:rPr>
                <w:rFonts w:asciiTheme="majorBidi" w:hAnsiTheme="majorBidi" w:cstheme="majorBidi"/>
                <w:color w:val="F2F2F2" w:themeColor="background1" w:themeShade="F2"/>
                <w:sz w:val="28"/>
                <w:szCs w:val="28"/>
                <w:rtl/>
              </w:rPr>
              <w:t>المفتاح</w:t>
            </w:r>
          </w:p>
        </w:tc>
        <w:tc>
          <w:tcPr>
            <w:tcW w:w="2013" w:type="dxa"/>
            <w:tcBorders>
              <w:bottom w:val="none" w:sz="0" w:space="0" w:color="auto"/>
            </w:tcBorders>
            <w:shd w:val="clear" w:color="auto" w:fill="2E74B5" w:themeFill="accent5" w:themeFillShade="BF"/>
            <w:vAlign w:val="center"/>
          </w:tcPr>
          <w:p w14:paraId="36C182F8" w14:textId="77777777" w:rsidR="003339D0" w:rsidRPr="00CC6009" w:rsidRDefault="003339D0" w:rsidP="00703297">
            <w:pPr>
              <w:bidi/>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F2F2F2" w:themeColor="background1" w:themeShade="F2"/>
                <w:sz w:val="28"/>
                <w:szCs w:val="28"/>
                <w:rtl/>
              </w:rPr>
            </w:pPr>
            <w:r w:rsidRPr="00CC6009">
              <w:rPr>
                <w:rFonts w:asciiTheme="majorBidi" w:hAnsiTheme="majorBidi" w:cstheme="majorBidi"/>
                <w:sz w:val="28"/>
                <w:szCs w:val="28"/>
                <w:lang w:bidi="ar-LY"/>
              </w:rPr>
              <w:t>Null allowed</w:t>
            </w:r>
          </w:p>
        </w:tc>
      </w:tr>
      <w:tr w:rsidR="003339D0" w:rsidRPr="00CC6009" w14:paraId="38DA5FFB" w14:textId="77777777" w:rsidTr="0070329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3" w:type="dxa"/>
          </w:tcPr>
          <w:p w14:paraId="3F0D8A26" w14:textId="77777777" w:rsidR="003339D0" w:rsidRPr="00CC6009" w:rsidRDefault="003339D0" w:rsidP="00703297">
            <w:pPr>
              <w:bidi/>
              <w:spacing w:line="360" w:lineRule="auto"/>
              <w:rPr>
                <w:rFonts w:asciiTheme="majorBidi" w:hAnsiTheme="majorBidi" w:cstheme="majorBidi"/>
                <w:sz w:val="28"/>
                <w:szCs w:val="28"/>
                <w:rtl/>
              </w:rPr>
            </w:pPr>
            <w:r w:rsidRPr="00CC6009">
              <w:rPr>
                <w:rFonts w:asciiTheme="majorBidi" w:hAnsiTheme="majorBidi" w:cstheme="majorBidi"/>
                <w:sz w:val="28"/>
                <w:szCs w:val="28"/>
                <w:rtl/>
              </w:rPr>
              <w:t>رقم  المنتج</w:t>
            </w:r>
          </w:p>
        </w:tc>
        <w:tc>
          <w:tcPr>
            <w:tcW w:w="2822" w:type="dxa"/>
          </w:tcPr>
          <w:p w14:paraId="05799871" w14:textId="77777777" w:rsidR="003339D0" w:rsidRPr="00CC6009" w:rsidRDefault="003339D0" w:rsidP="00703297">
            <w:pPr>
              <w:tabs>
                <w:tab w:val="left" w:pos="200"/>
              </w:tabs>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Pr>
              <w:t>Id</w:t>
            </w:r>
          </w:p>
        </w:tc>
        <w:tc>
          <w:tcPr>
            <w:tcW w:w="1885" w:type="dxa"/>
          </w:tcPr>
          <w:p w14:paraId="24D9E937" w14:textId="77777777" w:rsidR="003339D0" w:rsidRPr="00CC6009" w:rsidRDefault="003339D0" w:rsidP="00703297">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Pr>
              <w:t>int(11)</w:t>
            </w:r>
          </w:p>
        </w:tc>
        <w:tc>
          <w:tcPr>
            <w:tcW w:w="1075" w:type="dxa"/>
          </w:tcPr>
          <w:p w14:paraId="56D4A55E" w14:textId="77777777" w:rsidR="003339D0" w:rsidRPr="00CC6009" w:rsidRDefault="003339D0" w:rsidP="00703297">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Pr>
            </w:pPr>
            <w:r w:rsidRPr="00CC6009">
              <w:rPr>
                <w:rFonts w:asciiTheme="majorBidi" w:hAnsiTheme="majorBidi" w:cstheme="majorBidi"/>
                <w:b/>
                <w:bCs/>
                <w:sz w:val="28"/>
                <w:szCs w:val="28"/>
                <w:rtl/>
              </w:rPr>
              <w:t>رئيسي</w:t>
            </w:r>
          </w:p>
        </w:tc>
        <w:tc>
          <w:tcPr>
            <w:tcW w:w="2013" w:type="dxa"/>
          </w:tcPr>
          <w:p w14:paraId="36D8DE71" w14:textId="77777777" w:rsidR="003339D0" w:rsidRPr="00CC6009" w:rsidRDefault="003339D0" w:rsidP="00703297">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Pr>
            </w:pPr>
            <w:r w:rsidRPr="00CC6009">
              <w:rPr>
                <w:rFonts w:asciiTheme="majorBidi" w:hAnsiTheme="majorBidi" w:cstheme="majorBidi"/>
                <w:b/>
                <w:bCs/>
                <w:sz w:val="28"/>
                <w:szCs w:val="28"/>
                <w:rtl/>
              </w:rPr>
              <w:t>لا</w:t>
            </w:r>
          </w:p>
        </w:tc>
      </w:tr>
      <w:tr w:rsidR="003339D0" w:rsidRPr="00CC6009" w14:paraId="5293BDD9" w14:textId="77777777" w:rsidTr="00703297">
        <w:trPr>
          <w:jc w:val="center"/>
        </w:trPr>
        <w:tc>
          <w:tcPr>
            <w:cnfStyle w:val="001000000000" w:firstRow="0" w:lastRow="0" w:firstColumn="1" w:lastColumn="0" w:oddVBand="0" w:evenVBand="0" w:oddHBand="0" w:evenHBand="0" w:firstRowFirstColumn="0" w:firstRowLastColumn="0" w:lastRowFirstColumn="0" w:lastRowLastColumn="0"/>
            <w:tcW w:w="1833" w:type="dxa"/>
          </w:tcPr>
          <w:p w14:paraId="2CA0EC3D" w14:textId="77777777" w:rsidR="003339D0" w:rsidRPr="00CC6009" w:rsidRDefault="003339D0" w:rsidP="00703297">
            <w:pPr>
              <w:bidi/>
              <w:spacing w:line="360" w:lineRule="auto"/>
              <w:rPr>
                <w:rFonts w:asciiTheme="majorBidi" w:hAnsiTheme="majorBidi" w:cstheme="majorBidi"/>
                <w:sz w:val="28"/>
                <w:szCs w:val="28"/>
                <w:rtl/>
              </w:rPr>
            </w:pPr>
            <w:r w:rsidRPr="00CC6009">
              <w:rPr>
                <w:rFonts w:asciiTheme="majorBidi" w:hAnsiTheme="majorBidi" w:cs="Times New Roman"/>
                <w:sz w:val="28"/>
                <w:szCs w:val="28"/>
                <w:rtl/>
              </w:rPr>
              <w:t>اسم</w:t>
            </w:r>
            <w:r w:rsidRPr="00CC6009">
              <w:rPr>
                <w:rFonts w:asciiTheme="majorBidi" w:hAnsiTheme="majorBidi" w:cstheme="majorBidi"/>
                <w:sz w:val="28"/>
                <w:szCs w:val="28"/>
              </w:rPr>
              <w:t xml:space="preserve"> </w:t>
            </w:r>
            <w:r w:rsidRPr="00CC6009">
              <w:rPr>
                <w:rFonts w:asciiTheme="majorBidi" w:hAnsiTheme="majorBidi" w:cs="Times New Roman"/>
                <w:sz w:val="28"/>
                <w:szCs w:val="28"/>
                <w:rtl/>
              </w:rPr>
              <w:t>المنتج</w:t>
            </w:r>
            <w:r w:rsidRPr="00CC6009">
              <w:rPr>
                <w:rFonts w:asciiTheme="majorBidi" w:hAnsiTheme="majorBidi" w:cstheme="majorBidi"/>
                <w:sz w:val="28"/>
                <w:szCs w:val="28"/>
                <w:rtl/>
              </w:rPr>
              <w:t xml:space="preserve"> </w:t>
            </w:r>
          </w:p>
        </w:tc>
        <w:tc>
          <w:tcPr>
            <w:tcW w:w="2822" w:type="dxa"/>
          </w:tcPr>
          <w:p w14:paraId="3493A1A6" w14:textId="77777777" w:rsidR="003339D0" w:rsidRPr="00CC6009" w:rsidRDefault="003339D0" w:rsidP="00703297">
            <w:pPr>
              <w:tabs>
                <w:tab w:val="left" w:pos="200"/>
              </w:tabs>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Pr>
              <w:t>product_name</w:t>
            </w:r>
          </w:p>
        </w:tc>
        <w:tc>
          <w:tcPr>
            <w:tcW w:w="1885" w:type="dxa"/>
          </w:tcPr>
          <w:p w14:paraId="1EAD2DB5" w14:textId="77777777" w:rsidR="003339D0" w:rsidRPr="00CC6009" w:rsidRDefault="003339D0" w:rsidP="00703297">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Pr>
              <w:t>varchar(255)</w:t>
            </w:r>
          </w:p>
        </w:tc>
        <w:tc>
          <w:tcPr>
            <w:tcW w:w="1075" w:type="dxa"/>
          </w:tcPr>
          <w:p w14:paraId="74BF2868" w14:textId="77777777" w:rsidR="003339D0" w:rsidRPr="00CC6009" w:rsidRDefault="003339D0" w:rsidP="00703297">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8"/>
                <w:szCs w:val="28"/>
              </w:rPr>
            </w:pPr>
            <w:r w:rsidRPr="00CC6009">
              <w:rPr>
                <w:rFonts w:asciiTheme="majorBidi" w:hAnsiTheme="majorBidi" w:cstheme="majorBidi"/>
                <w:sz w:val="28"/>
                <w:szCs w:val="28"/>
                <w:rtl/>
              </w:rPr>
              <w:t>-</w:t>
            </w:r>
          </w:p>
        </w:tc>
        <w:tc>
          <w:tcPr>
            <w:tcW w:w="2013" w:type="dxa"/>
          </w:tcPr>
          <w:p w14:paraId="647E0BB3" w14:textId="77777777" w:rsidR="003339D0" w:rsidRPr="00CC6009" w:rsidRDefault="003339D0" w:rsidP="00703297">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8"/>
                <w:szCs w:val="28"/>
              </w:rPr>
            </w:pPr>
            <w:r w:rsidRPr="00CC6009">
              <w:rPr>
                <w:rFonts w:asciiTheme="majorBidi" w:hAnsiTheme="majorBidi" w:cs="Times New Roman"/>
                <w:sz w:val="28"/>
                <w:szCs w:val="28"/>
                <w:rtl/>
              </w:rPr>
              <w:t>نعم</w:t>
            </w:r>
          </w:p>
        </w:tc>
      </w:tr>
      <w:tr w:rsidR="003339D0" w:rsidRPr="00CC6009" w14:paraId="4DB035DD" w14:textId="77777777" w:rsidTr="0070329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3" w:type="dxa"/>
          </w:tcPr>
          <w:p w14:paraId="08E71649" w14:textId="77777777" w:rsidR="003339D0" w:rsidRPr="00CC6009" w:rsidRDefault="003339D0" w:rsidP="00703297">
            <w:pPr>
              <w:bidi/>
              <w:spacing w:line="360" w:lineRule="auto"/>
              <w:rPr>
                <w:rFonts w:asciiTheme="majorBidi" w:hAnsiTheme="majorBidi" w:cstheme="majorBidi"/>
                <w:sz w:val="28"/>
                <w:szCs w:val="28"/>
              </w:rPr>
            </w:pPr>
            <w:commentRangeStart w:id="60"/>
            <w:r w:rsidRPr="00CC6009">
              <w:rPr>
                <w:rFonts w:asciiTheme="majorBidi" w:hAnsiTheme="majorBidi" w:cstheme="majorBidi"/>
                <w:sz w:val="28"/>
                <w:szCs w:val="28"/>
                <w:rtl/>
              </w:rPr>
              <w:t>تاريخ</w:t>
            </w:r>
            <w:commentRangeEnd w:id="60"/>
            <w:r w:rsidR="00CF2B69">
              <w:rPr>
                <w:rStyle w:val="CommentReference"/>
                <w:rFonts w:eastAsiaTheme="minorEastAsia"/>
                <w:b w:val="0"/>
                <w:bCs w:val="0"/>
                <w:color w:val="auto"/>
                <w:rtl/>
              </w:rPr>
              <w:commentReference w:id="60"/>
            </w:r>
          </w:p>
        </w:tc>
        <w:tc>
          <w:tcPr>
            <w:tcW w:w="2822" w:type="dxa"/>
          </w:tcPr>
          <w:p w14:paraId="244EA9F1" w14:textId="77777777" w:rsidR="003339D0" w:rsidRPr="00CC6009" w:rsidRDefault="003339D0" w:rsidP="00703297">
            <w:pPr>
              <w:tabs>
                <w:tab w:val="left" w:pos="200"/>
              </w:tabs>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Pr>
              <w:t>date</w:t>
            </w:r>
          </w:p>
        </w:tc>
        <w:tc>
          <w:tcPr>
            <w:tcW w:w="1885" w:type="dxa"/>
          </w:tcPr>
          <w:p w14:paraId="78DA3799" w14:textId="77777777" w:rsidR="003339D0" w:rsidRPr="00CC6009" w:rsidRDefault="003339D0" w:rsidP="00703297">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Pr>
              <w:t>date</w:t>
            </w:r>
          </w:p>
        </w:tc>
        <w:tc>
          <w:tcPr>
            <w:tcW w:w="1075" w:type="dxa"/>
          </w:tcPr>
          <w:p w14:paraId="6693D97F" w14:textId="77777777" w:rsidR="003339D0" w:rsidRPr="00CC6009" w:rsidRDefault="003339D0" w:rsidP="00703297">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Pr>
            </w:pPr>
            <w:r w:rsidRPr="00CC6009">
              <w:rPr>
                <w:rFonts w:asciiTheme="majorBidi" w:hAnsiTheme="majorBidi" w:cstheme="majorBidi"/>
                <w:sz w:val="28"/>
                <w:szCs w:val="28"/>
                <w:rtl/>
              </w:rPr>
              <w:t>-</w:t>
            </w:r>
          </w:p>
        </w:tc>
        <w:tc>
          <w:tcPr>
            <w:tcW w:w="2013" w:type="dxa"/>
          </w:tcPr>
          <w:p w14:paraId="510BD326" w14:textId="77777777" w:rsidR="003339D0" w:rsidRPr="00CC6009" w:rsidRDefault="003339D0" w:rsidP="00703297">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Pr>
            </w:pPr>
            <w:r w:rsidRPr="00CC6009">
              <w:rPr>
                <w:rFonts w:asciiTheme="majorBidi" w:hAnsiTheme="majorBidi" w:cs="Times New Roman"/>
                <w:sz w:val="28"/>
                <w:szCs w:val="28"/>
                <w:rtl/>
              </w:rPr>
              <w:t>نعم</w:t>
            </w:r>
          </w:p>
        </w:tc>
      </w:tr>
      <w:tr w:rsidR="003339D0" w:rsidRPr="00CC6009" w14:paraId="51A9BAE4" w14:textId="77777777" w:rsidTr="00703297">
        <w:trPr>
          <w:jc w:val="center"/>
        </w:trPr>
        <w:tc>
          <w:tcPr>
            <w:cnfStyle w:val="001000000000" w:firstRow="0" w:lastRow="0" w:firstColumn="1" w:lastColumn="0" w:oddVBand="0" w:evenVBand="0" w:oddHBand="0" w:evenHBand="0" w:firstRowFirstColumn="0" w:firstRowLastColumn="0" w:lastRowFirstColumn="0" w:lastRowLastColumn="0"/>
            <w:tcW w:w="1833" w:type="dxa"/>
          </w:tcPr>
          <w:p w14:paraId="7C0F500D" w14:textId="77777777" w:rsidR="003339D0" w:rsidRPr="00CC6009" w:rsidRDefault="003339D0" w:rsidP="00703297">
            <w:pPr>
              <w:bidi/>
              <w:spacing w:line="360" w:lineRule="auto"/>
              <w:rPr>
                <w:rFonts w:asciiTheme="majorBidi" w:hAnsiTheme="majorBidi" w:cstheme="majorBidi"/>
                <w:sz w:val="28"/>
                <w:szCs w:val="28"/>
                <w:rtl/>
              </w:rPr>
            </w:pPr>
            <w:r w:rsidRPr="00CC6009">
              <w:rPr>
                <w:rFonts w:asciiTheme="majorBidi" w:hAnsiTheme="majorBidi" w:cs="Times New Roman"/>
                <w:sz w:val="28"/>
                <w:szCs w:val="28"/>
                <w:rtl/>
              </w:rPr>
              <w:t>السعر</w:t>
            </w:r>
            <w:r w:rsidRPr="00CC6009">
              <w:rPr>
                <w:rFonts w:asciiTheme="majorBidi" w:hAnsiTheme="majorBidi" w:cstheme="majorBidi"/>
                <w:sz w:val="28"/>
                <w:szCs w:val="28"/>
              </w:rPr>
              <w:t xml:space="preserve"> </w:t>
            </w:r>
            <w:r w:rsidRPr="00CC6009">
              <w:rPr>
                <w:rFonts w:asciiTheme="majorBidi" w:hAnsiTheme="majorBidi" w:cs="Times New Roman"/>
                <w:sz w:val="28"/>
                <w:szCs w:val="28"/>
                <w:rtl/>
              </w:rPr>
              <w:t>المنتج</w:t>
            </w:r>
          </w:p>
        </w:tc>
        <w:tc>
          <w:tcPr>
            <w:tcW w:w="2822" w:type="dxa"/>
          </w:tcPr>
          <w:p w14:paraId="727EEAB8" w14:textId="77777777" w:rsidR="003339D0" w:rsidRPr="00CC6009" w:rsidRDefault="003339D0" w:rsidP="00703297">
            <w:pPr>
              <w:tabs>
                <w:tab w:val="left" w:pos="200"/>
              </w:tabs>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Pr>
              <w:t>product_price</w:t>
            </w:r>
          </w:p>
        </w:tc>
        <w:tc>
          <w:tcPr>
            <w:tcW w:w="1885" w:type="dxa"/>
          </w:tcPr>
          <w:p w14:paraId="09FF998C" w14:textId="77777777" w:rsidR="003339D0" w:rsidRPr="00CC6009" w:rsidRDefault="003339D0" w:rsidP="00703297">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Pr>
              <w:t>decimal(10,2)</w:t>
            </w:r>
          </w:p>
        </w:tc>
        <w:tc>
          <w:tcPr>
            <w:tcW w:w="1075" w:type="dxa"/>
          </w:tcPr>
          <w:p w14:paraId="2DB23759" w14:textId="77777777" w:rsidR="003339D0" w:rsidRPr="00CC6009" w:rsidRDefault="003339D0" w:rsidP="00703297">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8"/>
                <w:szCs w:val="28"/>
              </w:rPr>
            </w:pPr>
            <w:r w:rsidRPr="00CC6009">
              <w:rPr>
                <w:rFonts w:asciiTheme="majorBidi" w:hAnsiTheme="majorBidi" w:cstheme="majorBidi"/>
                <w:sz w:val="28"/>
                <w:szCs w:val="28"/>
                <w:rtl/>
              </w:rPr>
              <w:t>-</w:t>
            </w:r>
          </w:p>
        </w:tc>
        <w:tc>
          <w:tcPr>
            <w:tcW w:w="2013" w:type="dxa"/>
            <w:vAlign w:val="center"/>
          </w:tcPr>
          <w:p w14:paraId="2902209C" w14:textId="77777777" w:rsidR="003339D0" w:rsidRPr="00CC6009" w:rsidRDefault="003339D0" w:rsidP="00703297">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8"/>
                <w:szCs w:val="28"/>
              </w:rPr>
            </w:pPr>
            <w:r w:rsidRPr="00CC6009">
              <w:rPr>
                <w:rFonts w:asciiTheme="majorBidi" w:hAnsiTheme="majorBidi" w:cs="Times New Roman"/>
                <w:sz w:val="28"/>
                <w:szCs w:val="28"/>
                <w:rtl/>
              </w:rPr>
              <w:t>نعم</w:t>
            </w:r>
          </w:p>
        </w:tc>
      </w:tr>
      <w:tr w:rsidR="003339D0" w:rsidRPr="00CC6009" w14:paraId="30201DCE" w14:textId="77777777" w:rsidTr="0070329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3" w:type="dxa"/>
          </w:tcPr>
          <w:p w14:paraId="77739BD6" w14:textId="77777777" w:rsidR="003339D0" w:rsidRPr="00CC6009" w:rsidRDefault="003339D0" w:rsidP="00703297">
            <w:pPr>
              <w:bidi/>
              <w:spacing w:line="360" w:lineRule="auto"/>
              <w:rPr>
                <w:rFonts w:asciiTheme="majorBidi" w:hAnsiTheme="majorBidi" w:cstheme="majorBidi"/>
                <w:sz w:val="28"/>
                <w:szCs w:val="28"/>
                <w:rtl/>
              </w:rPr>
            </w:pPr>
            <w:r w:rsidRPr="00CC6009">
              <w:rPr>
                <w:rFonts w:asciiTheme="majorBidi" w:hAnsiTheme="majorBidi" w:cs="Times New Roman"/>
                <w:sz w:val="28"/>
                <w:szCs w:val="28"/>
                <w:rtl/>
              </w:rPr>
              <w:t>حجم</w:t>
            </w:r>
            <w:r w:rsidRPr="00CC6009">
              <w:rPr>
                <w:rFonts w:asciiTheme="majorBidi" w:hAnsiTheme="majorBidi" w:cstheme="majorBidi"/>
                <w:sz w:val="28"/>
                <w:szCs w:val="28"/>
              </w:rPr>
              <w:t xml:space="preserve"> </w:t>
            </w:r>
            <w:r w:rsidRPr="00CC6009">
              <w:rPr>
                <w:rFonts w:asciiTheme="majorBidi" w:hAnsiTheme="majorBidi" w:cs="Times New Roman"/>
                <w:sz w:val="28"/>
                <w:szCs w:val="28"/>
                <w:rtl/>
              </w:rPr>
              <w:t>المنتج</w:t>
            </w:r>
          </w:p>
        </w:tc>
        <w:tc>
          <w:tcPr>
            <w:tcW w:w="2822" w:type="dxa"/>
          </w:tcPr>
          <w:p w14:paraId="292E46DF" w14:textId="77777777" w:rsidR="003339D0" w:rsidRPr="00CC6009" w:rsidRDefault="003339D0" w:rsidP="00703297">
            <w:pPr>
              <w:tabs>
                <w:tab w:val="left" w:pos="200"/>
              </w:tabs>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Pr>
              <w:t>product_size</w:t>
            </w:r>
          </w:p>
        </w:tc>
        <w:tc>
          <w:tcPr>
            <w:tcW w:w="1885" w:type="dxa"/>
          </w:tcPr>
          <w:p w14:paraId="6F61A2AA" w14:textId="77777777" w:rsidR="003339D0" w:rsidRPr="00CC6009" w:rsidRDefault="003339D0" w:rsidP="00703297">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Pr>
              <w:t>varchar(10)</w:t>
            </w:r>
          </w:p>
        </w:tc>
        <w:tc>
          <w:tcPr>
            <w:tcW w:w="1075" w:type="dxa"/>
          </w:tcPr>
          <w:p w14:paraId="0FAA42CE" w14:textId="77777777" w:rsidR="003339D0" w:rsidRPr="00CC6009" w:rsidRDefault="003339D0" w:rsidP="00703297">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Pr>
            </w:pPr>
            <w:r w:rsidRPr="00CC6009">
              <w:rPr>
                <w:rFonts w:asciiTheme="majorBidi" w:hAnsiTheme="majorBidi" w:cstheme="majorBidi"/>
                <w:sz w:val="28"/>
                <w:szCs w:val="28"/>
                <w:rtl/>
              </w:rPr>
              <w:t>-</w:t>
            </w:r>
          </w:p>
        </w:tc>
        <w:tc>
          <w:tcPr>
            <w:tcW w:w="2013" w:type="dxa"/>
            <w:vAlign w:val="center"/>
          </w:tcPr>
          <w:p w14:paraId="11D193CF" w14:textId="77777777" w:rsidR="003339D0" w:rsidRPr="00CC6009" w:rsidRDefault="003339D0" w:rsidP="00703297">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Pr>
            </w:pPr>
            <w:r w:rsidRPr="00CC6009">
              <w:rPr>
                <w:rFonts w:asciiTheme="majorBidi" w:hAnsiTheme="majorBidi" w:cs="Times New Roman"/>
                <w:sz w:val="28"/>
                <w:szCs w:val="28"/>
                <w:rtl/>
              </w:rPr>
              <w:t>نعم</w:t>
            </w:r>
          </w:p>
        </w:tc>
      </w:tr>
      <w:tr w:rsidR="003339D0" w:rsidRPr="00CC6009" w14:paraId="448CEC47" w14:textId="77777777" w:rsidTr="00703297">
        <w:trPr>
          <w:jc w:val="center"/>
        </w:trPr>
        <w:tc>
          <w:tcPr>
            <w:cnfStyle w:val="001000000000" w:firstRow="0" w:lastRow="0" w:firstColumn="1" w:lastColumn="0" w:oddVBand="0" w:evenVBand="0" w:oddHBand="0" w:evenHBand="0" w:firstRowFirstColumn="0" w:firstRowLastColumn="0" w:lastRowFirstColumn="0" w:lastRowLastColumn="0"/>
            <w:tcW w:w="1833" w:type="dxa"/>
          </w:tcPr>
          <w:p w14:paraId="5B2424C0" w14:textId="0312668A" w:rsidR="003339D0" w:rsidRPr="00CC6009" w:rsidRDefault="003339D0" w:rsidP="00B91D71">
            <w:pPr>
              <w:bidi/>
              <w:spacing w:line="360" w:lineRule="auto"/>
              <w:rPr>
                <w:rFonts w:asciiTheme="majorBidi" w:hAnsiTheme="majorBidi" w:cstheme="majorBidi"/>
                <w:sz w:val="28"/>
                <w:szCs w:val="28"/>
                <w:rtl/>
              </w:rPr>
            </w:pPr>
            <w:del w:id="61" w:author="E6410" w:date="2024-08-28T19:17:00Z">
              <w:r w:rsidRPr="00CC6009" w:rsidDel="00B91D71">
                <w:rPr>
                  <w:rFonts w:asciiTheme="majorBidi" w:hAnsiTheme="majorBidi" w:cs="Times New Roman"/>
                  <w:sz w:val="28"/>
                  <w:szCs w:val="28"/>
                  <w:rtl/>
                </w:rPr>
                <w:delText>ال</w:delText>
              </w:r>
            </w:del>
            <w:r w:rsidRPr="00CC6009">
              <w:rPr>
                <w:rFonts w:asciiTheme="majorBidi" w:hAnsiTheme="majorBidi" w:cs="Times New Roman"/>
                <w:sz w:val="28"/>
                <w:szCs w:val="28"/>
                <w:rtl/>
              </w:rPr>
              <w:t>لون</w:t>
            </w:r>
            <w:r w:rsidRPr="00CC6009">
              <w:rPr>
                <w:rFonts w:asciiTheme="majorBidi" w:hAnsiTheme="majorBidi" w:cstheme="majorBidi"/>
                <w:sz w:val="28"/>
                <w:szCs w:val="28"/>
              </w:rPr>
              <w:t xml:space="preserve"> </w:t>
            </w:r>
            <w:r w:rsidRPr="00CC6009">
              <w:rPr>
                <w:rFonts w:asciiTheme="majorBidi" w:hAnsiTheme="majorBidi" w:cs="Times New Roman"/>
                <w:sz w:val="28"/>
                <w:szCs w:val="28"/>
                <w:rtl/>
              </w:rPr>
              <w:t>المنتج</w:t>
            </w:r>
          </w:p>
        </w:tc>
        <w:tc>
          <w:tcPr>
            <w:tcW w:w="2822" w:type="dxa"/>
          </w:tcPr>
          <w:p w14:paraId="14A2CD71" w14:textId="77777777" w:rsidR="003339D0" w:rsidRPr="00CC6009" w:rsidRDefault="003339D0" w:rsidP="00703297">
            <w:pPr>
              <w:tabs>
                <w:tab w:val="left" w:pos="200"/>
              </w:tabs>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Pr>
              <w:t>product_color</w:t>
            </w:r>
          </w:p>
        </w:tc>
        <w:tc>
          <w:tcPr>
            <w:tcW w:w="1885" w:type="dxa"/>
          </w:tcPr>
          <w:p w14:paraId="44B02CE9" w14:textId="77777777" w:rsidR="003339D0" w:rsidRPr="00CC6009" w:rsidRDefault="003339D0" w:rsidP="00703297">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Pr>
              <w:t>varchar(20)</w:t>
            </w:r>
          </w:p>
        </w:tc>
        <w:tc>
          <w:tcPr>
            <w:tcW w:w="1075" w:type="dxa"/>
          </w:tcPr>
          <w:p w14:paraId="35B7BDB6" w14:textId="77777777" w:rsidR="003339D0" w:rsidRPr="00CC6009" w:rsidRDefault="003339D0" w:rsidP="00703297">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8"/>
                <w:szCs w:val="28"/>
              </w:rPr>
            </w:pPr>
            <w:r w:rsidRPr="00CC6009">
              <w:rPr>
                <w:rFonts w:asciiTheme="majorBidi" w:hAnsiTheme="majorBidi" w:cstheme="majorBidi"/>
                <w:sz w:val="28"/>
                <w:szCs w:val="28"/>
                <w:rtl/>
              </w:rPr>
              <w:t>-</w:t>
            </w:r>
          </w:p>
        </w:tc>
        <w:tc>
          <w:tcPr>
            <w:tcW w:w="2013" w:type="dxa"/>
            <w:vAlign w:val="center"/>
          </w:tcPr>
          <w:p w14:paraId="64F5CB80" w14:textId="77777777" w:rsidR="003339D0" w:rsidRPr="00CC6009" w:rsidRDefault="003339D0" w:rsidP="00703297">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8"/>
                <w:szCs w:val="28"/>
              </w:rPr>
            </w:pPr>
            <w:r w:rsidRPr="00CC6009">
              <w:rPr>
                <w:rFonts w:asciiTheme="majorBidi" w:hAnsiTheme="majorBidi" w:cs="Times New Roman"/>
                <w:sz w:val="28"/>
                <w:szCs w:val="28"/>
                <w:rtl/>
              </w:rPr>
              <w:t>نعم</w:t>
            </w:r>
          </w:p>
        </w:tc>
      </w:tr>
      <w:tr w:rsidR="003339D0" w:rsidRPr="00CC6009" w14:paraId="314ADC4C" w14:textId="77777777" w:rsidTr="0070329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3" w:type="dxa"/>
          </w:tcPr>
          <w:p w14:paraId="6D514684" w14:textId="77777777" w:rsidR="003339D0" w:rsidRPr="00CC6009" w:rsidRDefault="003339D0" w:rsidP="00703297">
            <w:pPr>
              <w:bidi/>
              <w:spacing w:line="360" w:lineRule="auto"/>
              <w:rPr>
                <w:rFonts w:asciiTheme="majorBidi" w:hAnsiTheme="majorBidi" w:cstheme="majorBidi"/>
                <w:sz w:val="28"/>
                <w:szCs w:val="28"/>
                <w:rtl/>
              </w:rPr>
            </w:pPr>
            <w:r w:rsidRPr="00CC6009">
              <w:rPr>
                <w:rFonts w:asciiTheme="majorBidi" w:hAnsiTheme="majorBidi" w:cs="Times New Roman"/>
                <w:sz w:val="28"/>
                <w:szCs w:val="28"/>
                <w:rtl/>
              </w:rPr>
              <w:t>كمية</w:t>
            </w:r>
            <w:r w:rsidRPr="00CC6009">
              <w:rPr>
                <w:rFonts w:asciiTheme="majorBidi" w:hAnsiTheme="majorBidi" w:cstheme="majorBidi"/>
                <w:sz w:val="28"/>
                <w:szCs w:val="28"/>
              </w:rPr>
              <w:t xml:space="preserve"> </w:t>
            </w:r>
            <w:r w:rsidRPr="00CC6009">
              <w:rPr>
                <w:rFonts w:asciiTheme="majorBidi" w:hAnsiTheme="majorBidi" w:cs="Times New Roman"/>
                <w:sz w:val="28"/>
                <w:szCs w:val="28"/>
                <w:rtl/>
              </w:rPr>
              <w:t>المنتج</w:t>
            </w:r>
          </w:p>
        </w:tc>
        <w:tc>
          <w:tcPr>
            <w:tcW w:w="2822" w:type="dxa"/>
          </w:tcPr>
          <w:p w14:paraId="620B3747" w14:textId="77777777" w:rsidR="003339D0" w:rsidRPr="00CC6009" w:rsidRDefault="003339D0" w:rsidP="00703297">
            <w:pPr>
              <w:tabs>
                <w:tab w:val="left" w:pos="200"/>
              </w:tabs>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Pr>
              <w:t>product_quantity</w:t>
            </w:r>
          </w:p>
        </w:tc>
        <w:tc>
          <w:tcPr>
            <w:tcW w:w="1885" w:type="dxa"/>
          </w:tcPr>
          <w:p w14:paraId="63548C69" w14:textId="77777777" w:rsidR="003339D0" w:rsidRPr="00CC6009" w:rsidRDefault="003339D0" w:rsidP="00703297">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Pr>
              <w:t>int(11)</w:t>
            </w:r>
          </w:p>
        </w:tc>
        <w:tc>
          <w:tcPr>
            <w:tcW w:w="1075" w:type="dxa"/>
          </w:tcPr>
          <w:p w14:paraId="3D9B8E62" w14:textId="77777777" w:rsidR="003339D0" w:rsidRPr="00CC6009" w:rsidRDefault="003339D0" w:rsidP="00703297">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Pr>
            </w:pPr>
            <w:r w:rsidRPr="00CC6009">
              <w:rPr>
                <w:rFonts w:asciiTheme="majorBidi" w:hAnsiTheme="majorBidi" w:cstheme="majorBidi"/>
                <w:sz w:val="28"/>
                <w:szCs w:val="28"/>
                <w:rtl/>
              </w:rPr>
              <w:t>-</w:t>
            </w:r>
          </w:p>
        </w:tc>
        <w:tc>
          <w:tcPr>
            <w:tcW w:w="2013" w:type="dxa"/>
            <w:vAlign w:val="center"/>
          </w:tcPr>
          <w:p w14:paraId="13B21135" w14:textId="77777777" w:rsidR="003339D0" w:rsidRPr="00CC6009" w:rsidRDefault="003339D0" w:rsidP="00703297">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Pr>
            </w:pPr>
            <w:r w:rsidRPr="00CC6009">
              <w:rPr>
                <w:rFonts w:asciiTheme="majorBidi" w:hAnsiTheme="majorBidi" w:cs="Times New Roman"/>
                <w:sz w:val="28"/>
                <w:szCs w:val="28"/>
                <w:rtl/>
              </w:rPr>
              <w:t>نعم</w:t>
            </w:r>
          </w:p>
        </w:tc>
      </w:tr>
      <w:tr w:rsidR="003339D0" w:rsidRPr="00CC6009" w14:paraId="0B1E494A" w14:textId="77777777" w:rsidTr="00703297">
        <w:trPr>
          <w:jc w:val="center"/>
        </w:trPr>
        <w:tc>
          <w:tcPr>
            <w:cnfStyle w:val="001000000000" w:firstRow="0" w:lastRow="0" w:firstColumn="1" w:lastColumn="0" w:oddVBand="0" w:evenVBand="0" w:oddHBand="0" w:evenHBand="0" w:firstRowFirstColumn="0" w:firstRowLastColumn="0" w:lastRowFirstColumn="0" w:lastRowLastColumn="0"/>
            <w:tcW w:w="1833" w:type="dxa"/>
          </w:tcPr>
          <w:p w14:paraId="1FF2125F" w14:textId="77777777" w:rsidR="003339D0" w:rsidRPr="00CC6009" w:rsidRDefault="003339D0" w:rsidP="00703297">
            <w:pPr>
              <w:bidi/>
              <w:spacing w:line="360" w:lineRule="auto"/>
              <w:rPr>
                <w:rFonts w:asciiTheme="majorBidi" w:hAnsiTheme="majorBidi" w:cstheme="majorBidi"/>
                <w:sz w:val="28"/>
                <w:szCs w:val="28"/>
              </w:rPr>
            </w:pPr>
            <w:r w:rsidRPr="00CC6009">
              <w:rPr>
                <w:rFonts w:asciiTheme="majorBidi" w:hAnsiTheme="majorBidi" w:cs="Times New Roman"/>
                <w:sz w:val="28"/>
                <w:szCs w:val="28"/>
                <w:rtl/>
              </w:rPr>
              <w:t>صورة</w:t>
            </w:r>
            <w:r w:rsidRPr="00CC6009">
              <w:rPr>
                <w:rFonts w:asciiTheme="majorBidi" w:hAnsiTheme="majorBidi" w:cstheme="majorBidi"/>
                <w:sz w:val="28"/>
                <w:szCs w:val="28"/>
              </w:rPr>
              <w:t xml:space="preserve"> </w:t>
            </w:r>
            <w:r w:rsidRPr="00CC6009">
              <w:rPr>
                <w:rFonts w:asciiTheme="majorBidi" w:hAnsiTheme="majorBidi" w:cs="Times New Roman"/>
                <w:sz w:val="28"/>
                <w:szCs w:val="28"/>
                <w:rtl/>
              </w:rPr>
              <w:t>المنتج</w:t>
            </w:r>
          </w:p>
        </w:tc>
        <w:tc>
          <w:tcPr>
            <w:tcW w:w="2822" w:type="dxa"/>
          </w:tcPr>
          <w:p w14:paraId="24B79A49" w14:textId="77777777" w:rsidR="003339D0" w:rsidRPr="00CC6009" w:rsidRDefault="003339D0" w:rsidP="00703297">
            <w:pPr>
              <w:tabs>
                <w:tab w:val="left" w:pos="200"/>
              </w:tabs>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Pr>
              <w:t>product_image</w:t>
            </w:r>
          </w:p>
        </w:tc>
        <w:tc>
          <w:tcPr>
            <w:tcW w:w="1885" w:type="dxa"/>
          </w:tcPr>
          <w:p w14:paraId="32A698D8" w14:textId="77777777" w:rsidR="003339D0" w:rsidRPr="00CC6009" w:rsidRDefault="003339D0" w:rsidP="00703297">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Pr>
              <w:t>varchar(200)</w:t>
            </w:r>
          </w:p>
        </w:tc>
        <w:tc>
          <w:tcPr>
            <w:tcW w:w="1075" w:type="dxa"/>
          </w:tcPr>
          <w:p w14:paraId="3C426465" w14:textId="77777777" w:rsidR="003339D0" w:rsidRPr="00CC6009" w:rsidRDefault="003339D0" w:rsidP="00703297">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8"/>
                <w:szCs w:val="28"/>
              </w:rPr>
            </w:pPr>
            <w:r w:rsidRPr="00CC6009">
              <w:rPr>
                <w:rFonts w:asciiTheme="majorBidi" w:hAnsiTheme="majorBidi" w:cstheme="majorBidi"/>
                <w:sz w:val="28"/>
                <w:szCs w:val="28"/>
                <w:rtl/>
              </w:rPr>
              <w:t>-</w:t>
            </w:r>
          </w:p>
        </w:tc>
        <w:tc>
          <w:tcPr>
            <w:tcW w:w="2013" w:type="dxa"/>
            <w:vAlign w:val="center"/>
          </w:tcPr>
          <w:p w14:paraId="5A124CEF" w14:textId="77777777" w:rsidR="003339D0" w:rsidRPr="00CC6009" w:rsidRDefault="003339D0" w:rsidP="00703297">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8"/>
                <w:szCs w:val="28"/>
              </w:rPr>
            </w:pPr>
            <w:r w:rsidRPr="00CC6009">
              <w:rPr>
                <w:rFonts w:asciiTheme="majorBidi" w:hAnsiTheme="majorBidi" w:cs="Times New Roman"/>
                <w:sz w:val="28"/>
                <w:szCs w:val="28"/>
                <w:rtl/>
              </w:rPr>
              <w:t>نعم</w:t>
            </w:r>
          </w:p>
        </w:tc>
      </w:tr>
      <w:tr w:rsidR="003339D0" w:rsidRPr="00CC6009" w14:paraId="5D5A5440" w14:textId="77777777" w:rsidTr="0070329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3" w:type="dxa"/>
          </w:tcPr>
          <w:p w14:paraId="23EE54E8" w14:textId="77777777" w:rsidR="003339D0" w:rsidRPr="00CC6009" w:rsidRDefault="003339D0" w:rsidP="00703297">
            <w:pPr>
              <w:bidi/>
              <w:spacing w:line="360" w:lineRule="auto"/>
              <w:rPr>
                <w:rFonts w:asciiTheme="majorBidi" w:hAnsiTheme="majorBidi" w:cstheme="majorBidi"/>
                <w:sz w:val="28"/>
                <w:szCs w:val="28"/>
              </w:rPr>
            </w:pPr>
            <w:r w:rsidRPr="00CC6009">
              <w:rPr>
                <w:rFonts w:asciiTheme="majorBidi" w:hAnsiTheme="majorBidi" w:cstheme="majorBidi"/>
                <w:sz w:val="28"/>
                <w:szCs w:val="28"/>
                <w:rtl/>
              </w:rPr>
              <w:t>اسم المخزن</w:t>
            </w:r>
          </w:p>
        </w:tc>
        <w:tc>
          <w:tcPr>
            <w:tcW w:w="2822" w:type="dxa"/>
          </w:tcPr>
          <w:p w14:paraId="093C0487" w14:textId="77777777" w:rsidR="003339D0" w:rsidRPr="00CC6009" w:rsidRDefault="003339D0" w:rsidP="00703297">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Pr>
              <w:t>storage_name</w:t>
            </w:r>
          </w:p>
        </w:tc>
        <w:tc>
          <w:tcPr>
            <w:tcW w:w="1885" w:type="dxa"/>
          </w:tcPr>
          <w:p w14:paraId="5E866404" w14:textId="77777777" w:rsidR="003339D0" w:rsidRPr="00CC6009" w:rsidRDefault="003339D0" w:rsidP="00703297">
            <w:pPr>
              <w:tabs>
                <w:tab w:val="left" w:pos="269"/>
              </w:tabs>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Pr>
              <w:t>varchar(200)</w:t>
            </w:r>
          </w:p>
        </w:tc>
        <w:tc>
          <w:tcPr>
            <w:tcW w:w="1075" w:type="dxa"/>
          </w:tcPr>
          <w:p w14:paraId="64B7D766" w14:textId="77777777" w:rsidR="003339D0" w:rsidRPr="00CC6009" w:rsidRDefault="003339D0" w:rsidP="00703297">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tl/>
              </w:rPr>
              <w:t>-</w:t>
            </w:r>
          </w:p>
        </w:tc>
        <w:tc>
          <w:tcPr>
            <w:tcW w:w="2013" w:type="dxa"/>
            <w:vAlign w:val="center"/>
          </w:tcPr>
          <w:p w14:paraId="7BCF5E1C" w14:textId="77777777" w:rsidR="003339D0" w:rsidRPr="00CC6009" w:rsidRDefault="003339D0" w:rsidP="00703297">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imes New Roman"/>
                <w:sz w:val="28"/>
                <w:szCs w:val="28"/>
                <w:rtl/>
              </w:rPr>
              <w:t>نعم</w:t>
            </w:r>
          </w:p>
        </w:tc>
      </w:tr>
      <w:tr w:rsidR="003339D0" w:rsidRPr="00CC6009" w14:paraId="1EBD6B6D" w14:textId="77777777" w:rsidTr="00703297">
        <w:trPr>
          <w:jc w:val="center"/>
        </w:trPr>
        <w:tc>
          <w:tcPr>
            <w:cnfStyle w:val="001000000000" w:firstRow="0" w:lastRow="0" w:firstColumn="1" w:lastColumn="0" w:oddVBand="0" w:evenVBand="0" w:oddHBand="0" w:evenHBand="0" w:firstRowFirstColumn="0" w:firstRowLastColumn="0" w:lastRowFirstColumn="0" w:lastRowLastColumn="0"/>
            <w:tcW w:w="1833" w:type="dxa"/>
          </w:tcPr>
          <w:p w14:paraId="6D5F13A8" w14:textId="77777777" w:rsidR="003339D0" w:rsidRPr="00CC6009" w:rsidRDefault="003339D0" w:rsidP="00703297">
            <w:pPr>
              <w:bidi/>
              <w:spacing w:line="360" w:lineRule="auto"/>
              <w:rPr>
                <w:rFonts w:asciiTheme="majorBidi" w:hAnsiTheme="majorBidi" w:cstheme="majorBidi"/>
                <w:sz w:val="28"/>
                <w:szCs w:val="28"/>
                <w:rtl/>
              </w:rPr>
            </w:pPr>
            <w:r w:rsidRPr="00CC6009">
              <w:rPr>
                <w:rFonts w:asciiTheme="majorBidi" w:hAnsiTheme="majorBidi" w:cstheme="majorBidi"/>
                <w:sz w:val="28"/>
                <w:szCs w:val="28"/>
                <w:rtl/>
              </w:rPr>
              <w:t>مسؤول المخزن</w:t>
            </w:r>
          </w:p>
        </w:tc>
        <w:tc>
          <w:tcPr>
            <w:tcW w:w="2822" w:type="dxa"/>
          </w:tcPr>
          <w:p w14:paraId="73821042" w14:textId="77777777" w:rsidR="003339D0" w:rsidRPr="00CC6009" w:rsidRDefault="003339D0" w:rsidP="00703297">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Pr>
              <w:t>storage_official</w:t>
            </w:r>
          </w:p>
        </w:tc>
        <w:tc>
          <w:tcPr>
            <w:tcW w:w="1885" w:type="dxa"/>
          </w:tcPr>
          <w:p w14:paraId="5FB6BA79" w14:textId="77777777" w:rsidR="003339D0" w:rsidRPr="00CC6009" w:rsidRDefault="003339D0" w:rsidP="00703297">
            <w:pPr>
              <w:tabs>
                <w:tab w:val="left" w:pos="269"/>
              </w:tabs>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Pr>
              <w:t>varchar(200)</w:t>
            </w:r>
          </w:p>
        </w:tc>
        <w:tc>
          <w:tcPr>
            <w:tcW w:w="1075" w:type="dxa"/>
          </w:tcPr>
          <w:p w14:paraId="001C8F99" w14:textId="77777777" w:rsidR="003339D0" w:rsidRPr="00CC6009" w:rsidRDefault="003339D0" w:rsidP="00703297">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tl/>
              </w:rPr>
              <w:t>-</w:t>
            </w:r>
          </w:p>
        </w:tc>
        <w:tc>
          <w:tcPr>
            <w:tcW w:w="2013" w:type="dxa"/>
            <w:vAlign w:val="center"/>
          </w:tcPr>
          <w:p w14:paraId="62BD99AD" w14:textId="77777777" w:rsidR="003339D0" w:rsidRPr="00CC6009" w:rsidRDefault="003339D0" w:rsidP="00703297">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imes New Roman"/>
                <w:sz w:val="28"/>
                <w:szCs w:val="28"/>
                <w:rtl/>
              </w:rPr>
              <w:t>نعم</w:t>
            </w:r>
          </w:p>
        </w:tc>
      </w:tr>
    </w:tbl>
    <w:p w14:paraId="375CA222" w14:textId="77777777" w:rsidR="004E43D1" w:rsidRDefault="004E43D1" w:rsidP="003339D0">
      <w:pPr>
        <w:bidi/>
        <w:spacing w:line="360" w:lineRule="auto"/>
        <w:rPr>
          <w:rFonts w:asciiTheme="majorBidi" w:hAnsiTheme="majorBidi" w:cstheme="majorBidi"/>
          <w:color w:val="2E74B5" w:themeColor="accent5" w:themeShade="BF"/>
          <w:sz w:val="28"/>
          <w:szCs w:val="28"/>
          <w:rtl/>
          <w:lang w:bidi="ar-LY"/>
        </w:rPr>
      </w:pPr>
    </w:p>
    <w:p w14:paraId="4FE672FF" w14:textId="77777777" w:rsidR="004E43D1" w:rsidRDefault="004E43D1" w:rsidP="004E43D1">
      <w:pPr>
        <w:bidi/>
        <w:spacing w:line="360" w:lineRule="auto"/>
        <w:rPr>
          <w:rFonts w:asciiTheme="majorBidi" w:hAnsiTheme="majorBidi" w:cstheme="majorBidi"/>
          <w:color w:val="2E74B5" w:themeColor="accent5" w:themeShade="BF"/>
          <w:sz w:val="28"/>
          <w:szCs w:val="28"/>
          <w:rtl/>
          <w:lang w:bidi="ar-LY"/>
        </w:rPr>
      </w:pPr>
    </w:p>
    <w:p w14:paraId="05EA6D49" w14:textId="77C4B1D0" w:rsidR="00492B5A" w:rsidRPr="00CC6009" w:rsidRDefault="00492B5A" w:rsidP="004E43D1">
      <w:pPr>
        <w:bidi/>
        <w:spacing w:line="360" w:lineRule="auto"/>
        <w:rPr>
          <w:rFonts w:asciiTheme="majorBidi" w:hAnsiTheme="majorBidi" w:cstheme="majorBidi"/>
          <w:b/>
          <w:bCs/>
          <w:color w:val="2E74B5" w:themeColor="accent5" w:themeShade="BF"/>
          <w:sz w:val="28"/>
          <w:szCs w:val="28"/>
          <w:rtl/>
        </w:rPr>
      </w:pPr>
      <w:r w:rsidRPr="00CC6009">
        <w:rPr>
          <w:rFonts w:asciiTheme="majorBidi" w:hAnsiTheme="majorBidi" w:cstheme="majorBidi"/>
          <w:b/>
          <w:bCs/>
          <w:color w:val="2E74B5" w:themeColor="accent5" w:themeShade="BF"/>
          <w:sz w:val="28"/>
          <w:szCs w:val="28"/>
          <w:rtl/>
        </w:rPr>
        <w:t>4.</w:t>
      </w:r>
      <w:r w:rsidR="000E4F83" w:rsidRPr="00CC6009">
        <w:rPr>
          <w:rFonts w:asciiTheme="majorBidi" w:hAnsiTheme="majorBidi" w:cstheme="majorBidi"/>
          <w:b/>
          <w:bCs/>
          <w:color w:val="2E74B5" w:themeColor="accent5" w:themeShade="BF"/>
          <w:sz w:val="28"/>
          <w:szCs w:val="28"/>
          <w:rtl/>
        </w:rPr>
        <w:t>3</w:t>
      </w:r>
      <w:r w:rsidRPr="00CC6009">
        <w:rPr>
          <w:rFonts w:asciiTheme="majorBidi" w:hAnsiTheme="majorBidi" w:cstheme="majorBidi"/>
          <w:b/>
          <w:bCs/>
          <w:color w:val="2E74B5" w:themeColor="accent5" w:themeShade="BF"/>
          <w:sz w:val="28"/>
          <w:szCs w:val="28"/>
          <w:rtl/>
        </w:rPr>
        <w:t xml:space="preserve"> - تصميم العمليات</w:t>
      </w:r>
      <w:r w:rsidRPr="00CC6009">
        <w:rPr>
          <w:rFonts w:asciiTheme="majorBidi" w:hAnsiTheme="majorBidi" w:cstheme="majorBidi"/>
          <w:sz w:val="28"/>
          <w:szCs w:val="28"/>
          <w:rtl/>
        </w:rPr>
        <w:t xml:space="preserve"> :</w:t>
      </w:r>
    </w:p>
    <w:p w14:paraId="0D6F477D" w14:textId="23F263CC" w:rsidR="00492B5A" w:rsidRPr="00CC6009" w:rsidRDefault="00492B5A" w:rsidP="00BE5F2D">
      <w:pPr>
        <w:bidi/>
        <w:spacing w:line="360" w:lineRule="auto"/>
        <w:rPr>
          <w:rFonts w:asciiTheme="majorBidi" w:hAnsiTheme="majorBidi" w:cstheme="majorBidi"/>
          <w:b/>
          <w:bCs/>
          <w:color w:val="2E74B5" w:themeColor="accent5" w:themeShade="BF"/>
          <w:sz w:val="28"/>
          <w:szCs w:val="28"/>
          <w:rtl/>
        </w:rPr>
      </w:pPr>
      <w:r w:rsidRPr="00CC6009">
        <w:rPr>
          <w:rFonts w:asciiTheme="majorBidi" w:hAnsiTheme="majorBidi" w:cstheme="majorBidi"/>
          <w:b/>
          <w:bCs/>
          <w:color w:val="2E74B5" w:themeColor="accent5" w:themeShade="BF"/>
          <w:sz w:val="28"/>
          <w:szCs w:val="28"/>
          <w:rtl/>
        </w:rPr>
        <w:lastRenderedPageBreak/>
        <w:t>4.</w:t>
      </w:r>
      <w:r w:rsidR="000E4F83" w:rsidRPr="00CC6009">
        <w:rPr>
          <w:rFonts w:asciiTheme="majorBidi" w:hAnsiTheme="majorBidi" w:cstheme="majorBidi"/>
          <w:b/>
          <w:bCs/>
          <w:color w:val="2E74B5" w:themeColor="accent5" w:themeShade="BF"/>
          <w:sz w:val="28"/>
          <w:szCs w:val="28"/>
          <w:rtl/>
        </w:rPr>
        <w:t>3</w:t>
      </w:r>
      <w:r w:rsidRPr="00CC6009">
        <w:rPr>
          <w:rFonts w:asciiTheme="majorBidi" w:hAnsiTheme="majorBidi" w:cstheme="majorBidi"/>
          <w:b/>
          <w:bCs/>
          <w:color w:val="2E74B5" w:themeColor="accent5" w:themeShade="BF"/>
          <w:sz w:val="28"/>
          <w:szCs w:val="28"/>
          <w:rtl/>
        </w:rPr>
        <w:t xml:space="preserve">.1 - مخطط حالة الاستخدام  </w:t>
      </w:r>
      <w:r w:rsidRPr="00CC6009">
        <w:rPr>
          <w:rFonts w:asciiTheme="majorBidi" w:hAnsiTheme="majorBidi" w:cstheme="majorBidi"/>
          <w:b/>
          <w:bCs/>
          <w:color w:val="2E74B5" w:themeColor="accent5" w:themeShade="BF"/>
          <w:sz w:val="28"/>
          <w:szCs w:val="28"/>
        </w:rPr>
        <w:t>(use case diagram)</w:t>
      </w:r>
      <w:r w:rsidRPr="00CC6009">
        <w:rPr>
          <w:rFonts w:asciiTheme="majorBidi" w:hAnsiTheme="majorBidi" w:cstheme="majorBidi"/>
          <w:b/>
          <w:bCs/>
          <w:color w:val="2E74B5" w:themeColor="accent5" w:themeShade="BF"/>
          <w:sz w:val="28"/>
          <w:szCs w:val="28"/>
          <w:rtl/>
        </w:rPr>
        <w:t xml:space="preserve"> :</w:t>
      </w:r>
    </w:p>
    <w:p w14:paraId="01164235" w14:textId="77777777" w:rsidR="00492B5A" w:rsidRPr="00CC6009" w:rsidRDefault="00492B5A" w:rsidP="00BE5F2D">
      <w:pPr>
        <w:spacing w:line="360" w:lineRule="auto"/>
        <w:jc w:val="right"/>
        <w:rPr>
          <w:rFonts w:asciiTheme="majorBidi" w:hAnsiTheme="majorBidi" w:cstheme="majorBidi"/>
          <w:sz w:val="28"/>
          <w:szCs w:val="28"/>
          <w:rtl/>
          <w:lang w:bidi="ar-LY"/>
        </w:rPr>
      </w:pPr>
      <w:r w:rsidRPr="00CC6009">
        <w:rPr>
          <w:rFonts w:asciiTheme="majorBidi" w:hAnsiTheme="majorBidi" w:cstheme="majorBidi"/>
          <w:sz w:val="28"/>
          <w:szCs w:val="28"/>
          <w:rtl/>
          <w:lang w:bidi="ar-LY"/>
        </w:rPr>
        <w:t>هي أداة جمع تحليل كائنية تبين المتطلبات الوظيفية للنظام ويوجد منها نوعان:</w:t>
      </w:r>
    </w:p>
    <w:p w14:paraId="4DF69CC8" w14:textId="77777777" w:rsidR="00492B5A" w:rsidRPr="00CC6009" w:rsidRDefault="00492B5A" w:rsidP="00BE5F2D">
      <w:pPr>
        <w:pStyle w:val="ListParagraph"/>
        <w:numPr>
          <w:ilvl w:val="0"/>
          <w:numId w:val="24"/>
        </w:numPr>
        <w:spacing w:line="360" w:lineRule="auto"/>
        <w:jc w:val="both"/>
        <w:rPr>
          <w:rFonts w:asciiTheme="majorBidi" w:hAnsiTheme="majorBidi" w:cstheme="majorBidi"/>
          <w:sz w:val="28"/>
          <w:szCs w:val="28"/>
          <w:lang w:bidi="ar-LY"/>
        </w:rPr>
      </w:pPr>
      <w:r w:rsidRPr="00CC6009">
        <w:rPr>
          <w:rFonts w:asciiTheme="majorBidi" w:hAnsiTheme="majorBidi" w:cstheme="majorBidi"/>
          <w:sz w:val="28"/>
          <w:szCs w:val="28"/>
          <w:rtl/>
          <w:lang w:bidi="ar-LY"/>
        </w:rPr>
        <w:t>مخطط حالة الاستخدام العام.</w:t>
      </w:r>
    </w:p>
    <w:tbl>
      <w:tblPr>
        <w:tblStyle w:val="ColorfulList-Accent3"/>
        <w:tblpPr w:leftFromText="180" w:rightFromText="180" w:vertAnchor="page" w:horzAnchor="margin" w:tblpXSpec="center" w:tblpY="5284"/>
        <w:bidiVisual/>
        <w:tblW w:w="0" w:type="auto"/>
        <w:tblLook w:val="0480" w:firstRow="0" w:lastRow="0" w:firstColumn="1" w:lastColumn="0" w:noHBand="0" w:noVBand="1"/>
      </w:tblPr>
      <w:tblGrid>
        <w:gridCol w:w="2421"/>
        <w:gridCol w:w="5417"/>
      </w:tblGrid>
      <w:tr w:rsidR="00D3285A" w:rsidRPr="00CC6009" w14:paraId="71B2C0CD" w14:textId="77777777" w:rsidTr="00D3285A">
        <w:trPr>
          <w:cnfStyle w:val="000000100000" w:firstRow="0" w:lastRow="0" w:firstColumn="0" w:lastColumn="0" w:oddVBand="0" w:evenVBand="0" w:oddHBand="1" w:evenHBand="0" w:firstRowFirstColumn="0" w:firstRowLastColumn="0" w:lastRowFirstColumn="0" w:lastRowLastColumn="0"/>
          <w:trHeight w:val="867"/>
        </w:trPr>
        <w:tc>
          <w:tcPr>
            <w:cnfStyle w:val="001000000000" w:firstRow="0" w:lastRow="0" w:firstColumn="1" w:lastColumn="0" w:oddVBand="0" w:evenVBand="0" w:oddHBand="0" w:evenHBand="0" w:firstRowFirstColumn="0" w:firstRowLastColumn="0" w:lastRowFirstColumn="0" w:lastRowLastColumn="0"/>
            <w:tcW w:w="2421" w:type="dxa"/>
            <w:shd w:val="clear" w:color="auto" w:fill="2E74B5" w:themeFill="accent5" w:themeFillShade="BF"/>
            <w:vAlign w:val="center"/>
          </w:tcPr>
          <w:p w14:paraId="332E95EF" w14:textId="77777777" w:rsidR="00D3285A" w:rsidRPr="00CC6009" w:rsidRDefault="00D3285A" w:rsidP="00D3285A">
            <w:pPr>
              <w:spacing w:line="360" w:lineRule="auto"/>
              <w:jc w:val="center"/>
              <w:rPr>
                <w:rFonts w:asciiTheme="majorBidi" w:hAnsiTheme="majorBidi" w:cstheme="majorBidi"/>
                <w:b w:val="0"/>
                <w:bCs w:val="0"/>
                <w:color w:val="FFFFFF" w:themeColor="background1"/>
                <w:sz w:val="28"/>
                <w:szCs w:val="28"/>
                <w:rtl/>
                <w:lang w:bidi="ar-LY"/>
              </w:rPr>
            </w:pPr>
            <w:r w:rsidRPr="00CC6009">
              <w:rPr>
                <w:rFonts w:asciiTheme="majorBidi" w:hAnsiTheme="majorBidi" w:cstheme="majorBidi"/>
                <w:b w:val="0"/>
                <w:bCs w:val="0"/>
                <w:color w:val="FFFFFF" w:themeColor="background1"/>
                <w:sz w:val="28"/>
                <w:szCs w:val="28"/>
                <w:rtl/>
                <w:lang w:bidi="ar-LY"/>
              </w:rPr>
              <w:t>الشكل</w:t>
            </w:r>
          </w:p>
        </w:tc>
        <w:tc>
          <w:tcPr>
            <w:tcW w:w="5417" w:type="dxa"/>
            <w:shd w:val="clear" w:color="auto" w:fill="2E74B5" w:themeFill="accent5" w:themeFillShade="BF"/>
            <w:vAlign w:val="center"/>
          </w:tcPr>
          <w:p w14:paraId="1D3ABEB4" w14:textId="77777777" w:rsidR="00D3285A" w:rsidRPr="00CC6009" w:rsidRDefault="00D3285A" w:rsidP="00D3285A">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FFFFFF" w:themeColor="background1"/>
                <w:sz w:val="28"/>
                <w:szCs w:val="28"/>
                <w:lang w:bidi="ar-LY"/>
              </w:rPr>
            </w:pPr>
            <w:r w:rsidRPr="00CC6009">
              <w:rPr>
                <w:rFonts w:asciiTheme="majorBidi" w:hAnsiTheme="majorBidi" w:cstheme="majorBidi"/>
                <w:color w:val="FFFFFF" w:themeColor="background1"/>
                <w:sz w:val="28"/>
                <w:szCs w:val="28"/>
                <w:rtl/>
                <w:lang w:bidi="ar-LY"/>
              </w:rPr>
              <w:t>معنى الشكل</w:t>
            </w:r>
          </w:p>
        </w:tc>
      </w:tr>
      <w:tr w:rsidR="00D3285A" w:rsidRPr="00CC6009" w14:paraId="54A07AE3" w14:textId="77777777" w:rsidTr="00D3285A">
        <w:trPr>
          <w:trHeight w:val="1264"/>
        </w:trPr>
        <w:tc>
          <w:tcPr>
            <w:cnfStyle w:val="001000000000" w:firstRow="0" w:lastRow="0" w:firstColumn="1" w:lastColumn="0" w:oddVBand="0" w:evenVBand="0" w:oddHBand="0" w:evenHBand="0" w:firstRowFirstColumn="0" w:firstRowLastColumn="0" w:lastRowFirstColumn="0" w:lastRowLastColumn="0"/>
            <w:tcW w:w="2421" w:type="dxa"/>
          </w:tcPr>
          <w:p w14:paraId="719B6843" w14:textId="77777777" w:rsidR="00D3285A" w:rsidRPr="00CC6009" w:rsidRDefault="00D3285A" w:rsidP="00D3285A">
            <w:pPr>
              <w:spacing w:line="360" w:lineRule="auto"/>
              <w:jc w:val="center"/>
              <w:rPr>
                <w:rFonts w:asciiTheme="majorBidi" w:hAnsiTheme="majorBidi" w:cstheme="majorBidi"/>
                <w:b w:val="0"/>
                <w:bCs w:val="0"/>
                <w:sz w:val="28"/>
                <w:szCs w:val="28"/>
                <w:rtl/>
                <w:lang w:bidi="ar-LY"/>
              </w:rPr>
            </w:pPr>
            <w:r w:rsidRPr="00CC6009">
              <w:rPr>
                <w:rFonts w:asciiTheme="majorBidi" w:hAnsiTheme="majorBidi" w:cstheme="majorBidi"/>
                <w:noProof/>
                <w:sz w:val="28"/>
                <w:szCs w:val="28"/>
                <w:rtl/>
              </w:rPr>
              <mc:AlternateContent>
                <mc:Choice Requires="wps">
                  <w:drawing>
                    <wp:anchor distT="0" distB="0" distL="114300" distR="114300" simplePos="0" relativeHeight="251702272" behindDoc="0" locked="0" layoutInCell="1" allowOverlap="1" wp14:anchorId="61098E1E" wp14:editId="469E0B36">
                      <wp:simplePos x="0" y="0"/>
                      <wp:positionH relativeFrom="column">
                        <wp:posOffset>254000</wp:posOffset>
                      </wp:positionH>
                      <wp:positionV relativeFrom="paragraph">
                        <wp:posOffset>79375</wp:posOffset>
                      </wp:positionV>
                      <wp:extent cx="914400" cy="752475"/>
                      <wp:effectExtent l="0" t="0" r="19050" b="28575"/>
                      <wp:wrapNone/>
                      <wp:docPr id="1072083772" name="شكل بيضاوي 80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14400" cy="752475"/>
                              </a:xfrm>
                              <a:prstGeom prst="ellipse">
                                <a:avLst/>
                              </a:prstGeom>
                              <a:solidFill>
                                <a:schemeClr val="lt1">
                                  <a:lumMod val="100000"/>
                                  <a:lumOff val="0"/>
                                </a:schemeClr>
                              </a:solidFill>
                              <a:ln w="25400">
                                <a:solidFill>
                                  <a:schemeClr val="accent6">
                                    <a:lumMod val="100000"/>
                                    <a:lumOff val="0"/>
                                  </a:schemeClr>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oel="http://schemas.microsoft.com/office/2019/extlst" xmlns:w16du="http://schemas.microsoft.com/office/word/2023/wordml/word16du">
                  <w:pict>
                    <v:oval w14:anchorId="053CD568" id="شكل بيضاوي 800" o:spid="_x0000_s1026" style="position:absolute;left:0;text-align:left;margin-left:20pt;margin-top:6.25pt;width:1in;height:59.2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" fillcolor="white [3201]" strokecolor="#70ad47 [3209]" strokeweight="2pt">
                      <v:path arrowok="t"/>
                    </v:oval>
                  </w:pict>
                </mc:Fallback>
              </mc:AlternateContent>
            </w:r>
          </w:p>
          <w:p w14:paraId="71FBD2D7" w14:textId="77777777" w:rsidR="00D3285A" w:rsidRPr="00CC6009" w:rsidRDefault="00D3285A" w:rsidP="00D3285A">
            <w:pPr>
              <w:spacing w:line="360" w:lineRule="auto"/>
              <w:jc w:val="center"/>
              <w:rPr>
                <w:rFonts w:asciiTheme="majorBidi" w:hAnsiTheme="majorBidi" w:cstheme="majorBidi"/>
                <w:b w:val="0"/>
                <w:bCs w:val="0"/>
                <w:sz w:val="28"/>
                <w:szCs w:val="28"/>
                <w:rtl/>
                <w:lang w:bidi="ar-LY"/>
              </w:rPr>
            </w:pPr>
          </w:p>
          <w:p w14:paraId="64D46FB9" w14:textId="77777777" w:rsidR="00D3285A" w:rsidRPr="00CC6009" w:rsidRDefault="00D3285A" w:rsidP="00D3285A">
            <w:pPr>
              <w:spacing w:line="360" w:lineRule="auto"/>
              <w:jc w:val="center"/>
              <w:rPr>
                <w:rFonts w:asciiTheme="majorBidi" w:hAnsiTheme="majorBidi" w:cstheme="majorBidi"/>
                <w:b w:val="0"/>
                <w:bCs w:val="0"/>
                <w:sz w:val="28"/>
                <w:szCs w:val="28"/>
                <w:rtl/>
                <w:lang w:bidi="ar-LY"/>
              </w:rPr>
            </w:pPr>
          </w:p>
        </w:tc>
        <w:tc>
          <w:tcPr>
            <w:tcW w:w="5417" w:type="dxa"/>
          </w:tcPr>
          <w:p w14:paraId="44CF0285" w14:textId="77777777" w:rsidR="00D3285A" w:rsidRPr="00CC6009" w:rsidRDefault="00D3285A" w:rsidP="00D3285A">
            <w:pPr>
              <w:bidi/>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lang w:bidi="ar-LY"/>
              </w:rPr>
            </w:pPr>
            <w:r w:rsidRPr="00CC6009">
              <w:rPr>
                <w:rFonts w:asciiTheme="majorBidi" w:hAnsiTheme="majorBidi" w:cstheme="majorBidi"/>
                <w:sz w:val="28"/>
                <w:szCs w:val="28"/>
                <w:rtl/>
                <w:lang w:bidi="ar-LY"/>
              </w:rPr>
              <w:t>عبارة عن إجراء يتفاعل الممثلون مع النظام عن طريقه(</w:t>
            </w:r>
            <w:r w:rsidRPr="00CC6009">
              <w:rPr>
                <w:rFonts w:asciiTheme="majorBidi" w:hAnsiTheme="majorBidi" w:cstheme="majorBidi"/>
                <w:sz w:val="28"/>
                <w:szCs w:val="28"/>
                <w:lang w:bidi="ar-LY"/>
              </w:rPr>
              <w:t>Case</w:t>
            </w:r>
            <w:r w:rsidRPr="00CC6009">
              <w:rPr>
                <w:rFonts w:asciiTheme="majorBidi" w:hAnsiTheme="majorBidi" w:cstheme="majorBidi"/>
                <w:sz w:val="28"/>
                <w:szCs w:val="28"/>
                <w:rtl/>
                <w:lang w:bidi="ar-LY"/>
              </w:rPr>
              <w:t>)</w:t>
            </w:r>
          </w:p>
        </w:tc>
      </w:tr>
      <w:tr w:rsidR="00D3285A" w:rsidRPr="00CC6009" w14:paraId="352B6F2C" w14:textId="77777777" w:rsidTr="00D3285A">
        <w:trPr>
          <w:cnfStyle w:val="000000100000" w:firstRow="0" w:lastRow="0" w:firstColumn="0" w:lastColumn="0" w:oddVBand="0" w:evenVBand="0" w:oddHBand="1" w:evenHBand="0" w:firstRowFirstColumn="0" w:firstRowLastColumn="0" w:lastRowFirstColumn="0" w:lastRowLastColumn="0"/>
          <w:trHeight w:val="997"/>
        </w:trPr>
        <w:tc>
          <w:tcPr>
            <w:cnfStyle w:val="001000000000" w:firstRow="0" w:lastRow="0" w:firstColumn="1" w:lastColumn="0" w:oddVBand="0" w:evenVBand="0" w:oddHBand="0" w:evenHBand="0" w:firstRowFirstColumn="0" w:firstRowLastColumn="0" w:lastRowFirstColumn="0" w:lastRowLastColumn="0"/>
            <w:tcW w:w="2421" w:type="dxa"/>
          </w:tcPr>
          <w:p w14:paraId="2B9736C0" w14:textId="77777777" w:rsidR="00D3285A" w:rsidRPr="00CC6009" w:rsidRDefault="00D3285A" w:rsidP="00D3285A">
            <w:pPr>
              <w:spacing w:line="360" w:lineRule="auto"/>
              <w:jc w:val="center"/>
              <w:rPr>
                <w:rFonts w:asciiTheme="majorBidi" w:hAnsiTheme="majorBidi" w:cstheme="majorBidi"/>
                <w:b w:val="0"/>
                <w:bCs w:val="0"/>
                <w:sz w:val="28"/>
                <w:szCs w:val="28"/>
                <w:rtl/>
                <w:lang w:bidi="ar-LY"/>
              </w:rPr>
            </w:pPr>
            <w:r w:rsidRPr="00CC6009">
              <w:rPr>
                <w:rFonts w:asciiTheme="majorBidi" w:hAnsiTheme="majorBidi" w:cstheme="majorBidi"/>
                <w:noProof/>
                <w:sz w:val="28"/>
                <w:szCs w:val="28"/>
                <w:rtl/>
              </w:rPr>
              <mc:AlternateContent>
                <mc:Choice Requires="wps">
                  <w:drawing>
                    <wp:anchor distT="0" distB="0" distL="114300" distR="114300" simplePos="0" relativeHeight="251704320" behindDoc="0" locked="0" layoutInCell="1" allowOverlap="1" wp14:anchorId="3820E930" wp14:editId="619EB6B8">
                      <wp:simplePos x="0" y="0"/>
                      <wp:positionH relativeFrom="column">
                        <wp:posOffset>330200</wp:posOffset>
                      </wp:positionH>
                      <wp:positionV relativeFrom="paragraph">
                        <wp:posOffset>121285</wp:posOffset>
                      </wp:positionV>
                      <wp:extent cx="781050" cy="704850"/>
                      <wp:effectExtent l="0" t="0" r="19050" b="19050"/>
                      <wp:wrapNone/>
                      <wp:docPr id="2118000843" name="مستطيل مستدير الزوايا 80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81050" cy="704850"/>
                              </a:xfrm>
                              <a:prstGeom prst="roundRect">
                                <a:avLst>
                                  <a:gd name="adj" fmla="val 16667"/>
                                </a:avLst>
                              </a:prstGeom>
                              <a:solidFill>
                                <a:schemeClr val="lt1">
                                  <a:lumMod val="100000"/>
                                  <a:lumOff val="0"/>
                                </a:schemeClr>
                              </a:solidFill>
                              <a:ln w="25400">
                                <a:solidFill>
                                  <a:schemeClr val="accent6">
                                    <a:lumMod val="100000"/>
                                    <a:lumOff val="0"/>
                                  </a:schemeClr>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oel="http://schemas.microsoft.com/office/2019/extlst" xmlns:w16du="http://schemas.microsoft.com/office/word/2023/wordml/word16du">
                  <w:pict>
                    <v:roundrect w14:anchorId="0526CF00" id="مستطيل مستدير الزوايا 804" o:spid="_x0000_s1026" style="position:absolute;left:0;text-align:left;margin-left:26pt;margin-top:9.55pt;width:61.5pt;height:55.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" fillcolor="white [3201]" strokecolor="#70ad47 [3209]" strokeweight="2pt">
                      <v:path arrowok="t"/>
                    </v:roundrect>
                  </w:pict>
                </mc:Fallback>
              </mc:AlternateContent>
            </w:r>
          </w:p>
          <w:p w14:paraId="631C26E2" w14:textId="77777777" w:rsidR="00D3285A" w:rsidRPr="00CC6009" w:rsidRDefault="00D3285A" w:rsidP="00D3285A">
            <w:pPr>
              <w:spacing w:line="360" w:lineRule="auto"/>
              <w:jc w:val="center"/>
              <w:rPr>
                <w:rFonts w:asciiTheme="majorBidi" w:hAnsiTheme="majorBidi" w:cstheme="majorBidi"/>
                <w:b w:val="0"/>
                <w:bCs w:val="0"/>
                <w:sz w:val="28"/>
                <w:szCs w:val="28"/>
                <w:rtl/>
                <w:lang w:bidi="ar-LY"/>
              </w:rPr>
            </w:pPr>
          </w:p>
          <w:p w14:paraId="4A0CA2B6" w14:textId="77777777" w:rsidR="00D3285A" w:rsidRPr="00CC6009" w:rsidRDefault="00D3285A" w:rsidP="00D3285A">
            <w:pPr>
              <w:spacing w:line="360" w:lineRule="auto"/>
              <w:jc w:val="center"/>
              <w:rPr>
                <w:rFonts w:asciiTheme="majorBidi" w:hAnsiTheme="majorBidi" w:cstheme="majorBidi"/>
                <w:b w:val="0"/>
                <w:bCs w:val="0"/>
                <w:sz w:val="28"/>
                <w:szCs w:val="28"/>
                <w:rtl/>
                <w:lang w:bidi="ar-LY"/>
              </w:rPr>
            </w:pPr>
          </w:p>
        </w:tc>
        <w:tc>
          <w:tcPr>
            <w:tcW w:w="5417" w:type="dxa"/>
          </w:tcPr>
          <w:p w14:paraId="61CB0E8F" w14:textId="77777777" w:rsidR="00D3285A" w:rsidRPr="00CC6009" w:rsidRDefault="00D3285A" w:rsidP="00D3285A">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lang w:bidi="ar-LY"/>
              </w:rPr>
            </w:pPr>
            <w:r w:rsidRPr="00CC6009">
              <w:rPr>
                <w:rFonts w:asciiTheme="majorBidi" w:hAnsiTheme="majorBidi" w:cstheme="majorBidi"/>
                <w:sz w:val="28"/>
                <w:szCs w:val="28"/>
                <w:rtl/>
                <w:lang w:bidi="ar-LY"/>
              </w:rPr>
              <w:t xml:space="preserve">هي حدود تبين نطاق النظام وتفصله عن حدوده الخارجية </w:t>
            </w:r>
          </w:p>
          <w:p w14:paraId="45FA7A1C" w14:textId="77777777" w:rsidR="00D3285A" w:rsidRPr="00CC6009" w:rsidRDefault="00D3285A" w:rsidP="00D3285A">
            <w:pPr>
              <w:bidi/>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lang w:bidi="ar-LY"/>
              </w:rPr>
            </w:pPr>
            <w:r w:rsidRPr="00CC6009">
              <w:rPr>
                <w:rFonts w:asciiTheme="majorBidi" w:hAnsiTheme="majorBidi" w:cstheme="majorBidi"/>
                <w:sz w:val="28"/>
                <w:szCs w:val="28"/>
                <w:rtl/>
                <w:lang w:bidi="ar-LY"/>
              </w:rPr>
              <w:t>(</w:t>
            </w:r>
            <w:r w:rsidRPr="00CC6009">
              <w:rPr>
                <w:rFonts w:asciiTheme="majorBidi" w:hAnsiTheme="majorBidi" w:cstheme="majorBidi"/>
                <w:sz w:val="28"/>
                <w:szCs w:val="28"/>
                <w:lang w:bidi="ar-LY"/>
              </w:rPr>
              <w:t>BOUNDARY</w:t>
            </w:r>
            <w:r w:rsidRPr="00CC6009">
              <w:rPr>
                <w:rFonts w:asciiTheme="majorBidi" w:hAnsiTheme="majorBidi" w:cstheme="majorBidi"/>
                <w:sz w:val="28"/>
                <w:szCs w:val="28"/>
                <w:rtl/>
                <w:lang w:bidi="ar-LY"/>
              </w:rPr>
              <w:t>)</w:t>
            </w:r>
          </w:p>
        </w:tc>
      </w:tr>
      <w:tr w:rsidR="00D3285A" w:rsidRPr="00CC6009" w14:paraId="5CD6F3CC" w14:textId="77777777" w:rsidTr="00D3285A">
        <w:trPr>
          <w:trHeight w:val="2093"/>
        </w:trPr>
        <w:tc>
          <w:tcPr>
            <w:cnfStyle w:val="001000000000" w:firstRow="0" w:lastRow="0" w:firstColumn="1" w:lastColumn="0" w:oddVBand="0" w:evenVBand="0" w:oddHBand="0" w:evenHBand="0" w:firstRowFirstColumn="0" w:firstRowLastColumn="0" w:lastRowFirstColumn="0" w:lastRowLastColumn="0"/>
            <w:tcW w:w="2421" w:type="dxa"/>
          </w:tcPr>
          <w:p w14:paraId="5E54AD25" w14:textId="77777777" w:rsidR="00D3285A" w:rsidRPr="00CC6009" w:rsidRDefault="00D3285A" w:rsidP="00D3285A">
            <w:pPr>
              <w:spacing w:line="360" w:lineRule="auto"/>
              <w:jc w:val="center"/>
              <w:rPr>
                <w:rFonts w:asciiTheme="majorBidi" w:hAnsiTheme="majorBidi" w:cstheme="majorBidi"/>
                <w:b w:val="0"/>
                <w:bCs w:val="0"/>
                <w:sz w:val="28"/>
                <w:szCs w:val="28"/>
                <w:rtl/>
                <w:lang w:bidi="ar-LY"/>
              </w:rPr>
            </w:pPr>
          </w:p>
          <w:p w14:paraId="71834D30" w14:textId="77777777" w:rsidR="00D3285A" w:rsidRPr="00CC6009" w:rsidRDefault="00D3285A" w:rsidP="00D3285A">
            <w:pPr>
              <w:spacing w:line="360" w:lineRule="auto"/>
              <w:jc w:val="center"/>
              <w:rPr>
                <w:rFonts w:asciiTheme="majorBidi" w:hAnsiTheme="majorBidi" w:cstheme="majorBidi"/>
                <w:b w:val="0"/>
                <w:bCs w:val="0"/>
                <w:sz w:val="28"/>
                <w:szCs w:val="28"/>
                <w:rtl/>
                <w:lang w:bidi="ar-LY"/>
              </w:rPr>
            </w:pPr>
            <w:r w:rsidRPr="00CC6009">
              <w:rPr>
                <w:rFonts w:asciiTheme="majorBidi" w:hAnsiTheme="majorBidi" w:cstheme="majorBidi"/>
                <w:noProof/>
                <w:sz w:val="28"/>
                <w:szCs w:val="28"/>
                <w:rtl/>
              </w:rPr>
              <mc:AlternateContent>
                <mc:Choice Requires="wps">
                  <w:drawing>
                    <wp:anchor distT="0" distB="0" distL="114300" distR="114300" simplePos="0" relativeHeight="251700224" behindDoc="0" locked="0" layoutInCell="1" allowOverlap="1" wp14:anchorId="20D49A58" wp14:editId="1731F238">
                      <wp:simplePos x="0" y="0"/>
                      <wp:positionH relativeFrom="column">
                        <wp:posOffset>296545</wp:posOffset>
                      </wp:positionH>
                      <wp:positionV relativeFrom="paragraph">
                        <wp:posOffset>41910</wp:posOffset>
                      </wp:positionV>
                      <wp:extent cx="986155" cy="304800"/>
                      <wp:effectExtent l="0" t="0" r="0" b="0"/>
                      <wp:wrapNone/>
                      <wp:docPr id="2088116754" name="مربع نص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flipH="1">
                                <a:off x="0" y="0"/>
                                <a:ext cx="986155" cy="304800"/>
                              </a:xfrm>
                              <a:prstGeom prst="rect">
                                <a:avLst/>
                              </a:prstGeom>
                              <a:solidFill>
                                <a:schemeClr val="accent6">
                                  <a:lumMod val="40000"/>
                                  <a:lumOff val="6000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6457F3A" w14:textId="77777777" w:rsidR="00703297" w:rsidRPr="00CC6009" w:rsidRDefault="00703297" w:rsidP="003339D0">
                                  <w:pPr>
                                    <w:rPr>
                                      <w:rtl/>
                                      <w:lang w:bidi="ar-LY"/>
                                    </w:rPr>
                                  </w:pPr>
                                  <w:r w:rsidRPr="00CC6009">
                                    <w:rPr>
                                      <w:lang w:bidi="ar-LY"/>
                                    </w:rPr>
                                    <w:t>&lt;&lt;</w:t>
                                  </w:r>
                                  <w:r w:rsidRPr="00CC6009">
                                    <w:t>include</w:t>
                                  </w:r>
                                  <w:r w:rsidRPr="00CC6009">
                                    <w:rPr>
                                      <w:lang w:bidi="ar-LY"/>
                                    </w:rPr>
                                    <w:t>&gt;&gt;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0D49A58" id="_x0000_t202" coordsize="21600,21600" o:spt="202" path="m,l,21600r21600,l21600,xe">
                      <v:stroke joinstyle="miter"/>
                      <v:path gradientshapeok="t" o:connecttype="rect"/>
                    </v:shapetype>
                    <v:shape id="مربع نص 2" o:spid="_x0000_s1026" type="#_x0000_t202" style="position:absolute;left:0;text-align:left;margin-left:23.35pt;margin-top:3.3pt;width:77.65pt;height:24pt;flip:x;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" fillcolor="#c5e0b3 [1305]" stroked="f">
                      <v:path arrowok="t"/>
                      <v:textbox>
                        <w:txbxContent>
                          <w:p w14:paraId="06457F3A" w14:textId="77777777" w:rsidR="00703297" w:rsidRPr="00CC6009" w:rsidRDefault="00703297" w:rsidP="003339D0">
                            <w:pPr>
                              <w:rPr>
                                <w:rtl/>
                                <w:lang w:bidi="ar-LY"/>
                              </w:rPr>
                            </w:pPr>
                            <w:r w:rsidRPr="00CC6009">
                              <w:rPr>
                                <w:lang w:bidi="ar-LY"/>
                              </w:rPr>
                              <w:t>&lt;&lt;</w:t>
                            </w:r>
                            <w:r w:rsidRPr="00CC6009">
                              <w:t>include</w:t>
                            </w:r>
                            <w:r w:rsidRPr="00CC6009">
                              <w:rPr>
                                <w:lang w:bidi="ar-LY"/>
                              </w:rPr>
                              <w:t>&gt;&gt;</w:t>
                            </w:r>
                          </w:p>
                        </w:txbxContent>
                      </v:textbox>
                    </v:shape>
                  </w:pict>
                </mc:Fallback>
              </mc:AlternateContent>
            </w:r>
          </w:p>
          <w:p w14:paraId="55352817" w14:textId="77777777" w:rsidR="00D3285A" w:rsidRPr="00CC6009" w:rsidRDefault="00D3285A" w:rsidP="00D3285A">
            <w:pPr>
              <w:spacing w:line="360" w:lineRule="auto"/>
              <w:jc w:val="center"/>
              <w:rPr>
                <w:rFonts w:asciiTheme="majorBidi" w:hAnsiTheme="majorBidi" w:cstheme="majorBidi"/>
                <w:b w:val="0"/>
                <w:bCs w:val="0"/>
                <w:sz w:val="28"/>
                <w:szCs w:val="28"/>
                <w:rtl/>
                <w:lang w:bidi="ar-LY"/>
              </w:rPr>
            </w:pPr>
            <w:r w:rsidRPr="00CC6009">
              <w:rPr>
                <w:rFonts w:asciiTheme="majorBidi" w:hAnsiTheme="majorBidi" w:cstheme="majorBidi"/>
                <w:noProof/>
                <w:sz w:val="28"/>
                <w:szCs w:val="28"/>
                <w:rtl/>
              </w:rPr>
              <mc:AlternateContent>
                <mc:Choice Requires="wps">
                  <w:drawing>
                    <wp:anchor distT="0" distB="0" distL="114300" distR="114300" simplePos="0" relativeHeight="251706368" behindDoc="0" locked="0" layoutInCell="1" allowOverlap="1" wp14:anchorId="7226166C" wp14:editId="3A372366">
                      <wp:simplePos x="0" y="0"/>
                      <wp:positionH relativeFrom="column">
                        <wp:posOffset>168275</wp:posOffset>
                      </wp:positionH>
                      <wp:positionV relativeFrom="paragraph">
                        <wp:posOffset>235585</wp:posOffset>
                      </wp:positionV>
                      <wp:extent cx="1114425" cy="9525"/>
                      <wp:effectExtent l="19050" t="76200" r="0" b="104775"/>
                      <wp:wrapNone/>
                      <wp:docPr id="508803916" name="رابط كسهم مستقيم 80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1114425" cy="9525"/>
                              </a:xfrm>
                              <a:prstGeom prst="straightConnector1">
                                <a:avLst/>
                              </a:prstGeom>
                              <a:noFill/>
                              <a:ln w="25400">
                                <a:solidFill>
                                  <a:schemeClr val="accent6">
                                    <a:lumMod val="50000"/>
                                    <a:lumOff val="0"/>
                                  </a:schemeClr>
                                </a:solidFill>
                                <a:prstDash val="sysDash"/>
                                <a:round/>
                                <a:headEnd/>
                                <a:tailEnd type="arrow" w="med" len="med"/>
                              </a:ln>
                              <a:effectLst>
                                <a:outerShdw dist="20000" dir="5400000" rotWithShape="0">
                                  <a:srgbClr val="000000">
                                    <a:alpha val="37999"/>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oel="http://schemas.microsoft.com/office/2019/extlst" xmlns:w16du="http://schemas.microsoft.com/office/word/2023/wordml/word16du">
                  <w:pict>
                    <v:shape w14:anchorId="46696AB9" id="رابط كسهم مستقيم 805" o:spid="_x0000_s1026" type="#_x0000_t32" style="position:absolute;left:0;text-align:left;margin-left:13.25pt;margin-top:18.55pt;width:87.75pt;height:.75pt;flip:x;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" strokecolor="#375623 [1609]" strokeweight="2pt">
                      <v:stroke dashstyle="3 1" endarrow="open"/>
                      <v:shadow on="t" color="black" opacity="24903f" origin=",.5" offset="0,.55556mm"/>
                      <o:lock v:ext="edit" shapetype="f"/>
                    </v:shape>
                  </w:pict>
                </mc:Fallback>
              </mc:AlternateContent>
            </w:r>
          </w:p>
        </w:tc>
        <w:tc>
          <w:tcPr>
            <w:tcW w:w="5417" w:type="dxa"/>
          </w:tcPr>
          <w:p w14:paraId="734FEBB8" w14:textId="77777777" w:rsidR="00D3285A" w:rsidRPr="00CC6009" w:rsidRDefault="00D3285A" w:rsidP="00D3285A">
            <w:pPr>
              <w:bidi/>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lang w:bidi="ar-LY"/>
              </w:rPr>
            </w:pPr>
            <w:r w:rsidRPr="00CC6009">
              <w:rPr>
                <w:rFonts w:asciiTheme="majorBidi" w:hAnsiTheme="majorBidi" w:cstheme="majorBidi"/>
                <w:sz w:val="28"/>
                <w:szCs w:val="28"/>
                <w:rtl/>
                <w:lang w:bidi="ar-LY"/>
              </w:rPr>
              <w:t>هي علاقة شمول وتستخدم لتبين أن حالة الاستخدام تسمى اساسية وتشتمل على وظائف موجودة في حالة الاستخدام أو حالات الاستخدام الاخرى</w:t>
            </w:r>
          </w:p>
          <w:p w14:paraId="5C12EB3A" w14:textId="77777777" w:rsidR="00D3285A" w:rsidRPr="00CC6009" w:rsidRDefault="00D3285A" w:rsidP="00D3285A">
            <w:pPr>
              <w:spacing w:line="360" w:lineRule="auto"/>
              <w:ind w:right="-180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lang w:bidi="ar-LY"/>
              </w:rPr>
            </w:pPr>
            <w:r w:rsidRPr="00CC6009">
              <w:rPr>
                <w:rFonts w:asciiTheme="majorBidi" w:hAnsiTheme="majorBidi" w:cstheme="majorBidi"/>
                <w:sz w:val="28"/>
                <w:szCs w:val="28"/>
                <w:rtl/>
                <w:lang w:bidi="ar-LY"/>
              </w:rPr>
              <w:t xml:space="preserve">              </w:t>
            </w:r>
          </w:p>
        </w:tc>
      </w:tr>
      <w:tr w:rsidR="00D3285A" w:rsidRPr="00CC6009" w14:paraId="03A02443" w14:textId="77777777" w:rsidTr="00D3285A">
        <w:trPr>
          <w:cnfStyle w:val="000000100000" w:firstRow="0" w:lastRow="0" w:firstColumn="0" w:lastColumn="0" w:oddVBand="0" w:evenVBand="0" w:oddHBand="1" w:evenHBand="0" w:firstRowFirstColumn="0" w:firstRowLastColumn="0" w:lastRowFirstColumn="0" w:lastRowLastColumn="0"/>
          <w:trHeight w:val="2016"/>
        </w:trPr>
        <w:tc>
          <w:tcPr>
            <w:cnfStyle w:val="001000000000" w:firstRow="0" w:lastRow="0" w:firstColumn="1" w:lastColumn="0" w:oddVBand="0" w:evenVBand="0" w:oddHBand="0" w:evenHBand="0" w:firstRowFirstColumn="0" w:firstRowLastColumn="0" w:lastRowFirstColumn="0" w:lastRowLastColumn="0"/>
            <w:tcW w:w="2421" w:type="dxa"/>
          </w:tcPr>
          <w:p w14:paraId="3D53D03F" w14:textId="77777777" w:rsidR="00D3285A" w:rsidRPr="00CC6009" w:rsidRDefault="00D3285A" w:rsidP="00D3285A">
            <w:pPr>
              <w:spacing w:line="360" w:lineRule="auto"/>
              <w:jc w:val="center"/>
              <w:rPr>
                <w:rFonts w:asciiTheme="majorBidi" w:hAnsiTheme="majorBidi" w:cstheme="majorBidi"/>
                <w:b w:val="0"/>
                <w:bCs w:val="0"/>
                <w:sz w:val="28"/>
                <w:szCs w:val="28"/>
                <w:rtl/>
                <w:lang w:bidi="ar-LY"/>
              </w:rPr>
            </w:pPr>
            <w:r w:rsidRPr="00CC6009">
              <w:rPr>
                <w:rFonts w:asciiTheme="majorBidi" w:hAnsiTheme="majorBidi" w:cstheme="majorBidi"/>
                <w:noProof/>
                <w:sz w:val="28"/>
                <w:szCs w:val="28"/>
                <w:rtl/>
              </w:rPr>
              <mc:AlternateContent>
                <mc:Choice Requires="wpg">
                  <w:drawing>
                    <wp:anchor distT="0" distB="0" distL="114300" distR="114300" simplePos="0" relativeHeight="251708416" behindDoc="0" locked="0" layoutInCell="1" allowOverlap="1" wp14:anchorId="7055C4C3" wp14:editId="256A5C56">
                      <wp:simplePos x="0" y="0"/>
                      <wp:positionH relativeFrom="column">
                        <wp:posOffset>387350</wp:posOffset>
                      </wp:positionH>
                      <wp:positionV relativeFrom="paragraph">
                        <wp:posOffset>267335</wp:posOffset>
                      </wp:positionV>
                      <wp:extent cx="657225" cy="704850"/>
                      <wp:effectExtent l="0" t="0" r="9525" b="0"/>
                      <wp:wrapNone/>
                      <wp:docPr id="1415264735" name="مجموعة 8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7225" cy="704850"/>
                                <a:chOff x="0" y="0"/>
                                <a:chExt cx="6572" cy="7048"/>
                              </a:xfrm>
                            </wpg:grpSpPr>
                            <wps:wsp>
                              <wps:cNvPr id="2096800193" name="شكل بيضاوي 807"/>
                              <wps:cNvSpPr>
                                <a:spLocks/>
                              </wps:cNvSpPr>
                              <wps:spPr bwMode="auto">
                                <a:xfrm>
                                  <a:off x="2762" y="0"/>
                                  <a:ext cx="1048" cy="1524"/>
                                </a:xfrm>
                                <a:prstGeom prst="ellipse">
                                  <a:avLst/>
                                </a:prstGeom>
                                <a:solidFill>
                                  <a:schemeClr val="accent6">
                                    <a:lumMod val="75000"/>
                                    <a:lumOff val="0"/>
                                  </a:schemeClr>
                                </a:solidFill>
                                <a:ln w="25400">
                                  <a:solidFill>
                                    <a:schemeClr val="accent6">
                                      <a:lumMod val="100000"/>
                                      <a:lumOff val="0"/>
                                    </a:schemeClr>
                                  </a:solidFill>
                                  <a:round/>
                                  <a:headEnd/>
                                  <a:tailEnd/>
                                </a:ln>
                              </wps:spPr>
                              <wps:bodyPr rot="0" vert="horz" wrap="square" lIns="91440" tIns="45720" rIns="91440" bIns="45720" anchor="ctr" anchorCtr="0" upright="1">
                                <a:noAutofit/>
                              </wps:bodyPr>
                            </wps:wsp>
                            <wps:wsp>
                              <wps:cNvPr id="930863457" name="مستطيل 808"/>
                              <wps:cNvSpPr>
                                <a:spLocks/>
                              </wps:cNvSpPr>
                              <wps:spPr bwMode="auto">
                                <a:xfrm>
                                  <a:off x="2762" y="2095"/>
                                  <a:ext cx="1048" cy="1524"/>
                                </a:xfrm>
                                <a:prstGeom prst="rect">
                                  <a:avLst/>
                                </a:prstGeom>
                                <a:solidFill>
                                  <a:schemeClr val="accent6">
                                    <a:lumMod val="75000"/>
                                    <a:lumOff val="0"/>
                                  </a:schemeClr>
                                </a:solidFill>
                                <a:ln w="25400">
                                  <a:solidFill>
                                    <a:schemeClr val="accent6">
                                      <a:lumMod val="100000"/>
                                      <a:lumOff val="0"/>
                                    </a:schemeClr>
                                  </a:solidFill>
                                  <a:miter lim="800000"/>
                                  <a:headEnd/>
                                  <a:tailEnd/>
                                </a:ln>
                              </wps:spPr>
                              <wps:bodyPr rot="0" vert="horz" wrap="square" lIns="91440" tIns="45720" rIns="91440" bIns="45720" anchor="ctr" anchorCtr="0" upright="1">
                                <a:noAutofit/>
                              </wps:bodyPr>
                            </wps:wsp>
                            <wps:wsp>
                              <wps:cNvPr id="730489779" name="مستطيل 809"/>
                              <wps:cNvSpPr>
                                <a:spLocks/>
                              </wps:cNvSpPr>
                              <wps:spPr bwMode="auto">
                                <a:xfrm>
                                  <a:off x="3494" y="3714"/>
                                  <a:ext cx="451" cy="3239"/>
                                </a:xfrm>
                                <a:prstGeom prst="rect">
                                  <a:avLst/>
                                </a:prstGeom>
                                <a:solidFill>
                                  <a:schemeClr val="accent6">
                                    <a:lumMod val="75000"/>
                                    <a:lumOff val="0"/>
                                  </a:schemeClr>
                                </a:solidFill>
                                <a:ln w="25400">
                                  <a:solidFill>
                                    <a:schemeClr val="accent6">
                                      <a:lumMod val="100000"/>
                                      <a:lumOff val="0"/>
                                    </a:schemeClr>
                                  </a:solidFill>
                                  <a:miter lim="800000"/>
                                  <a:headEnd/>
                                  <a:tailEnd/>
                                </a:ln>
                              </wps:spPr>
                              <wps:bodyPr rot="0" vert="horz" wrap="square" lIns="91440" tIns="45720" rIns="91440" bIns="45720" anchor="ctr" anchorCtr="0" upright="1">
                                <a:noAutofit/>
                              </wps:bodyPr>
                            </wps:wsp>
                            <wps:wsp>
                              <wps:cNvPr id="854562770" name="مستطيل 810"/>
                              <wps:cNvSpPr>
                                <a:spLocks/>
                              </wps:cNvSpPr>
                              <wps:spPr bwMode="auto">
                                <a:xfrm flipH="1">
                                  <a:off x="2667" y="3810"/>
                                  <a:ext cx="450" cy="3238"/>
                                </a:xfrm>
                                <a:prstGeom prst="rect">
                                  <a:avLst/>
                                </a:prstGeom>
                                <a:solidFill>
                                  <a:schemeClr val="accent6">
                                    <a:lumMod val="75000"/>
                                    <a:lumOff val="0"/>
                                  </a:schemeClr>
                                </a:solidFill>
                                <a:ln w="25400">
                                  <a:solidFill>
                                    <a:schemeClr val="accent6">
                                      <a:lumMod val="100000"/>
                                      <a:lumOff val="0"/>
                                    </a:schemeClr>
                                  </a:solidFill>
                                  <a:miter lim="800000"/>
                                  <a:headEnd/>
                                  <a:tailEnd/>
                                </a:ln>
                              </wps:spPr>
                              <wps:bodyPr rot="0" vert="horz" wrap="square" lIns="91440" tIns="45720" rIns="91440" bIns="45720" anchor="ctr" anchorCtr="0" upright="1">
                                <a:noAutofit/>
                              </wps:bodyPr>
                            </wps:wsp>
                            <wps:wsp>
                              <wps:cNvPr id="231620276" name="مستطيل 811"/>
                              <wps:cNvSpPr>
                                <a:spLocks/>
                              </wps:cNvSpPr>
                              <wps:spPr bwMode="auto">
                                <a:xfrm>
                                  <a:off x="3810" y="2095"/>
                                  <a:ext cx="2762" cy="457"/>
                                </a:xfrm>
                                <a:prstGeom prst="rect">
                                  <a:avLst/>
                                </a:prstGeom>
                                <a:solidFill>
                                  <a:schemeClr val="accent6">
                                    <a:lumMod val="75000"/>
                                    <a:lumOff val="0"/>
                                  </a:schemeClr>
                                </a:solidFill>
                                <a:ln w="25400">
                                  <a:solidFill>
                                    <a:schemeClr val="accent6">
                                      <a:lumMod val="100000"/>
                                      <a:lumOff val="0"/>
                                    </a:schemeClr>
                                  </a:solidFill>
                                  <a:miter lim="800000"/>
                                  <a:headEnd/>
                                  <a:tailEnd/>
                                </a:ln>
                              </wps:spPr>
                              <wps:bodyPr rot="0" vert="horz" wrap="square" lIns="91440" tIns="45720" rIns="91440" bIns="45720" anchor="ctr" anchorCtr="0" upright="1">
                                <a:noAutofit/>
                              </wps:bodyPr>
                            </wps:wsp>
                            <wps:wsp>
                              <wps:cNvPr id="1444750250" name="مستطيل 812"/>
                              <wps:cNvSpPr>
                                <a:spLocks/>
                              </wps:cNvSpPr>
                              <wps:spPr bwMode="auto">
                                <a:xfrm>
                                  <a:off x="0" y="2095"/>
                                  <a:ext cx="2667" cy="457"/>
                                </a:xfrm>
                                <a:prstGeom prst="rect">
                                  <a:avLst/>
                                </a:prstGeom>
                                <a:solidFill>
                                  <a:schemeClr val="accent6">
                                    <a:lumMod val="75000"/>
                                    <a:lumOff val="0"/>
                                  </a:schemeClr>
                                </a:solidFill>
                                <a:ln w="25400">
                                  <a:solidFill>
                                    <a:schemeClr val="accent6">
                                      <a:lumMod val="100000"/>
                                      <a:lumOff val="0"/>
                                    </a:schemeClr>
                                  </a:solidFill>
                                  <a:miter lim="800000"/>
                                  <a:headEnd/>
                                  <a:tailEnd/>
                                </a:ln>
                              </wps:spPr>
                              <wps:bodyPr rot="0" vert="horz" wrap="square" lIns="91440" tIns="45720" rIns="91440" bIns="45720" anchor="ctr" anchorCtr="0" upright="1">
                                <a:noAutofit/>
                              </wps:bodyPr>
                            </wps:wsp>
                          </wpg:wgp>
                        </a:graphicData>
                      </a:graphic>
                      <wp14:sizeRelH relativeFrom="page">
                        <wp14:pctWidth>0</wp14:pctWidth>
                      </wp14:sizeRelH>
                      <wp14:sizeRelV relativeFrom="page">
                        <wp14:pctHeight>0</wp14:pctHeight>
                      </wp14:sizeRelV>
                    </wp:anchor>
                  </w:drawing>
                </mc:Choice>
                <mc:Fallback xmlns:oel="http://schemas.microsoft.com/office/2019/extlst" xmlns:w16du="http://schemas.microsoft.com/office/word/2023/wordml/word16du">
                  <w:pict>
                    <v:group w14:anchorId="522284F6" id="مجموعة 813" o:spid="_x0000_s1026" style="position:absolute;left:0;text-align:left;margin-left:30.5pt;margin-top:21.05pt;width:51.75pt;height:55.5pt;z-index:251708416" coordsize="6572,70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">
                      <v:oval id="شكل بيضاوي 807" o:spid="_x0000_s1027" style="position:absolute;left:2762;width:1048;height:15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" fillcolor="#538135 [2409]" strokecolor="#70ad47 [3209]" strokeweight="2pt">
                        <v:path arrowok="t"/>
                      </v:oval>
                      <v:rect id="مستطيل 808" o:spid="_x0000_s1028" style="position:absolute;left:2762;top:2095;width:1048;height:15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" fillcolor="#538135 [2409]" strokecolor="#70ad47 [3209]" strokeweight="2pt">
                        <v:path arrowok="t"/>
                      </v:rect>
                      <v:rect id="مستطيل 809" o:spid="_x0000_s1029" style="position:absolute;left:3494;top:3714;width:451;height:3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" fillcolor="#538135 [2409]" strokecolor="#70ad47 [3209]" strokeweight="2pt">
                        <v:path arrowok="t"/>
                      </v:rect>
                      <v:rect id="مستطيل 810" o:spid="_x0000_s1030" style="position:absolute;left:2667;top:3810;width:450;height:3238;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" fillcolor="#538135 [2409]" strokecolor="#70ad47 [3209]" strokeweight="2pt">
                        <v:path arrowok="t"/>
                      </v:rect>
                      <v:rect id="مستطيل 811" o:spid="_x0000_s1031" style="position:absolute;left:3810;top:2095;width:2762;height: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" fillcolor="#538135 [2409]" strokecolor="#70ad47 [3209]" strokeweight="2pt">
                        <v:path arrowok="t"/>
                      </v:rect>
                      <v:rect id="مستطيل 812" o:spid="_x0000_s1032" style="position:absolute;top:2095;width:2667;height: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" fillcolor="#538135 [2409]" strokecolor="#70ad47 [3209]" strokeweight="2pt">
                        <v:path arrowok="t"/>
                      </v:rect>
                    </v:group>
                  </w:pict>
                </mc:Fallback>
              </mc:AlternateContent>
            </w:r>
          </w:p>
          <w:p w14:paraId="5368D362" w14:textId="77777777" w:rsidR="00D3285A" w:rsidRPr="00CC6009" w:rsidRDefault="00D3285A" w:rsidP="00D3285A">
            <w:pPr>
              <w:spacing w:line="360" w:lineRule="auto"/>
              <w:jc w:val="center"/>
              <w:rPr>
                <w:rFonts w:asciiTheme="majorBidi" w:hAnsiTheme="majorBidi" w:cstheme="majorBidi"/>
                <w:b w:val="0"/>
                <w:bCs w:val="0"/>
                <w:sz w:val="28"/>
                <w:szCs w:val="28"/>
                <w:rtl/>
                <w:lang w:bidi="ar-LY"/>
              </w:rPr>
            </w:pPr>
          </w:p>
          <w:p w14:paraId="77822FEA" w14:textId="77777777" w:rsidR="00D3285A" w:rsidRPr="00CC6009" w:rsidRDefault="00D3285A" w:rsidP="00D3285A">
            <w:pPr>
              <w:spacing w:line="360" w:lineRule="auto"/>
              <w:jc w:val="center"/>
              <w:rPr>
                <w:rFonts w:asciiTheme="majorBidi" w:hAnsiTheme="majorBidi" w:cstheme="majorBidi"/>
                <w:b w:val="0"/>
                <w:bCs w:val="0"/>
                <w:sz w:val="28"/>
                <w:szCs w:val="28"/>
                <w:rtl/>
              </w:rPr>
            </w:pPr>
          </w:p>
        </w:tc>
        <w:tc>
          <w:tcPr>
            <w:tcW w:w="5417" w:type="dxa"/>
          </w:tcPr>
          <w:p w14:paraId="587511A0" w14:textId="77777777" w:rsidR="00D3285A" w:rsidRPr="00CC6009" w:rsidRDefault="00D3285A" w:rsidP="00D3285A">
            <w:pPr>
              <w:bidi/>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lang w:bidi="ar-LY"/>
              </w:rPr>
            </w:pPr>
            <w:r w:rsidRPr="00CC6009">
              <w:rPr>
                <w:rFonts w:asciiTheme="majorBidi" w:hAnsiTheme="majorBidi" w:cstheme="majorBidi"/>
                <w:sz w:val="28"/>
                <w:szCs w:val="28"/>
                <w:rtl/>
                <w:lang w:bidi="ar-LY"/>
              </w:rPr>
              <w:t>ممثل وهو الذي يلعب دور المستخدم أو نظام خارجي مع النظام المقترح</w:t>
            </w:r>
          </w:p>
          <w:p w14:paraId="1E321D70" w14:textId="77777777" w:rsidR="00D3285A" w:rsidRPr="00CC6009" w:rsidRDefault="00D3285A" w:rsidP="00D3285A">
            <w:pPr>
              <w:bidi/>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lang w:bidi="ar-LY"/>
              </w:rPr>
            </w:pPr>
            <w:r w:rsidRPr="00CC6009">
              <w:rPr>
                <w:rFonts w:asciiTheme="majorBidi" w:hAnsiTheme="majorBidi" w:cstheme="majorBidi"/>
                <w:sz w:val="28"/>
                <w:szCs w:val="28"/>
                <w:rtl/>
                <w:lang w:bidi="ar-LY"/>
              </w:rPr>
              <w:t>(</w:t>
            </w:r>
            <w:r w:rsidRPr="00CC6009">
              <w:rPr>
                <w:rFonts w:asciiTheme="majorBidi" w:hAnsiTheme="majorBidi" w:cstheme="majorBidi"/>
                <w:sz w:val="28"/>
                <w:szCs w:val="28"/>
                <w:lang w:bidi="ar-LY"/>
              </w:rPr>
              <w:t>Actor</w:t>
            </w:r>
            <w:r w:rsidRPr="00CC6009">
              <w:rPr>
                <w:rFonts w:asciiTheme="majorBidi" w:hAnsiTheme="majorBidi" w:cstheme="majorBidi"/>
                <w:sz w:val="28"/>
                <w:szCs w:val="28"/>
                <w:rtl/>
                <w:lang w:bidi="ar-LY"/>
              </w:rPr>
              <w:t>)</w:t>
            </w:r>
          </w:p>
        </w:tc>
      </w:tr>
      <w:tr w:rsidR="00D3285A" w:rsidRPr="00CC6009" w14:paraId="7EAA2991" w14:textId="77777777" w:rsidTr="00D3285A">
        <w:trPr>
          <w:trHeight w:val="959"/>
        </w:trPr>
        <w:tc>
          <w:tcPr>
            <w:cnfStyle w:val="001000000000" w:firstRow="0" w:lastRow="0" w:firstColumn="1" w:lastColumn="0" w:oddVBand="0" w:evenVBand="0" w:oddHBand="0" w:evenHBand="0" w:firstRowFirstColumn="0" w:firstRowLastColumn="0" w:lastRowFirstColumn="0" w:lastRowLastColumn="0"/>
            <w:tcW w:w="2421" w:type="dxa"/>
          </w:tcPr>
          <w:p w14:paraId="319BD843" w14:textId="77777777" w:rsidR="00D3285A" w:rsidRPr="00CC6009" w:rsidRDefault="00D3285A" w:rsidP="00D3285A">
            <w:pPr>
              <w:spacing w:line="360" w:lineRule="auto"/>
              <w:jc w:val="center"/>
              <w:rPr>
                <w:rFonts w:asciiTheme="majorBidi" w:hAnsiTheme="majorBidi" w:cstheme="majorBidi"/>
                <w:b w:val="0"/>
                <w:bCs w:val="0"/>
                <w:sz w:val="28"/>
                <w:szCs w:val="28"/>
                <w:rtl/>
                <w:lang w:bidi="ar-LY"/>
              </w:rPr>
            </w:pPr>
            <w:r w:rsidRPr="00CC6009">
              <w:rPr>
                <w:rFonts w:asciiTheme="majorBidi" w:hAnsiTheme="majorBidi" w:cstheme="majorBidi"/>
                <w:noProof/>
                <w:sz w:val="28"/>
                <w:szCs w:val="28"/>
              </w:rPr>
              <w:drawing>
                <wp:inline distT="0" distB="0" distL="0" distR="0" wp14:anchorId="7C650D81" wp14:editId="4BC40BE4">
                  <wp:extent cx="1400205" cy="543034"/>
                  <wp:effectExtent l="0" t="0" r="0" b="0"/>
                  <wp:docPr id="1641931556" name="صورة 8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402080" cy="543761"/>
                          </a:xfrm>
                          <a:prstGeom prst="rect">
                            <a:avLst/>
                          </a:prstGeom>
                          <a:noFill/>
                        </pic:spPr>
                      </pic:pic>
                    </a:graphicData>
                  </a:graphic>
                </wp:inline>
              </w:drawing>
            </w:r>
          </w:p>
        </w:tc>
        <w:tc>
          <w:tcPr>
            <w:tcW w:w="5417" w:type="dxa"/>
          </w:tcPr>
          <w:p w14:paraId="42C4457A" w14:textId="77777777" w:rsidR="00D3285A" w:rsidRPr="00CC6009" w:rsidRDefault="00D3285A" w:rsidP="00D3285A">
            <w:pPr>
              <w:bidi/>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lang w:bidi="ar-LY"/>
              </w:rPr>
            </w:pPr>
            <w:r w:rsidRPr="00CC6009">
              <w:rPr>
                <w:rFonts w:asciiTheme="majorBidi" w:hAnsiTheme="majorBidi" w:cstheme="majorBidi"/>
                <w:sz w:val="28"/>
                <w:szCs w:val="28"/>
                <w:rtl/>
                <w:lang w:bidi="ar-LY"/>
              </w:rPr>
              <w:t xml:space="preserve">علاقة الربط </w:t>
            </w:r>
            <w:r w:rsidRPr="00CC6009">
              <w:rPr>
                <w:rFonts w:asciiTheme="majorBidi" w:hAnsiTheme="majorBidi" w:cstheme="majorBidi"/>
                <w:sz w:val="28"/>
                <w:szCs w:val="28"/>
                <w:lang w:bidi="ar-LY"/>
              </w:rPr>
              <w:t>(Association)</w:t>
            </w:r>
          </w:p>
        </w:tc>
      </w:tr>
    </w:tbl>
    <w:p w14:paraId="36A693FB" w14:textId="69530F13" w:rsidR="002B0AF4" w:rsidRPr="00CC6009" w:rsidRDefault="00492B5A" w:rsidP="00084930">
      <w:pPr>
        <w:pStyle w:val="ListParagraph"/>
        <w:numPr>
          <w:ilvl w:val="0"/>
          <w:numId w:val="24"/>
        </w:numPr>
        <w:spacing w:line="360" w:lineRule="auto"/>
        <w:jc w:val="both"/>
        <w:rPr>
          <w:rFonts w:asciiTheme="majorBidi" w:hAnsiTheme="majorBidi" w:cstheme="majorBidi"/>
          <w:sz w:val="28"/>
          <w:szCs w:val="28"/>
          <w:lang w:bidi="ar-LY"/>
        </w:rPr>
      </w:pPr>
      <w:r w:rsidRPr="00CC6009">
        <w:rPr>
          <w:rFonts w:asciiTheme="majorBidi" w:hAnsiTheme="majorBidi" w:cstheme="majorBidi"/>
          <w:sz w:val="28"/>
          <w:szCs w:val="28"/>
          <w:rtl/>
          <w:lang w:bidi="ar-LY"/>
        </w:rPr>
        <w:t>مخطط حالة الاستخدام المفصل .</w:t>
      </w:r>
    </w:p>
    <w:p w14:paraId="7BE04EE1" w14:textId="1764A36D" w:rsidR="004563ED" w:rsidRPr="00CC6009" w:rsidRDefault="00917BE4" w:rsidP="00BE5F2D">
      <w:pPr>
        <w:spacing w:line="360" w:lineRule="auto"/>
        <w:rPr>
          <w:rFonts w:asciiTheme="majorBidi" w:hAnsiTheme="majorBidi" w:cstheme="majorBidi"/>
          <w:sz w:val="28"/>
          <w:szCs w:val="28"/>
        </w:rPr>
      </w:pPr>
      <w:r w:rsidRPr="00CC6009">
        <w:rPr>
          <w:rFonts w:asciiTheme="majorBidi" w:hAnsiTheme="majorBidi" w:cstheme="majorBidi"/>
          <w:noProof/>
          <w:sz w:val="28"/>
          <w:szCs w:val="28"/>
        </w:rPr>
        <w:lastRenderedPageBreak/>
        <w:drawing>
          <wp:anchor distT="0" distB="0" distL="114300" distR="114300" simplePos="0" relativeHeight="251692032" behindDoc="0" locked="0" layoutInCell="1" allowOverlap="1" wp14:anchorId="0D6C9766" wp14:editId="037FBFD6">
            <wp:simplePos x="0" y="0"/>
            <wp:positionH relativeFrom="column">
              <wp:posOffset>0</wp:posOffset>
            </wp:positionH>
            <wp:positionV relativeFrom="paragraph">
              <wp:posOffset>36000</wp:posOffset>
            </wp:positionV>
            <wp:extent cx="5943600" cy="7314910"/>
            <wp:effectExtent l="0" t="0" r="0" b="63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7314910"/>
                    </a:xfrm>
                    <a:prstGeom prst="rect">
                      <a:avLst/>
                    </a:prstGeom>
                  </pic:spPr>
                </pic:pic>
              </a:graphicData>
            </a:graphic>
            <wp14:sizeRelH relativeFrom="margin">
              <wp14:pctWidth>0</wp14:pctWidth>
            </wp14:sizeRelH>
            <wp14:sizeRelV relativeFrom="margin">
              <wp14:pctHeight>0</wp14:pctHeight>
            </wp14:sizeRelV>
          </wp:anchor>
        </w:drawing>
      </w:r>
    </w:p>
    <w:p w14:paraId="544933ED" w14:textId="1DAC73B9" w:rsidR="00C6466C" w:rsidRPr="00CC6009" w:rsidRDefault="00A534A3" w:rsidP="00BE5F2D">
      <w:pPr>
        <w:spacing w:line="360" w:lineRule="auto"/>
        <w:rPr>
          <w:rFonts w:asciiTheme="majorBidi" w:hAnsiTheme="majorBidi" w:cstheme="majorBidi"/>
          <w:sz w:val="28"/>
          <w:szCs w:val="28"/>
        </w:rPr>
      </w:pPr>
      <w:commentRangeStart w:id="62"/>
      <w:r w:rsidRPr="00CC6009">
        <w:rPr>
          <w:rFonts w:asciiTheme="majorBidi" w:hAnsiTheme="majorBidi" w:cstheme="majorBidi"/>
          <w:noProof/>
          <w:sz w:val="28"/>
          <w:szCs w:val="28"/>
        </w:rPr>
        <w:lastRenderedPageBreak/>
        <w:drawing>
          <wp:anchor distT="0" distB="0" distL="114300" distR="114300" simplePos="0" relativeHeight="251685888" behindDoc="0" locked="0" layoutInCell="1" allowOverlap="1" wp14:anchorId="56E4CE79" wp14:editId="00EEBE5D">
            <wp:simplePos x="0" y="0"/>
            <wp:positionH relativeFrom="column">
              <wp:posOffset>0</wp:posOffset>
            </wp:positionH>
            <wp:positionV relativeFrom="paragraph">
              <wp:posOffset>320675</wp:posOffset>
            </wp:positionV>
            <wp:extent cx="5943600" cy="7253605"/>
            <wp:effectExtent l="0" t="0" r="0" b="444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7253605"/>
                    </a:xfrm>
                    <a:prstGeom prst="rect">
                      <a:avLst/>
                    </a:prstGeom>
                  </pic:spPr>
                </pic:pic>
              </a:graphicData>
            </a:graphic>
            <wp14:sizeRelH relativeFrom="margin">
              <wp14:pctWidth>0</wp14:pctWidth>
            </wp14:sizeRelH>
            <wp14:sizeRelV relativeFrom="margin">
              <wp14:pctHeight>0</wp14:pctHeight>
            </wp14:sizeRelV>
          </wp:anchor>
        </w:drawing>
      </w:r>
      <w:commentRangeEnd w:id="62"/>
      <w:r w:rsidR="004468A7">
        <w:rPr>
          <w:rStyle w:val="CommentReference"/>
          <w:rtl/>
        </w:rPr>
        <w:commentReference w:id="62"/>
      </w:r>
      <w:r w:rsidR="00C6466C" w:rsidRPr="00CC6009">
        <w:rPr>
          <w:rFonts w:asciiTheme="majorBidi" w:hAnsiTheme="majorBidi" w:cstheme="majorBidi"/>
          <w:sz w:val="28"/>
          <w:szCs w:val="28"/>
        </w:rPr>
        <w:br w:type="page"/>
      </w:r>
    </w:p>
    <w:p w14:paraId="493BFE61" w14:textId="4863EE49" w:rsidR="00C6466C" w:rsidRPr="00CC6009" w:rsidRDefault="0027309E" w:rsidP="00BE5F2D">
      <w:pPr>
        <w:spacing w:line="360" w:lineRule="auto"/>
        <w:rPr>
          <w:rFonts w:asciiTheme="majorBidi" w:hAnsiTheme="majorBidi" w:cstheme="majorBidi"/>
          <w:sz w:val="28"/>
          <w:szCs w:val="28"/>
        </w:rPr>
      </w:pPr>
      <w:r w:rsidRPr="00CC6009">
        <w:rPr>
          <w:rFonts w:asciiTheme="majorBidi" w:hAnsiTheme="majorBidi" w:cstheme="majorBidi"/>
          <w:noProof/>
          <w:sz w:val="28"/>
          <w:szCs w:val="28"/>
        </w:rPr>
        <w:lastRenderedPageBreak/>
        <w:drawing>
          <wp:anchor distT="0" distB="0" distL="114300" distR="114300" simplePos="0" relativeHeight="251687936" behindDoc="0" locked="0" layoutInCell="1" allowOverlap="1" wp14:anchorId="7D9C2C1C" wp14:editId="7013EB58">
            <wp:simplePos x="0" y="0"/>
            <wp:positionH relativeFrom="column">
              <wp:posOffset>0</wp:posOffset>
            </wp:positionH>
            <wp:positionV relativeFrom="paragraph">
              <wp:posOffset>0</wp:posOffset>
            </wp:positionV>
            <wp:extent cx="5608320" cy="822960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608320" cy="8229600"/>
                    </a:xfrm>
                    <a:prstGeom prst="rect">
                      <a:avLst/>
                    </a:prstGeom>
                  </pic:spPr>
                </pic:pic>
              </a:graphicData>
            </a:graphic>
            <wp14:sizeRelH relativeFrom="margin">
              <wp14:pctWidth>0</wp14:pctWidth>
            </wp14:sizeRelH>
          </wp:anchor>
        </w:drawing>
      </w:r>
    </w:p>
    <w:p w14:paraId="2C413557" w14:textId="70FC4917" w:rsidR="00750CE2" w:rsidRPr="00CC6009" w:rsidRDefault="0022783A" w:rsidP="00BE5F2D">
      <w:pPr>
        <w:spacing w:line="360" w:lineRule="auto"/>
        <w:rPr>
          <w:rFonts w:asciiTheme="majorBidi" w:hAnsiTheme="majorBidi" w:cstheme="majorBidi"/>
          <w:sz w:val="28"/>
          <w:szCs w:val="28"/>
        </w:rPr>
      </w:pPr>
      <w:r w:rsidRPr="00CC6009">
        <w:rPr>
          <w:rFonts w:asciiTheme="majorBidi" w:hAnsiTheme="majorBidi" w:cstheme="majorBidi"/>
          <w:noProof/>
          <w:sz w:val="28"/>
          <w:szCs w:val="28"/>
        </w:rPr>
        <w:lastRenderedPageBreak/>
        <w:drawing>
          <wp:anchor distT="0" distB="0" distL="114300" distR="114300" simplePos="0" relativeHeight="251689984" behindDoc="0" locked="0" layoutInCell="1" allowOverlap="1" wp14:anchorId="4ED972EA" wp14:editId="56047169">
            <wp:simplePos x="0" y="0"/>
            <wp:positionH relativeFrom="column">
              <wp:posOffset>-324485</wp:posOffset>
            </wp:positionH>
            <wp:positionV relativeFrom="paragraph">
              <wp:posOffset>35560</wp:posOffset>
            </wp:positionV>
            <wp:extent cx="5943600" cy="7418070"/>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7418070"/>
                    </a:xfrm>
                    <a:prstGeom prst="rect">
                      <a:avLst/>
                    </a:prstGeom>
                  </pic:spPr>
                </pic:pic>
              </a:graphicData>
            </a:graphic>
            <wp14:sizeRelH relativeFrom="margin">
              <wp14:pctWidth>0</wp14:pctWidth>
            </wp14:sizeRelH>
            <wp14:sizeRelV relativeFrom="margin">
              <wp14:pctHeight>0</wp14:pctHeight>
            </wp14:sizeRelV>
          </wp:anchor>
        </w:drawing>
      </w:r>
      <w:r w:rsidR="00C6466C" w:rsidRPr="00CC6009">
        <w:rPr>
          <w:rFonts w:asciiTheme="majorBidi" w:hAnsiTheme="majorBidi" w:cstheme="majorBidi"/>
          <w:sz w:val="28"/>
          <w:szCs w:val="28"/>
        </w:rPr>
        <w:br w:type="page"/>
      </w:r>
    </w:p>
    <w:p w14:paraId="77CC3AE5" w14:textId="12AC7B79" w:rsidR="00B30EEA" w:rsidRPr="00CC6009" w:rsidRDefault="00E53883" w:rsidP="00BE5F2D">
      <w:pPr>
        <w:spacing w:line="360" w:lineRule="auto"/>
        <w:rPr>
          <w:rFonts w:asciiTheme="majorBidi" w:hAnsiTheme="majorBidi" w:cstheme="majorBidi"/>
          <w:sz w:val="28"/>
          <w:szCs w:val="28"/>
          <w:rtl/>
        </w:rPr>
      </w:pPr>
      <w:r w:rsidRPr="00CC6009">
        <w:rPr>
          <w:rFonts w:asciiTheme="majorBidi" w:hAnsiTheme="majorBidi" w:cstheme="majorBidi"/>
          <w:noProof/>
          <w:sz w:val="28"/>
          <w:szCs w:val="28"/>
        </w:rPr>
        <w:lastRenderedPageBreak/>
        <w:drawing>
          <wp:anchor distT="0" distB="0" distL="114300" distR="114300" simplePos="0" relativeHeight="251694080" behindDoc="0" locked="0" layoutInCell="1" allowOverlap="1" wp14:anchorId="20BDBE7D" wp14:editId="150E05E2">
            <wp:simplePos x="0" y="0"/>
            <wp:positionH relativeFrom="column">
              <wp:posOffset>0</wp:posOffset>
            </wp:positionH>
            <wp:positionV relativeFrom="paragraph">
              <wp:posOffset>8313</wp:posOffset>
            </wp:positionV>
            <wp:extent cx="5943600" cy="7990493"/>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7990493"/>
                    </a:xfrm>
                    <a:prstGeom prst="rect">
                      <a:avLst/>
                    </a:prstGeom>
                  </pic:spPr>
                </pic:pic>
              </a:graphicData>
            </a:graphic>
            <wp14:sizeRelH relativeFrom="margin">
              <wp14:pctWidth>0</wp14:pctWidth>
            </wp14:sizeRelH>
            <wp14:sizeRelV relativeFrom="margin">
              <wp14:pctHeight>0</wp14:pctHeight>
            </wp14:sizeRelV>
          </wp:anchor>
        </w:drawing>
      </w:r>
      <w:r w:rsidR="00750CE2" w:rsidRPr="00CC6009">
        <w:rPr>
          <w:rFonts w:asciiTheme="majorBidi" w:hAnsiTheme="majorBidi" w:cstheme="majorBidi"/>
          <w:sz w:val="28"/>
          <w:szCs w:val="28"/>
        </w:rPr>
        <w:br w:type="page"/>
      </w:r>
    </w:p>
    <w:p w14:paraId="011ED469" w14:textId="7DFFDD34" w:rsidR="00B30EEA" w:rsidRPr="00CC6009" w:rsidRDefault="006420F8" w:rsidP="00BE5F2D">
      <w:pPr>
        <w:spacing w:line="360" w:lineRule="auto"/>
        <w:rPr>
          <w:rFonts w:asciiTheme="majorBidi" w:hAnsiTheme="majorBidi" w:cstheme="majorBidi"/>
          <w:sz w:val="28"/>
          <w:szCs w:val="28"/>
          <w:rtl/>
        </w:rPr>
      </w:pPr>
      <w:r w:rsidRPr="00CC6009">
        <w:rPr>
          <w:rFonts w:asciiTheme="majorBidi" w:hAnsiTheme="majorBidi" w:cstheme="majorBidi"/>
          <w:noProof/>
          <w:sz w:val="28"/>
          <w:szCs w:val="28"/>
          <w:rtl/>
        </w:rPr>
        <w:lastRenderedPageBreak/>
        <w:drawing>
          <wp:anchor distT="0" distB="0" distL="114300" distR="114300" simplePos="0" relativeHeight="251696128" behindDoc="0" locked="0" layoutInCell="1" allowOverlap="1" wp14:anchorId="5F9D2BFC" wp14:editId="0C7B3544">
            <wp:simplePos x="0" y="0"/>
            <wp:positionH relativeFrom="column">
              <wp:posOffset>0</wp:posOffset>
            </wp:positionH>
            <wp:positionV relativeFrom="paragraph">
              <wp:posOffset>0</wp:posOffset>
            </wp:positionV>
            <wp:extent cx="4749800" cy="8229600"/>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749800" cy="8229600"/>
                    </a:xfrm>
                    <a:prstGeom prst="rect">
                      <a:avLst/>
                    </a:prstGeom>
                  </pic:spPr>
                </pic:pic>
              </a:graphicData>
            </a:graphic>
            <wp14:sizeRelH relativeFrom="margin">
              <wp14:pctWidth>0</wp14:pctWidth>
            </wp14:sizeRelH>
          </wp:anchor>
        </w:drawing>
      </w:r>
      <w:r w:rsidR="00B30EEA" w:rsidRPr="00CC6009">
        <w:rPr>
          <w:rFonts w:asciiTheme="majorBidi" w:hAnsiTheme="majorBidi" w:cstheme="majorBidi"/>
          <w:sz w:val="28"/>
          <w:szCs w:val="28"/>
          <w:rtl/>
        </w:rPr>
        <w:br w:type="page"/>
      </w:r>
    </w:p>
    <w:p w14:paraId="2AF8FCE3" w14:textId="2A9F74E0" w:rsidR="00454623" w:rsidRPr="00CC6009" w:rsidRDefault="001212E4" w:rsidP="00BE5F2D">
      <w:pPr>
        <w:bidi/>
        <w:spacing w:line="360" w:lineRule="auto"/>
        <w:rPr>
          <w:rFonts w:asciiTheme="majorBidi" w:hAnsiTheme="majorBidi" w:cstheme="majorBidi"/>
          <w:sz w:val="28"/>
          <w:szCs w:val="28"/>
          <w:rtl/>
        </w:rPr>
      </w:pPr>
      <w:r w:rsidRPr="00CC6009">
        <w:rPr>
          <w:rFonts w:asciiTheme="majorBidi" w:hAnsiTheme="majorBidi" w:cstheme="majorBidi"/>
          <w:noProof/>
          <w:sz w:val="28"/>
          <w:szCs w:val="28"/>
          <w:rtl/>
        </w:rPr>
        <w:lastRenderedPageBreak/>
        <w:drawing>
          <wp:anchor distT="0" distB="0" distL="114300" distR="114300" simplePos="0" relativeHeight="251698176" behindDoc="0" locked="0" layoutInCell="1" allowOverlap="1" wp14:anchorId="0A5C70AC" wp14:editId="2D2F0949">
            <wp:simplePos x="0" y="0"/>
            <wp:positionH relativeFrom="column">
              <wp:posOffset>-113030</wp:posOffset>
            </wp:positionH>
            <wp:positionV relativeFrom="paragraph">
              <wp:posOffset>0</wp:posOffset>
            </wp:positionV>
            <wp:extent cx="5293360" cy="8229600"/>
            <wp:effectExtent l="0" t="0" r="254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293360" cy="8229600"/>
                    </a:xfrm>
                    <a:prstGeom prst="rect">
                      <a:avLst/>
                    </a:prstGeom>
                  </pic:spPr>
                </pic:pic>
              </a:graphicData>
            </a:graphic>
            <wp14:sizeRelH relativeFrom="margin">
              <wp14:pctWidth>0</wp14:pctWidth>
            </wp14:sizeRelH>
          </wp:anchor>
        </w:drawing>
      </w:r>
      <w:r w:rsidR="006C38B7" w:rsidRPr="00CC6009">
        <w:rPr>
          <w:rFonts w:asciiTheme="majorBidi" w:hAnsiTheme="majorBidi" w:cstheme="majorBidi"/>
          <w:sz w:val="28"/>
          <w:szCs w:val="28"/>
        </w:rPr>
        <w:br w:type="page"/>
      </w:r>
      <w:r w:rsidR="00454623" w:rsidRPr="00CC6009">
        <w:rPr>
          <w:rFonts w:asciiTheme="majorBidi" w:hAnsiTheme="majorBidi" w:cstheme="majorBidi"/>
          <w:b/>
          <w:bCs/>
          <w:color w:val="2E74B5" w:themeColor="accent5" w:themeShade="BF"/>
          <w:sz w:val="28"/>
          <w:szCs w:val="28"/>
          <w:rtl/>
        </w:rPr>
        <w:lastRenderedPageBreak/>
        <w:t>4.</w:t>
      </w:r>
      <w:r w:rsidR="004B4B03" w:rsidRPr="00CC6009">
        <w:rPr>
          <w:rFonts w:asciiTheme="majorBidi" w:hAnsiTheme="majorBidi" w:cstheme="majorBidi"/>
          <w:b/>
          <w:bCs/>
          <w:color w:val="2E74B5" w:themeColor="accent5" w:themeShade="BF"/>
          <w:sz w:val="28"/>
          <w:szCs w:val="28"/>
          <w:rtl/>
        </w:rPr>
        <w:t>4</w:t>
      </w:r>
      <w:r w:rsidR="00454623" w:rsidRPr="00CC6009">
        <w:rPr>
          <w:rFonts w:asciiTheme="majorBidi" w:hAnsiTheme="majorBidi" w:cstheme="majorBidi"/>
          <w:b/>
          <w:bCs/>
          <w:color w:val="2E74B5" w:themeColor="accent5" w:themeShade="BF"/>
          <w:sz w:val="28"/>
          <w:szCs w:val="28"/>
          <w:rtl/>
        </w:rPr>
        <w:t xml:space="preserve"> - تصميم واجهة المستخدم </w:t>
      </w:r>
      <w:r w:rsidR="00454623" w:rsidRPr="00CC6009">
        <w:rPr>
          <w:rFonts w:asciiTheme="majorBidi" w:hAnsiTheme="majorBidi" w:cstheme="majorBidi"/>
          <w:b/>
          <w:bCs/>
          <w:color w:val="2E74B5" w:themeColor="accent5" w:themeShade="BF"/>
          <w:sz w:val="28"/>
          <w:szCs w:val="28"/>
        </w:rPr>
        <w:t xml:space="preserve"> User Inter Face Design )</w:t>
      </w:r>
      <w:r w:rsidR="00454623" w:rsidRPr="00CC6009">
        <w:rPr>
          <w:rFonts w:asciiTheme="majorBidi" w:hAnsiTheme="majorBidi" w:cstheme="majorBidi"/>
          <w:b/>
          <w:bCs/>
          <w:color w:val="2E74B5" w:themeColor="accent5" w:themeShade="BF"/>
          <w:sz w:val="28"/>
          <w:szCs w:val="28"/>
          <w:rtl/>
        </w:rPr>
        <w:t>)</w:t>
      </w:r>
      <w:r w:rsidR="009D37AE" w:rsidRPr="00CC6009">
        <w:rPr>
          <w:rFonts w:asciiTheme="majorBidi" w:hAnsiTheme="majorBidi" w:cstheme="majorBidi"/>
          <w:b/>
          <w:bCs/>
          <w:color w:val="2E74B5" w:themeColor="accent5" w:themeShade="BF"/>
          <w:sz w:val="28"/>
          <w:szCs w:val="28"/>
          <w:rtl/>
        </w:rPr>
        <w:t xml:space="preserve"> :</w:t>
      </w:r>
    </w:p>
    <w:p w14:paraId="2D0A4764" w14:textId="77777777" w:rsidR="00454623" w:rsidRPr="00CC6009" w:rsidRDefault="00454623" w:rsidP="00BE5F2D">
      <w:pPr>
        <w:spacing w:line="360" w:lineRule="auto"/>
        <w:rPr>
          <w:rFonts w:asciiTheme="majorBidi" w:hAnsiTheme="majorBidi" w:cstheme="majorBidi"/>
          <w:b/>
          <w:bCs/>
          <w:color w:val="2E74B5" w:themeColor="accent5" w:themeShade="BF"/>
          <w:sz w:val="28"/>
          <w:szCs w:val="28"/>
          <w:rtl/>
        </w:rPr>
      </w:pPr>
    </w:p>
    <w:p w14:paraId="7E618045" w14:textId="69ED73FE" w:rsidR="00454623" w:rsidRPr="00CC6009" w:rsidRDefault="004B4B03" w:rsidP="00BE5F2D">
      <w:pPr>
        <w:bidi/>
        <w:spacing w:line="360" w:lineRule="auto"/>
        <w:rPr>
          <w:rFonts w:asciiTheme="majorBidi" w:hAnsiTheme="majorBidi" w:cstheme="majorBidi"/>
          <w:b/>
          <w:bCs/>
          <w:sz w:val="28"/>
          <w:szCs w:val="28"/>
          <w:rtl/>
        </w:rPr>
      </w:pPr>
      <w:r w:rsidRPr="00CC6009">
        <w:rPr>
          <w:rFonts w:asciiTheme="majorBidi" w:hAnsiTheme="majorBidi" w:cstheme="majorBidi"/>
          <w:b/>
          <w:bCs/>
          <w:sz w:val="28"/>
          <w:szCs w:val="28"/>
          <w:rtl/>
        </w:rPr>
        <w:t xml:space="preserve"> </w:t>
      </w:r>
      <w:r w:rsidR="009B5D6B" w:rsidRPr="00CC6009">
        <w:rPr>
          <w:rFonts w:asciiTheme="majorBidi" w:hAnsiTheme="majorBidi" w:cstheme="majorBidi"/>
          <w:b/>
          <w:bCs/>
          <w:sz w:val="28"/>
          <w:szCs w:val="28"/>
          <w:rtl/>
        </w:rPr>
        <w:t>4.</w:t>
      </w:r>
      <w:r w:rsidR="00114434" w:rsidRPr="00CC6009">
        <w:rPr>
          <w:rFonts w:asciiTheme="majorBidi" w:hAnsiTheme="majorBidi" w:cstheme="majorBidi"/>
          <w:b/>
          <w:bCs/>
          <w:sz w:val="28"/>
          <w:szCs w:val="28"/>
          <w:rtl/>
        </w:rPr>
        <w:t>4</w:t>
      </w:r>
      <w:r w:rsidR="009B5D6B" w:rsidRPr="00CC6009">
        <w:rPr>
          <w:rFonts w:asciiTheme="majorBidi" w:hAnsiTheme="majorBidi" w:cstheme="majorBidi"/>
          <w:b/>
          <w:bCs/>
          <w:sz w:val="28"/>
          <w:szCs w:val="28"/>
          <w:rtl/>
        </w:rPr>
        <w:t xml:space="preserve">.1 </w:t>
      </w:r>
      <w:r w:rsidR="00454623" w:rsidRPr="00CC6009">
        <w:rPr>
          <w:rFonts w:asciiTheme="majorBidi" w:hAnsiTheme="majorBidi" w:cstheme="majorBidi"/>
          <w:b/>
          <w:bCs/>
          <w:sz w:val="28"/>
          <w:szCs w:val="28"/>
          <w:rtl/>
        </w:rPr>
        <w:t xml:space="preserve">- تصميم شاشات </w:t>
      </w:r>
      <w:r w:rsidR="005F2572" w:rsidRPr="00CC6009">
        <w:rPr>
          <w:rFonts w:asciiTheme="majorBidi" w:hAnsiTheme="majorBidi" w:cs="Times New Roman"/>
          <w:b/>
          <w:bCs/>
          <w:sz w:val="28"/>
          <w:szCs w:val="28"/>
          <w:rtl/>
        </w:rPr>
        <w:t>الرئيسية</w:t>
      </w:r>
      <w:r w:rsidR="00454623" w:rsidRPr="00CC6009">
        <w:rPr>
          <w:rFonts w:asciiTheme="majorBidi" w:hAnsiTheme="majorBidi" w:cstheme="majorBidi"/>
          <w:b/>
          <w:bCs/>
          <w:sz w:val="28"/>
          <w:szCs w:val="28"/>
          <w:rtl/>
        </w:rPr>
        <w:t xml:space="preserve"> :</w:t>
      </w:r>
    </w:p>
    <w:p w14:paraId="7C05F8EC" w14:textId="77777777" w:rsidR="004E43D1" w:rsidRDefault="004E43D1" w:rsidP="00BE5F2D">
      <w:pPr>
        <w:pStyle w:val="ListParagraph"/>
        <w:spacing w:line="360" w:lineRule="auto"/>
        <w:ind w:left="844"/>
        <w:rPr>
          <w:rFonts w:asciiTheme="majorBidi" w:hAnsiTheme="majorBidi" w:cstheme="majorBidi"/>
          <w:sz w:val="28"/>
          <w:szCs w:val="28"/>
          <w:rtl/>
        </w:rPr>
      </w:pPr>
    </w:p>
    <w:p w14:paraId="78CB9BC7" w14:textId="77777777" w:rsidR="004E43D1" w:rsidRDefault="004E43D1" w:rsidP="00BE5F2D">
      <w:pPr>
        <w:pStyle w:val="ListParagraph"/>
        <w:spacing w:line="360" w:lineRule="auto"/>
        <w:ind w:left="844"/>
        <w:rPr>
          <w:rFonts w:asciiTheme="majorBidi" w:hAnsiTheme="majorBidi" w:cstheme="majorBidi"/>
          <w:sz w:val="28"/>
          <w:szCs w:val="28"/>
          <w:rtl/>
        </w:rPr>
      </w:pPr>
    </w:p>
    <w:p w14:paraId="38CF2C11" w14:textId="0C2B6B9A" w:rsidR="005F2572" w:rsidRPr="00CC6009" w:rsidRDefault="00B96132" w:rsidP="00BE5F2D">
      <w:pPr>
        <w:pStyle w:val="ListParagraph"/>
        <w:spacing w:line="360" w:lineRule="auto"/>
        <w:ind w:left="844"/>
        <w:rPr>
          <w:rFonts w:asciiTheme="majorBidi" w:hAnsiTheme="majorBidi" w:cstheme="majorBidi"/>
          <w:sz w:val="28"/>
          <w:szCs w:val="28"/>
          <w:rtl/>
        </w:rPr>
      </w:pPr>
      <w:r w:rsidRPr="00CC6009">
        <w:rPr>
          <w:rFonts w:asciiTheme="majorBidi" w:hAnsiTheme="majorBidi" w:cstheme="majorBidi"/>
          <w:noProof/>
          <w:sz w:val="28"/>
          <w:szCs w:val="28"/>
          <w:rtl/>
        </w:rPr>
        <w:drawing>
          <wp:anchor distT="0" distB="0" distL="114300" distR="114300" simplePos="0" relativeHeight="251646976" behindDoc="0" locked="0" layoutInCell="1" allowOverlap="1" wp14:anchorId="52871C1C" wp14:editId="2452BACE">
            <wp:simplePos x="0" y="0"/>
            <wp:positionH relativeFrom="column">
              <wp:posOffset>0</wp:posOffset>
            </wp:positionH>
            <wp:positionV relativeFrom="paragraph">
              <wp:posOffset>461645</wp:posOffset>
            </wp:positionV>
            <wp:extent cx="5943600" cy="5415280"/>
            <wp:effectExtent l="190500" t="190500" r="190500" b="18542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31">
                      <a:extLst>
                        <a:ext uri="{28A0092B-C50C-407E-A947-70E740481C1C}">
                          <a14:useLocalDpi xmlns:a14="http://schemas.microsoft.com/office/drawing/2010/main" val="0"/>
                        </a:ext>
                      </a:extLst>
                    </a:blip>
                    <a:stretch>
                      <a:fillRect/>
                    </a:stretch>
                  </pic:blipFill>
                  <pic:spPr>
                    <a:xfrm>
                      <a:off x="0" y="0"/>
                      <a:ext cx="5943600" cy="5415280"/>
                    </a:xfrm>
                    <a:prstGeom prst="rect">
                      <a:avLst/>
                    </a:prstGeom>
                    <a:ln>
                      <a:noFill/>
                    </a:ln>
                    <a:effectLst>
                      <a:outerShdw blurRad="190500" algn="tl" rotWithShape="0">
                        <a:srgbClr val="000000">
                          <a:alpha val="70000"/>
                        </a:srgbClr>
                      </a:outerShdw>
                    </a:effectLst>
                  </pic:spPr>
                </pic:pic>
              </a:graphicData>
            </a:graphic>
            <wp14:sizeRelV relativeFrom="margin">
              <wp14:pctHeight>0</wp14:pctHeight>
            </wp14:sizeRelV>
          </wp:anchor>
        </w:drawing>
      </w:r>
    </w:p>
    <w:p w14:paraId="1DE3E1BE" w14:textId="7D82D910" w:rsidR="006C38B7" w:rsidRPr="00CC6009" w:rsidRDefault="006C38B7" w:rsidP="00BE5F2D">
      <w:pPr>
        <w:spacing w:line="360" w:lineRule="auto"/>
        <w:rPr>
          <w:rFonts w:asciiTheme="majorBidi" w:hAnsiTheme="majorBidi" w:cstheme="majorBidi"/>
          <w:sz w:val="28"/>
          <w:szCs w:val="28"/>
        </w:rPr>
      </w:pPr>
    </w:p>
    <w:p w14:paraId="0F25DA7C" w14:textId="560664A4" w:rsidR="006D12BF" w:rsidRPr="00CC6009" w:rsidRDefault="006D12BF" w:rsidP="00BE5F2D">
      <w:pPr>
        <w:bidi/>
        <w:spacing w:line="360" w:lineRule="auto"/>
        <w:rPr>
          <w:rFonts w:asciiTheme="majorBidi" w:hAnsiTheme="majorBidi" w:cstheme="majorBidi"/>
          <w:sz w:val="28"/>
          <w:szCs w:val="28"/>
          <w:rtl/>
        </w:rPr>
      </w:pPr>
      <w:r w:rsidRPr="00CC6009">
        <w:rPr>
          <w:rFonts w:asciiTheme="majorBidi" w:hAnsiTheme="majorBidi" w:cstheme="majorBidi"/>
          <w:b/>
          <w:bCs/>
          <w:sz w:val="28"/>
          <w:szCs w:val="28"/>
          <w:rtl/>
        </w:rPr>
        <w:t>4.</w:t>
      </w:r>
      <w:r w:rsidR="00114434" w:rsidRPr="00CC6009">
        <w:rPr>
          <w:rFonts w:asciiTheme="majorBidi" w:hAnsiTheme="majorBidi" w:cstheme="majorBidi"/>
          <w:b/>
          <w:bCs/>
          <w:sz w:val="28"/>
          <w:szCs w:val="28"/>
          <w:rtl/>
        </w:rPr>
        <w:t>4</w:t>
      </w:r>
      <w:r w:rsidRPr="00CC6009">
        <w:rPr>
          <w:rFonts w:asciiTheme="majorBidi" w:hAnsiTheme="majorBidi" w:cstheme="majorBidi"/>
          <w:b/>
          <w:bCs/>
          <w:sz w:val="28"/>
          <w:szCs w:val="28"/>
          <w:rtl/>
        </w:rPr>
        <w:t>.</w:t>
      </w:r>
      <w:r w:rsidR="00F334A1" w:rsidRPr="00CC6009">
        <w:rPr>
          <w:rFonts w:asciiTheme="majorBidi" w:hAnsiTheme="majorBidi" w:cstheme="majorBidi"/>
          <w:b/>
          <w:bCs/>
          <w:sz w:val="28"/>
          <w:szCs w:val="28"/>
          <w:rtl/>
        </w:rPr>
        <w:t>2</w:t>
      </w:r>
      <w:r w:rsidRPr="00CC6009">
        <w:rPr>
          <w:rFonts w:asciiTheme="majorBidi" w:hAnsiTheme="majorBidi" w:cstheme="majorBidi"/>
          <w:b/>
          <w:bCs/>
          <w:sz w:val="28"/>
          <w:szCs w:val="28"/>
          <w:rtl/>
        </w:rPr>
        <w:t xml:space="preserve"> - تصميم شاشات </w:t>
      </w:r>
      <w:r w:rsidR="00F334A1" w:rsidRPr="00CC6009">
        <w:rPr>
          <w:rFonts w:asciiTheme="majorBidi" w:hAnsiTheme="majorBidi" w:cstheme="majorBidi"/>
          <w:b/>
          <w:bCs/>
          <w:sz w:val="28"/>
          <w:szCs w:val="28"/>
          <w:rtl/>
        </w:rPr>
        <w:t>فئات</w:t>
      </w:r>
      <w:r w:rsidR="00847107" w:rsidRPr="00CC6009">
        <w:rPr>
          <w:rFonts w:asciiTheme="majorBidi" w:hAnsiTheme="majorBidi" w:cstheme="majorBidi"/>
          <w:b/>
          <w:bCs/>
          <w:sz w:val="28"/>
          <w:szCs w:val="28"/>
          <w:rtl/>
        </w:rPr>
        <w:t xml:space="preserve"> </w:t>
      </w:r>
      <w:r w:rsidRPr="00CC6009">
        <w:rPr>
          <w:rFonts w:asciiTheme="majorBidi" w:hAnsiTheme="majorBidi" w:cstheme="majorBidi"/>
          <w:b/>
          <w:bCs/>
          <w:sz w:val="28"/>
          <w:szCs w:val="28"/>
          <w:rtl/>
        </w:rPr>
        <w:t>:</w:t>
      </w:r>
    </w:p>
    <w:p w14:paraId="6EB172D2" w14:textId="79DF7A22" w:rsidR="006C38B7" w:rsidRPr="00CC6009" w:rsidRDefault="009428DA" w:rsidP="00BE5F2D">
      <w:pPr>
        <w:spacing w:line="360" w:lineRule="auto"/>
        <w:rPr>
          <w:rFonts w:asciiTheme="majorBidi" w:hAnsiTheme="majorBidi" w:cstheme="majorBidi"/>
          <w:sz w:val="28"/>
          <w:szCs w:val="28"/>
        </w:rPr>
      </w:pPr>
      <w:r w:rsidRPr="00CC6009">
        <w:rPr>
          <w:rFonts w:asciiTheme="majorBidi" w:hAnsiTheme="majorBidi" w:cstheme="majorBidi"/>
          <w:noProof/>
          <w:sz w:val="28"/>
          <w:szCs w:val="28"/>
        </w:rPr>
        <w:lastRenderedPageBreak/>
        <w:drawing>
          <wp:anchor distT="0" distB="0" distL="114300" distR="114300" simplePos="0" relativeHeight="251653120" behindDoc="0" locked="0" layoutInCell="1" allowOverlap="1" wp14:anchorId="0D5D5FB1" wp14:editId="6439B628">
            <wp:simplePos x="0" y="0"/>
            <wp:positionH relativeFrom="column">
              <wp:posOffset>0</wp:posOffset>
            </wp:positionH>
            <wp:positionV relativeFrom="paragraph">
              <wp:posOffset>323850</wp:posOffset>
            </wp:positionV>
            <wp:extent cx="5943600" cy="5510530"/>
            <wp:effectExtent l="190500" t="190500" r="190500" b="18542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5510530"/>
                    </a:xfrm>
                    <a:prstGeom prst="rect">
                      <a:avLst/>
                    </a:prstGeom>
                    <a:ln>
                      <a:noFill/>
                    </a:ln>
                    <a:effectLst>
                      <a:outerShdw blurRad="190500" algn="tl" rotWithShape="0">
                        <a:srgbClr val="000000">
                          <a:alpha val="70000"/>
                        </a:srgbClr>
                      </a:outerShdw>
                    </a:effectLst>
                  </pic:spPr>
                </pic:pic>
              </a:graphicData>
            </a:graphic>
          </wp:anchor>
        </w:drawing>
      </w:r>
    </w:p>
    <w:p w14:paraId="468AB669" w14:textId="6C22DABD" w:rsidR="006D12BF" w:rsidRPr="004E43D1" w:rsidRDefault="006C38B7" w:rsidP="004E43D1">
      <w:pPr>
        <w:spacing w:line="360" w:lineRule="auto"/>
        <w:rPr>
          <w:rFonts w:asciiTheme="majorBidi" w:hAnsiTheme="majorBidi" w:cstheme="majorBidi"/>
          <w:sz w:val="28"/>
          <w:szCs w:val="28"/>
          <w:rtl/>
        </w:rPr>
      </w:pPr>
      <w:r w:rsidRPr="00CC6009">
        <w:rPr>
          <w:rFonts w:asciiTheme="majorBidi" w:hAnsiTheme="majorBidi" w:cstheme="majorBidi"/>
          <w:sz w:val="28"/>
          <w:szCs w:val="28"/>
        </w:rPr>
        <w:br w:type="page"/>
      </w:r>
    </w:p>
    <w:p w14:paraId="5284B4BB" w14:textId="64A7D872" w:rsidR="006D12BF" w:rsidRPr="00CC6009" w:rsidRDefault="006D12BF" w:rsidP="00BE5F2D">
      <w:pPr>
        <w:bidi/>
        <w:spacing w:line="360" w:lineRule="auto"/>
        <w:rPr>
          <w:rFonts w:asciiTheme="majorBidi" w:hAnsiTheme="majorBidi" w:cstheme="majorBidi"/>
          <w:sz w:val="28"/>
          <w:szCs w:val="28"/>
          <w:rtl/>
        </w:rPr>
      </w:pPr>
      <w:r w:rsidRPr="00CC6009">
        <w:rPr>
          <w:rFonts w:asciiTheme="majorBidi" w:hAnsiTheme="majorBidi" w:cstheme="majorBidi"/>
          <w:b/>
          <w:bCs/>
          <w:sz w:val="28"/>
          <w:szCs w:val="28"/>
          <w:rtl/>
        </w:rPr>
        <w:lastRenderedPageBreak/>
        <w:t>4.</w:t>
      </w:r>
      <w:r w:rsidR="00114434" w:rsidRPr="00CC6009">
        <w:rPr>
          <w:rFonts w:asciiTheme="majorBidi" w:hAnsiTheme="majorBidi" w:cstheme="majorBidi"/>
          <w:b/>
          <w:bCs/>
          <w:sz w:val="28"/>
          <w:szCs w:val="28"/>
          <w:rtl/>
        </w:rPr>
        <w:t>4</w:t>
      </w:r>
      <w:r w:rsidRPr="00CC6009">
        <w:rPr>
          <w:rFonts w:asciiTheme="majorBidi" w:hAnsiTheme="majorBidi" w:cstheme="majorBidi"/>
          <w:b/>
          <w:bCs/>
          <w:sz w:val="28"/>
          <w:szCs w:val="28"/>
          <w:rtl/>
        </w:rPr>
        <w:t>.</w:t>
      </w:r>
      <w:r w:rsidR="00F334A1" w:rsidRPr="00CC6009">
        <w:rPr>
          <w:rFonts w:asciiTheme="majorBidi" w:hAnsiTheme="majorBidi" w:cstheme="majorBidi"/>
          <w:b/>
          <w:bCs/>
          <w:sz w:val="28"/>
          <w:szCs w:val="28"/>
          <w:rtl/>
        </w:rPr>
        <w:t>3</w:t>
      </w:r>
      <w:r w:rsidRPr="00CC6009">
        <w:rPr>
          <w:rFonts w:asciiTheme="majorBidi" w:hAnsiTheme="majorBidi" w:cstheme="majorBidi"/>
          <w:b/>
          <w:bCs/>
          <w:sz w:val="28"/>
          <w:szCs w:val="28"/>
          <w:rtl/>
        </w:rPr>
        <w:t xml:space="preserve"> - تصميم شاشات </w:t>
      </w:r>
      <w:r w:rsidR="00847107" w:rsidRPr="00CC6009">
        <w:rPr>
          <w:rFonts w:asciiTheme="majorBidi" w:hAnsiTheme="majorBidi" w:cstheme="majorBidi"/>
          <w:b/>
          <w:bCs/>
          <w:sz w:val="28"/>
          <w:szCs w:val="28"/>
          <w:rtl/>
        </w:rPr>
        <w:t xml:space="preserve">المنتجات </w:t>
      </w:r>
      <w:r w:rsidRPr="00CC6009">
        <w:rPr>
          <w:rFonts w:asciiTheme="majorBidi" w:hAnsiTheme="majorBidi" w:cstheme="majorBidi"/>
          <w:b/>
          <w:bCs/>
          <w:sz w:val="28"/>
          <w:szCs w:val="28"/>
          <w:rtl/>
        </w:rPr>
        <w:t>:</w:t>
      </w:r>
    </w:p>
    <w:p w14:paraId="4C5AEC2E" w14:textId="78354230" w:rsidR="006531DE" w:rsidRPr="00CC6009" w:rsidRDefault="00243402" w:rsidP="00BE5F2D">
      <w:pPr>
        <w:spacing w:line="360" w:lineRule="auto"/>
        <w:rPr>
          <w:rFonts w:asciiTheme="majorBidi" w:hAnsiTheme="majorBidi" w:cstheme="majorBidi"/>
          <w:sz w:val="28"/>
          <w:szCs w:val="28"/>
          <w:rtl/>
        </w:rPr>
      </w:pPr>
      <w:r w:rsidRPr="00CC6009">
        <w:rPr>
          <w:rFonts w:asciiTheme="majorBidi" w:hAnsiTheme="majorBidi" w:cstheme="majorBidi"/>
          <w:noProof/>
          <w:sz w:val="28"/>
          <w:szCs w:val="28"/>
        </w:rPr>
        <w:drawing>
          <wp:anchor distT="0" distB="0" distL="114300" distR="114300" simplePos="0" relativeHeight="251649024" behindDoc="0" locked="0" layoutInCell="1" allowOverlap="1" wp14:anchorId="2E39122A" wp14:editId="23ED6A52">
            <wp:simplePos x="0" y="0"/>
            <wp:positionH relativeFrom="column">
              <wp:posOffset>0</wp:posOffset>
            </wp:positionH>
            <wp:positionV relativeFrom="paragraph">
              <wp:posOffset>316865</wp:posOffset>
            </wp:positionV>
            <wp:extent cx="5943600" cy="5090795"/>
            <wp:effectExtent l="190500" t="190500" r="190500" b="186055"/>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33">
                      <a:extLst>
                        <a:ext uri="{28A0092B-C50C-407E-A947-70E740481C1C}">
                          <a14:useLocalDpi xmlns:a14="http://schemas.microsoft.com/office/drawing/2010/main" val="0"/>
                        </a:ext>
                      </a:extLst>
                    </a:blip>
                    <a:stretch>
                      <a:fillRect/>
                    </a:stretch>
                  </pic:blipFill>
                  <pic:spPr>
                    <a:xfrm>
                      <a:off x="0" y="0"/>
                      <a:ext cx="5943600" cy="5090795"/>
                    </a:xfrm>
                    <a:prstGeom prst="rect">
                      <a:avLst/>
                    </a:prstGeom>
                    <a:ln>
                      <a:noFill/>
                    </a:ln>
                    <a:effectLst>
                      <a:outerShdw blurRad="190500" algn="tl" rotWithShape="0">
                        <a:srgbClr val="000000">
                          <a:alpha val="70000"/>
                        </a:srgbClr>
                      </a:outerShdw>
                    </a:effectLst>
                  </pic:spPr>
                </pic:pic>
              </a:graphicData>
            </a:graphic>
          </wp:anchor>
        </w:drawing>
      </w:r>
      <w:r w:rsidR="006C38B7" w:rsidRPr="00CC6009">
        <w:rPr>
          <w:rFonts w:asciiTheme="majorBidi" w:hAnsiTheme="majorBidi" w:cstheme="majorBidi"/>
          <w:sz w:val="28"/>
          <w:szCs w:val="28"/>
        </w:rPr>
        <w:br w:type="page"/>
      </w:r>
    </w:p>
    <w:p w14:paraId="572387D0" w14:textId="04F26946" w:rsidR="006531DE" w:rsidRPr="00CC6009" w:rsidRDefault="006531DE" w:rsidP="00BE5F2D">
      <w:pPr>
        <w:bidi/>
        <w:spacing w:line="360" w:lineRule="auto"/>
        <w:rPr>
          <w:rFonts w:asciiTheme="majorBidi" w:hAnsiTheme="majorBidi" w:cstheme="majorBidi"/>
          <w:sz w:val="28"/>
          <w:szCs w:val="28"/>
          <w:rtl/>
        </w:rPr>
      </w:pPr>
      <w:r w:rsidRPr="00CC6009">
        <w:rPr>
          <w:rFonts w:asciiTheme="majorBidi" w:hAnsiTheme="majorBidi" w:cstheme="majorBidi"/>
          <w:b/>
          <w:bCs/>
          <w:sz w:val="28"/>
          <w:szCs w:val="28"/>
          <w:rtl/>
        </w:rPr>
        <w:lastRenderedPageBreak/>
        <w:t>4.</w:t>
      </w:r>
      <w:r w:rsidR="00114434" w:rsidRPr="00CC6009">
        <w:rPr>
          <w:rFonts w:asciiTheme="majorBidi" w:hAnsiTheme="majorBidi" w:cstheme="majorBidi"/>
          <w:b/>
          <w:bCs/>
          <w:sz w:val="28"/>
          <w:szCs w:val="28"/>
          <w:rtl/>
        </w:rPr>
        <w:t>4</w:t>
      </w:r>
      <w:r w:rsidRPr="00CC6009">
        <w:rPr>
          <w:rFonts w:asciiTheme="majorBidi" w:hAnsiTheme="majorBidi" w:cstheme="majorBidi"/>
          <w:b/>
          <w:bCs/>
          <w:sz w:val="28"/>
          <w:szCs w:val="28"/>
          <w:rtl/>
        </w:rPr>
        <w:t>.</w:t>
      </w:r>
      <w:r w:rsidR="00F334A1" w:rsidRPr="00CC6009">
        <w:rPr>
          <w:rFonts w:asciiTheme="majorBidi" w:hAnsiTheme="majorBidi" w:cstheme="majorBidi"/>
          <w:b/>
          <w:bCs/>
          <w:sz w:val="28"/>
          <w:szCs w:val="28"/>
          <w:rtl/>
        </w:rPr>
        <w:t>4</w:t>
      </w:r>
      <w:r w:rsidRPr="00CC6009">
        <w:rPr>
          <w:rFonts w:asciiTheme="majorBidi" w:hAnsiTheme="majorBidi" w:cstheme="majorBidi"/>
          <w:b/>
          <w:bCs/>
          <w:sz w:val="28"/>
          <w:szCs w:val="28"/>
          <w:rtl/>
        </w:rPr>
        <w:t xml:space="preserve"> - تصميم شاشات </w:t>
      </w:r>
      <w:r w:rsidR="00243402" w:rsidRPr="00CC6009">
        <w:rPr>
          <w:rFonts w:asciiTheme="majorBidi" w:hAnsiTheme="majorBidi" w:cstheme="majorBidi"/>
          <w:b/>
          <w:bCs/>
          <w:sz w:val="28"/>
          <w:szCs w:val="28"/>
          <w:rtl/>
        </w:rPr>
        <w:t>عربة</w:t>
      </w:r>
      <w:r w:rsidRPr="00CC6009">
        <w:rPr>
          <w:rFonts w:asciiTheme="majorBidi" w:hAnsiTheme="majorBidi" w:cstheme="majorBidi"/>
          <w:b/>
          <w:bCs/>
          <w:sz w:val="28"/>
          <w:szCs w:val="28"/>
          <w:rtl/>
        </w:rPr>
        <w:t xml:space="preserve"> </w:t>
      </w:r>
      <w:r w:rsidR="00243402" w:rsidRPr="00CC6009">
        <w:rPr>
          <w:rFonts w:asciiTheme="majorBidi" w:hAnsiTheme="majorBidi" w:cstheme="majorBidi"/>
          <w:b/>
          <w:bCs/>
          <w:sz w:val="28"/>
          <w:szCs w:val="28"/>
          <w:rtl/>
        </w:rPr>
        <w:t xml:space="preserve">تسوق </w:t>
      </w:r>
      <w:r w:rsidRPr="00CC6009">
        <w:rPr>
          <w:rFonts w:asciiTheme="majorBidi" w:hAnsiTheme="majorBidi" w:cstheme="majorBidi"/>
          <w:b/>
          <w:bCs/>
          <w:sz w:val="28"/>
          <w:szCs w:val="28"/>
          <w:rtl/>
        </w:rPr>
        <w:t>:</w:t>
      </w:r>
    </w:p>
    <w:p w14:paraId="157BCD2D" w14:textId="4C21F729" w:rsidR="006C38B7" w:rsidRPr="00CC6009" w:rsidRDefault="006C38B7" w:rsidP="00BE5F2D">
      <w:pPr>
        <w:spacing w:line="360" w:lineRule="auto"/>
        <w:rPr>
          <w:rFonts w:asciiTheme="majorBidi" w:hAnsiTheme="majorBidi" w:cstheme="majorBidi"/>
          <w:sz w:val="28"/>
          <w:szCs w:val="28"/>
        </w:rPr>
      </w:pPr>
    </w:p>
    <w:p w14:paraId="3EBE37FB" w14:textId="4ADC9C8E" w:rsidR="006531DE" w:rsidRPr="00CC6009" w:rsidRDefault="00D24027" w:rsidP="00BE5F2D">
      <w:pPr>
        <w:spacing w:line="360" w:lineRule="auto"/>
        <w:rPr>
          <w:rFonts w:asciiTheme="majorBidi" w:hAnsiTheme="majorBidi" w:cstheme="majorBidi"/>
          <w:sz w:val="28"/>
          <w:szCs w:val="28"/>
          <w:rtl/>
        </w:rPr>
      </w:pPr>
      <w:r w:rsidRPr="00CC6009">
        <w:rPr>
          <w:rFonts w:asciiTheme="majorBidi" w:hAnsiTheme="majorBidi" w:cstheme="majorBidi"/>
          <w:noProof/>
          <w:sz w:val="28"/>
          <w:szCs w:val="28"/>
        </w:rPr>
        <w:drawing>
          <wp:anchor distT="0" distB="0" distL="114300" distR="114300" simplePos="0" relativeHeight="251651072" behindDoc="0" locked="0" layoutInCell="1" allowOverlap="1" wp14:anchorId="0C6ED572" wp14:editId="51888870">
            <wp:simplePos x="0" y="0"/>
            <wp:positionH relativeFrom="column">
              <wp:posOffset>0</wp:posOffset>
            </wp:positionH>
            <wp:positionV relativeFrom="paragraph">
              <wp:posOffset>316865</wp:posOffset>
            </wp:positionV>
            <wp:extent cx="5943600" cy="6119495"/>
            <wp:effectExtent l="190500" t="190500" r="190500" b="186055"/>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34">
                      <a:extLst>
                        <a:ext uri="{28A0092B-C50C-407E-A947-70E740481C1C}">
                          <a14:useLocalDpi xmlns:a14="http://schemas.microsoft.com/office/drawing/2010/main" val="0"/>
                        </a:ext>
                      </a:extLst>
                    </a:blip>
                    <a:stretch>
                      <a:fillRect/>
                    </a:stretch>
                  </pic:blipFill>
                  <pic:spPr>
                    <a:xfrm>
                      <a:off x="0" y="0"/>
                      <a:ext cx="5943600" cy="6119495"/>
                    </a:xfrm>
                    <a:prstGeom prst="rect">
                      <a:avLst/>
                    </a:prstGeom>
                    <a:ln>
                      <a:noFill/>
                    </a:ln>
                    <a:effectLst>
                      <a:outerShdw blurRad="190500" algn="tl" rotWithShape="0">
                        <a:srgbClr val="000000">
                          <a:alpha val="70000"/>
                        </a:srgbClr>
                      </a:outerShdw>
                    </a:effectLst>
                  </pic:spPr>
                </pic:pic>
              </a:graphicData>
            </a:graphic>
          </wp:anchor>
        </w:drawing>
      </w:r>
      <w:r w:rsidR="006C38B7" w:rsidRPr="00CC6009">
        <w:rPr>
          <w:rFonts w:asciiTheme="majorBidi" w:hAnsiTheme="majorBidi" w:cstheme="majorBidi"/>
          <w:sz w:val="28"/>
          <w:szCs w:val="28"/>
        </w:rPr>
        <w:br w:type="page"/>
      </w:r>
    </w:p>
    <w:p w14:paraId="22766B6E" w14:textId="28835E33" w:rsidR="006531DE" w:rsidRPr="00CC6009" w:rsidRDefault="006531DE" w:rsidP="00BE5F2D">
      <w:pPr>
        <w:bidi/>
        <w:spacing w:line="360" w:lineRule="auto"/>
        <w:rPr>
          <w:rFonts w:asciiTheme="majorBidi" w:hAnsiTheme="majorBidi" w:cstheme="majorBidi"/>
          <w:sz w:val="28"/>
          <w:szCs w:val="28"/>
          <w:rtl/>
        </w:rPr>
      </w:pPr>
      <w:r w:rsidRPr="00CC6009">
        <w:rPr>
          <w:rFonts w:asciiTheme="majorBidi" w:hAnsiTheme="majorBidi" w:cstheme="majorBidi"/>
          <w:b/>
          <w:bCs/>
          <w:sz w:val="28"/>
          <w:szCs w:val="28"/>
          <w:rtl/>
        </w:rPr>
        <w:lastRenderedPageBreak/>
        <w:t>4.</w:t>
      </w:r>
      <w:r w:rsidR="00114434" w:rsidRPr="00CC6009">
        <w:rPr>
          <w:rFonts w:asciiTheme="majorBidi" w:hAnsiTheme="majorBidi" w:cstheme="majorBidi"/>
          <w:b/>
          <w:bCs/>
          <w:sz w:val="28"/>
          <w:szCs w:val="28"/>
          <w:rtl/>
        </w:rPr>
        <w:t>4</w:t>
      </w:r>
      <w:r w:rsidRPr="00CC6009">
        <w:rPr>
          <w:rFonts w:asciiTheme="majorBidi" w:hAnsiTheme="majorBidi" w:cstheme="majorBidi"/>
          <w:b/>
          <w:bCs/>
          <w:sz w:val="28"/>
          <w:szCs w:val="28"/>
          <w:rtl/>
        </w:rPr>
        <w:t>.</w:t>
      </w:r>
      <w:r w:rsidR="00F334A1" w:rsidRPr="00CC6009">
        <w:rPr>
          <w:rFonts w:asciiTheme="majorBidi" w:hAnsiTheme="majorBidi" w:cstheme="majorBidi"/>
          <w:b/>
          <w:bCs/>
          <w:sz w:val="28"/>
          <w:szCs w:val="28"/>
          <w:rtl/>
        </w:rPr>
        <w:t>5</w:t>
      </w:r>
      <w:r w:rsidRPr="00CC6009">
        <w:rPr>
          <w:rFonts w:asciiTheme="majorBidi" w:hAnsiTheme="majorBidi" w:cstheme="majorBidi"/>
          <w:b/>
          <w:bCs/>
          <w:sz w:val="28"/>
          <w:szCs w:val="28"/>
          <w:rtl/>
        </w:rPr>
        <w:t xml:space="preserve"> - تصميم شاشات </w:t>
      </w:r>
      <w:r w:rsidR="00646C10" w:rsidRPr="00CC6009">
        <w:rPr>
          <w:rFonts w:asciiTheme="majorBidi" w:hAnsiTheme="majorBidi" w:cstheme="majorBidi"/>
          <w:b/>
          <w:bCs/>
          <w:sz w:val="28"/>
          <w:szCs w:val="28"/>
          <w:rtl/>
        </w:rPr>
        <w:t>الخطأ</w:t>
      </w:r>
      <w:r w:rsidR="00D2372A" w:rsidRPr="00CC6009">
        <w:rPr>
          <w:rFonts w:asciiTheme="majorBidi" w:hAnsiTheme="majorBidi" w:cstheme="majorBidi"/>
          <w:b/>
          <w:bCs/>
          <w:sz w:val="28"/>
          <w:szCs w:val="28"/>
          <w:rtl/>
        </w:rPr>
        <w:t xml:space="preserve"> </w:t>
      </w:r>
      <w:r w:rsidRPr="00CC6009">
        <w:rPr>
          <w:rFonts w:asciiTheme="majorBidi" w:hAnsiTheme="majorBidi" w:cstheme="majorBidi"/>
          <w:b/>
          <w:bCs/>
          <w:sz w:val="28"/>
          <w:szCs w:val="28"/>
          <w:rtl/>
        </w:rPr>
        <w:t>:</w:t>
      </w:r>
    </w:p>
    <w:p w14:paraId="0FDA7E0A" w14:textId="187512F7" w:rsidR="006C38B7" w:rsidRPr="00CC6009" w:rsidRDefault="006C38B7" w:rsidP="00BE5F2D">
      <w:pPr>
        <w:spacing w:line="360" w:lineRule="auto"/>
        <w:rPr>
          <w:rFonts w:asciiTheme="majorBidi" w:hAnsiTheme="majorBidi" w:cstheme="majorBidi"/>
          <w:sz w:val="28"/>
          <w:szCs w:val="28"/>
        </w:rPr>
      </w:pPr>
    </w:p>
    <w:p w14:paraId="5E65585C" w14:textId="27483549" w:rsidR="006C38B7" w:rsidRPr="00CC6009" w:rsidRDefault="00DC156A" w:rsidP="00BE5F2D">
      <w:pPr>
        <w:spacing w:line="360" w:lineRule="auto"/>
        <w:rPr>
          <w:rFonts w:asciiTheme="majorBidi" w:hAnsiTheme="majorBidi" w:cstheme="majorBidi"/>
          <w:sz w:val="28"/>
          <w:szCs w:val="28"/>
        </w:rPr>
      </w:pPr>
      <w:r w:rsidRPr="00CC6009">
        <w:rPr>
          <w:rFonts w:asciiTheme="majorBidi" w:hAnsiTheme="majorBidi" w:cstheme="majorBidi"/>
          <w:noProof/>
          <w:sz w:val="28"/>
          <w:szCs w:val="28"/>
        </w:rPr>
        <w:drawing>
          <wp:anchor distT="0" distB="0" distL="114300" distR="114300" simplePos="0" relativeHeight="251657216" behindDoc="0" locked="0" layoutInCell="1" allowOverlap="1" wp14:anchorId="1830FB2D" wp14:editId="4DC6E3B3">
            <wp:simplePos x="0" y="0"/>
            <wp:positionH relativeFrom="column">
              <wp:posOffset>71755</wp:posOffset>
            </wp:positionH>
            <wp:positionV relativeFrom="paragraph">
              <wp:posOffset>334010</wp:posOffset>
            </wp:positionV>
            <wp:extent cx="5943600" cy="3606800"/>
            <wp:effectExtent l="190500" t="190500" r="190500" b="18415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35">
                      <a:extLst>
                        <a:ext uri="{28A0092B-C50C-407E-A947-70E740481C1C}">
                          <a14:useLocalDpi xmlns:a14="http://schemas.microsoft.com/office/drawing/2010/main" val="0"/>
                        </a:ext>
                      </a:extLst>
                    </a:blip>
                    <a:stretch>
                      <a:fillRect/>
                    </a:stretch>
                  </pic:blipFill>
                  <pic:spPr>
                    <a:xfrm>
                      <a:off x="0" y="0"/>
                      <a:ext cx="5943600" cy="3606800"/>
                    </a:xfrm>
                    <a:prstGeom prst="rect">
                      <a:avLst/>
                    </a:prstGeom>
                    <a:ln>
                      <a:noFill/>
                    </a:ln>
                    <a:effectLst>
                      <a:outerShdw blurRad="190500" algn="tl" rotWithShape="0">
                        <a:srgbClr val="000000">
                          <a:alpha val="70000"/>
                        </a:srgbClr>
                      </a:outerShdw>
                    </a:effectLst>
                  </pic:spPr>
                </pic:pic>
              </a:graphicData>
            </a:graphic>
            <wp14:sizeRelV relativeFrom="margin">
              <wp14:pctHeight>0</wp14:pctHeight>
            </wp14:sizeRelV>
          </wp:anchor>
        </w:drawing>
      </w:r>
      <w:r w:rsidR="006C38B7" w:rsidRPr="00CC6009">
        <w:rPr>
          <w:rFonts w:asciiTheme="majorBidi" w:hAnsiTheme="majorBidi" w:cstheme="majorBidi"/>
          <w:sz w:val="28"/>
          <w:szCs w:val="28"/>
        </w:rPr>
        <w:br w:type="page"/>
      </w:r>
    </w:p>
    <w:p w14:paraId="7B994DEB" w14:textId="77777777" w:rsidR="00A04E2D" w:rsidRPr="00CC6009" w:rsidRDefault="00CC1249" w:rsidP="00BE5F2D">
      <w:pPr>
        <w:bidi/>
        <w:spacing w:line="360" w:lineRule="auto"/>
        <w:rPr>
          <w:rFonts w:asciiTheme="majorBidi" w:hAnsiTheme="majorBidi" w:cstheme="majorBidi"/>
          <w:sz w:val="28"/>
          <w:szCs w:val="28"/>
          <w:rtl/>
        </w:rPr>
      </w:pPr>
      <w:r w:rsidRPr="00CC6009">
        <w:rPr>
          <w:rFonts w:asciiTheme="majorBidi" w:hAnsiTheme="majorBidi" w:cstheme="majorBidi"/>
          <w:b/>
          <w:bCs/>
          <w:sz w:val="28"/>
          <w:szCs w:val="28"/>
          <w:rtl/>
        </w:rPr>
        <w:lastRenderedPageBreak/>
        <w:t>4.</w:t>
      </w:r>
      <w:r w:rsidR="00114434" w:rsidRPr="00CC6009">
        <w:rPr>
          <w:rFonts w:asciiTheme="majorBidi" w:hAnsiTheme="majorBidi" w:cstheme="majorBidi"/>
          <w:b/>
          <w:bCs/>
          <w:sz w:val="28"/>
          <w:szCs w:val="28"/>
          <w:rtl/>
        </w:rPr>
        <w:t>4</w:t>
      </w:r>
      <w:r w:rsidRPr="00CC6009">
        <w:rPr>
          <w:rFonts w:asciiTheme="majorBidi" w:hAnsiTheme="majorBidi" w:cstheme="majorBidi"/>
          <w:b/>
          <w:bCs/>
          <w:sz w:val="28"/>
          <w:szCs w:val="28"/>
          <w:rtl/>
        </w:rPr>
        <w:t>.</w:t>
      </w:r>
      <w:r w:rsidR="00D2372A" w:rsidRPr="00CC6009">
        <w:rPr>
          <w:rFonts w:asciiTheme="majorBidi" w:hAnsiTheme="majorBidi" w:cstheme="majorBidi"/>
          <w:b/>
          <w:bCs/>
          <w:sz w:val="28"/>
          <w:szCs w:val="28"/>
          <w:rtl/>
        </w:rPr>
        <w:t>6</w:t>
      </w:r>
      <w:r w:rsidRPr="00CC6009">
        <w:rPr>
          <w:rFonts w:asciiTheme="majorBidi" w:hAnsiTheme="majorBidi" w:cstheme="majorBidi"/>
          <w:b/>
          <w:bCs/>
          <w:sz w:val="28"/>
          <w:szCs w:val="28"/>
          <w:rtl/>
        </w:rPr>
        <w:t xml:space="preserve"> - </w:t>
      </w:r>
      <w:r w:rsidR="00A04E2D" w:rsidRPr="00CC6009">
        <w:rPr>
          <w:rFonts w:asciiTheme="majorBidi" w:hAnsiTheme="majorBidi" w:cstheme="majorBidi"/>
          <w:b/>
          <w:bCs/>
          <w:sz w:val="28"/>
          <w:szCs w:val="28"/>
          <w:rtl/>
        </w:rPr>
        <w:t>تصميم شاشات تسجيل الدخول :</w:t>
      </w:r>
    </w:p>
    <w:p w14:paraId="52D67E99" w14:textId="018F5888" w:rsidR="007638AF" w:rsidRPr="00CC6009" w:rsidRDefault="007638AF" w:rsidP="00BE5F2D">
      <w:pPr>
        <w:bidi/>
        <w:spacing w:line="360" w:lineRule="auto"/>
        <w:rPr>
          <w:rFonts w:asciiTheme="majorBidi" w:hAnsiTheme="majorBidi" w:cstheme="majorBidi"/>
          <w:b/>
          <w:bCs/>
          <w:sz w:val="28"/>
          <w:szCs w:val="28"/>
          <w:rtl/>
        </w:rPr>
      </w:pPr>
      <w:r w:rsidRPr="00CC6009">
        <w:rPr>
          <w:rFonts w:asciiTheme="majorBidi" w:hAnsiTheme="majorBidi" w:cstheme="majorBidi"/>
          <w:b/>
          <w:bCs/>
          <w:sz w:val="28"/>
          <w:szCs w:val="28"/>
          <w:rtl/>
        </w:rPr>
        <w:br w:type="page"/>
      </w:r>
      <w:r w:rsidR="002D2F62" w:rsidRPr="00CC6009">
        <w:rPr>
          <w:rFonts w:asciiTheme="majorBidi" w:hAnsiTheme="majorBidi" w:cstheme="majorBidi"/>
          <w:noProof/>
          <w:sz w:val="28"/>
          <w:szCs w:val="28"/>
        </w:rPr>
        <w:drawing>
          <wp:anchor distT="0" distB="0" distL="114300" distR="114300" simplePos="0" relativeHeight="251655168" behindDoc="0" locked="0" layoutInCell="1" allowOverlap="1" wp14:anchorId="73440131" wp14:editId="4B58EC30">
            <wp:simplePos x="0" y="0"/>
            <wp:positionH relativeFrom="column">
              <wp:posOffset>0</wp:posOffset>
            </wp:positionH>
            <wp:positionV relativeFrom="paragraph">
              <wp:posOffset>461010</wp:posOffset>
            </wp:positionV>
            <wp:extent cx="5943600" cy="3175000"/>
            <wp:effectExtent l="190500" t="190500" r="190500" b="19685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36">
                      <a:extLst>
                        <a:ext uri="{28A0092B-C50C-407E-A947-70E740481C1C}">
                          <a14:useLocalDpi xmlns:a14="http://schemas.microsoft.com/office/drawing/2010/main" val="0"/>
                        </a:ext>
                      </a:extLst>
                    </a:blip>
                    <a:stretch>
                      <a:fillRect/>
                    </a:stretch>
                  </pic:blipFill>
                  <pic:spPr>
                    <a:xfrm>
                      <a:off x="0" y="0"/>
                      <a:ext cx="5943600" cy="3175000"/>
                    </a:xfrm>
                    <a:prstGeom prst="rect">
                      <a:avLst/>
                    </a:prstGeom>
                    <a:ln>
                      <a:noFill/>
                    </a:ln>
                    <a:effectLst>
                      <a:outerShdw blurRad="190500" algn="tl" rotWithShape="0">
                        <a:srgbClr val="000000">
                          <a:alpha val="70000"/>
                        </a:srgbClr>
                      </a:outerShdw>
                    </a:effectLst>
                  </pic:spPr>
                </pic:pic>
              </a:graphicData>
            </a:graphic>
            <wp14:sizeRelV relativeFrom="margin">
              <wp14:pctHeight>0</wp14:pctHeight>
            </wp14:sizeRelV>
          </wp:anchor>
        </w:drawing>
      </w:r>
    </w:p>
    <w:p w14:paraId="0617CEB3" w14:textId="7E6A9071" w:rsidR="00A16EEB" w:rsidRPr="00CC6009" w:rsidRDefault="00A16EEB" w:rsidP="00BE5F2D">
      <w:pPr>
        <w:bidi/>
        <w:spacing w:line="360" w:lineRule="auto"/>
        <w:rPr>
          <w:rFonts w:asciiTheme="majorBidi" w:hAnsiTheme="majorBidi" w:cstheme="majorBidi"/>
          <w:b/>
          <w:bCs/>
          <w:sz w:val="28"/>
          <w:szCs w:val="28"/>
          <w:rtl/>
        </w:rPr>
      </w:pPr>
      <w:r w:rsidRPr="00CC6009">
        <w:rPr>
          <w:rFonts w:asciiTheme="majorBidi" w:hAnsiTheme="majorBidi" w:cstheme="majorBidi"/>
          <w:b/>
          <w:bCs/>
          <w:sz w:val="28"/>
          <w:szCs w:val="28"/>
          <w:rtl/>
        </w:rPr>
        <w:lastRenderedPageBreak/>
        <w:t>4.4.</w:t>
      </w:r>
      <w:r w:rsidR="009160E2" w:rsidRPr="00CC6009">
        <w:rPr>
          <w:rFonts w:asciiTheme="majorBidi" w:hAnsiTheme="majorBidi" w:cstheme="majorBidi"/>
          <w:b/>
          <w:bCs/>
          <w:sz w:val="28"/>
          <w:szCs w:val="28"/>
          <w:rtl/>
        </w:rPr>
        <w:t>7</w:t>
      </w:r>
      <w:r w:rsidRPr="00CC6009">
        <w:rPr>
          <w:rFonts w:asciiTheme="majorBidi" w:hAnsiTheme="majorBidi" w:cstheme="majorBidi"/>
          <w:b/>
          <w:bCs/>
          <w:sz w:val="28"/>
          <w:szCs w:val="28"/>
          <w:rtl/>
        </w:rPr>
        <w:t xml:space="preserve"> - تصميم شاشات </w:t>
      </w:r>
      <w:r w:rsidR="009C1D80" w:rsidRPr="00CC6009">
        <w:rPr>
          <w:rFonts w:asciiTheme="majorBidi" w:hAnsiTheme="majorBidi" w:cstheme="majorBidi"/>
          <w:b/>
          <w:bCs/>
          <w:sz w:val="28"/>
          <w:szCs w:val="28"/>
          <w:rtl/>
        </w:rPr>
        <w:t>لوحة</w:t>
      </w:r>
      <w:r w:rsidRPr="00CC6009">
        <w:rPr>
          <w:rFonts w:asciiTheme="majorBidi" w:hAnsiTheme="majorBidi" w:cstheme="majorBidi"/>
          <w:b/>
          <w:bCs/>
          <w:sz w:val="28"/>
          <w:szCs w:val="28"/>
          <w:rtl/>
        </w:rPr>
        <w:t xml:space="preserve"> </w:t>
      </w:r>
      <w:r w:rsidR="009C1D80" w:rsidRPr="00CC6009">
        <w:rPr>
          <w:rFonts w:asciiTheme="majorBidi" w:hAnsiTheme="majorBidi" w:cstheme="majorBidi"/>
          <w:b/>
          <w:bCs/>
          <w:sz w:val="28"/>
          <w:szCs w:val="28"/>
          <w:rtl/>
        </w:rPr>
        <w:t xml:space="preserve">التحكم للمدير </w:t>
      </w:r>
      <w:r w:rsidRPr="00CC6009">
        <w:rPr>
          <w:rFonts w:asciiTheme="majorBidi" w:hAnsiTheme="majorBidi" w:cstheme="majorBidi"/>
          <w:b/>
          <w:bCs/>
          <w:sz w:val="28"/>
          <w:szCs w:val="28"/>
          <w:rtl/>
        </w:rPr>
        <w:t>:</w:t>
      </w:r>
    </w:p>
    <w:p w14:paraId="0FC3324C" w14:textId="20BB469A" w:rsidR="00566E29" w:rsidRPr="00CC6009" w:rsidRDefault="00520C27" w:rsidP="00BE5F2D">
      <w:pPr>
        <w:bidi/>
        <w:spacing w:line="360" w:lineRule="auto"/>
        <w:rPr>
          <w:rFonts w:asciiTheme="majorBidi" w:hAnsiTheme="majorBidi" w:cstheme="majorBidi"/>
          <w:sz w:val="28"/>
          <w:szCs w:val="28"/>
          <w:rtl/>
        </w:rPr>
      </w:pPr>
      <w:r w:rsidRPr="00CC6009">
        <w:rPr>
          <w:rFonts w:asciiTheme="majorBidi" w:hAnsiTheme="majorBidi" w:cstheme="majorBidi"/>
          <w:noProof/>
          <w:sz w:val="28"/>
          <w:szCs w:val="28"/>
          <w:rtl/>
        </w:rPr>
        <w:drawing>
          <wp:anchor distT="0" distB="0" distL="114300" distR="114300" simplePos="0" relativeHeight="251661312" behindDoc="0" locked="0" layoutInCell="1" allowOverlap="1" wp14:anchorId="2CBAD3C5" wp14:editId="0BCC6A2F">
            <wp:simplePos x="0" y="0"/>
            <wp:positionH relativeFrom="column">
              <wp:posOffset>-633730</wp:posOffset>
            </wp:positionH>
            <wp:positionV relativeFrom="paragraph">
              <wp:posOffset>455295</wp:posOffset>
            </wp:positionV>
            <wp:extent cx="7156450" cy="3520440"/>
            <wp:effectExtent l="190500" t="190500" r="196850" b="19431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rotWithShape="1">
                    <a:blip r:embed="rId37">
                      <a:extLst>
                        <a:ext uri="{28A0092B-C50C-407E-A947-70E740481C1C}">
                          <a14:useLocalDpi xmlns:a14="http://schemas.microsoft.com/office/drawing/2010/main" val="0"/>
                        </a:ext>
                      </a:extLst>
                    </a:blip>
                    <a:srcRect b="3371"/>
                    <a:stretch/>
                  </pic:blipFill>
                  <pic:spPr bwMode="auto">
                    <a:xfrm>
                      <a:off x="0" y="0"/>
                      <a:ext cx="7156450" cy="352044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27793C3" w14:textId="2FC7D821" w:rsidR="00566E29" w:rsidRPr="00CC6009" w:rsidRDefault="00566E29" w:rsidP="00BE5F2D">
      <w:pPr>
        <w:spacing w:line="360" w:lineRule="auto"/>
        <w:rPr>
          <w:rFonts w:asciiTheme="majorBidi" w:hAnsiTheme="majorBidi" w:cstheme="majorBidi"/>
          <w:sz w:val="28"/>
          <w:szCs w:val="28"/>
          <w:rtl/>
        </w:rPr>
      </w:pPr>
      <w:r w:rsidRPr="00CC6009">
        <w:rPr>
          <w:rFonts w:asciiTheme="majorBidi" w:hAnsiTheme="majorBidi" w:cstheme="majorBidi"/>
          <w:sz w:val="28"/>
          <w:szCs w:val="28"/>
          <w:rtl/>
        </w:rPr>
        <w:br w:type="page"/>
      </w:r>
    </w:p>
    <w:p w14:paraId="53E89A5E" w14:textId="71DF1D69" w:rsidR="00A16EEB" w:rsidRPr="00CC6009" w:rsidRDefault="007827EB" w:rsidP="00BE5F2D">
      <w:pPr>
        <w:bidi/>
        <w:spacing w:line="360" w:lineRule="auto"/>
        <w:rPr>
          <w:rFonts w:asciiTheme="majorBidi" w:hAnsiTheme="majorBidi" w:cstheme="majorBidi"/>
          <w:b/>
          <w:bCs/>
          <w:sz w:val="28"/>
          <w:szCs w:val="28"/>
          <w:rtl/>
        </w:rPr>
      </w:pPr>
      <w:r w:rsidRPr="00CC6009">
        <w:rPr>
          <w:rFonts w:asciiTheme="majorBidi" w:hAnsiTheme="majorBidi" w:cstheme="majorBidi"/>
          <w:noProof/>
          <w:sz w:val="28"/>
          <w:szCs w:val="28"/>
          <w:rtl/>
        </w:rPr>
        <w:lastRenderedPageBreak/>
        <w:drawing>
          <wp:anchor distT="0" distB="0" distL="114300" distR="114300" simplePos="0" relativeHeight="251659264" behindDoc="0" locked="0" layoutInCell="1" allowOverlap="1" wp14:anchorId="27BC2AD7" wp14:editId="404FE441">
            <wp:simplePos x="0" y="0"/>
            <wp:positionH relativeFrom="column">
              <wp:posOffset>-583565</wp:posOffset>
            </wp:positionH>
            <wp:positionV relativeFrom="paragraph">
              <wp:posOffset>741045</wp:posOffset>
            </wp:positionV>
            <wp:extent cx="7045960" cy="3448685"/>
            <wp:effectExtent l="190500" t="190500" r="193040" b="189865"/>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rotWithShape="1">
                    <a:blip r:embed="rId38">
                      <a:extLst>
                        <a:ext uri="{28A0092B-C50C-407E-A947-70E740481C1C}">
                          <a14:useLocalDpi xmlns:a14="http://schemas.microsoft.com/office/drawing/2010/main" val="0"/>
                        </a:ext>
                      </a:extLst>
                    </a:blip>
                    <a:srcRect b="3872"/>
                    <a:stretch/>
                  </pic:blipFill>
                  <pic:spPr bwMode="auto">
                    <a:xfrm>
                      <a:off x="0" y="0"/>
                      <a:ext cx="7045960" cy="3448685"/>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16EEB" w:rsidRPr="00CC6009">
        <w:rPr>
          <w:rFonts w:asciiTheme="majorBidi" w:hAnsiTheme="majorBidi" w:cstheme="majorBidi"/>
          <w:b/>
          <w:bCs/>
          <w:sz w:val="28"/>
          <w:szCs w:val="28"/>
          <w:rtl/>
        </w:rPr>
        <w:t>4.4.</w:t>
      </w:r>
      <w:r w:rsidR="009160E2" w:rsidRPr="00CC6009">
        <w:rPr>
          <w:rFonts w:asciiTheme="majorBidi" w:hAnsiTheme="majorBidi" w:cstheme="majorBidi"/>
          <w:b/>
          <w:bCs/>
          <w:sz w:val="28"/>
          <w:szCs w:val="28"/>
          <w:rtl/>
        </w:rPr>
        <w:t>8</w:t>
      </w:r>
      <w:r w:rsidR="00A16EEB" w:rsidRPr="00CC6009">
        <w:rPr>
          <w:rFonts w:asciiTheme="majorBidi" w:hAnsiTheme="majorBidi" w:cstheme="majorBidi"/>
          <w:b/>
          <w:bCs/>
          <w:sz w:val="28"/>
          <w:szCs w:val="28"/>
          <w:rtl/>
        </w:rPr>
        <w:t xml:space="preserve"> - تصميم شاشات </w:t>
      </w:r>
      <w:r w:rsidR="00270CC2" w:rsidRPr="00CC6009">
        <w:rPr>
          <w:rFonts w:asciiTheme="majorBidi" w:hAnsiTheme="majorBidi" w:cstheme="majorBidi"/>
          <w:b/>
          <w:bCs/>
          <w:sz w:val="28"/>
          <w:szCs w:val="28"/>
          <w:rtl/>
        </w:rPr>
        <w:t>لوحة</w:t>
      </w:r>
      <w:r w:rsidR="00A16EEB" w:rsidRPr="00CC6009">
        <w:rPr>
          <w:rFonts w:asciiTheme="majorBidi" w:hAnsiTheme="majorBidi" w:cstheme="majorBidi"/>
          <w:b/>
          <w:bCs/>
          <w:sz w:val="28"/>
          <w:szCs w:val="28"/>
          <w:rtl/>
        </w:rPr>
        <w:t xml:space="preserve"> </w:t>
      </w:r>
      <w:r w:rsidR="00270CC2" w:rsidRPr="00CC6009">
        <w:rPr>
          <w:rFonts w:asciiTheme="majorBidi" w:hAnsiTheme="majorBidi" w:cstheme="majorBidi"/>
          <w:b/>
          <w:bCs/>
          <w:sz w:val="28"/>
          <w:szCs w:val="28"/>
          <w:rtl/>
        </w:rPr>
        <w:t xml:space="preserve">التحكم للمستخدمين </w:t>
      </w:r>
      <w:r w:rsidR="00A16EEB" w:rsidRPr="00CC6009">
        <w:rPr>
          <w:rFonts w:asciiTheme="majorBidi" w:hAnsiTheme="majorBidi" w:cstheme="majorBidi"/>
          <w:b/>
          <w:bCs/>
          <w:sz w:val="28"/>
          <w:szCs w:val="28"/>
          <w:rtl/>
        </w:rPr>
        <w:t>:</w:t>
      </w:r>
    </w:p>
    <w:p w14:paraId="3C2DDAA9" w14:textId="353CA051" w:rsidR="00566E29" w:rsidRPr="00CC6009" w:rsidRDefault="00566E29" w:rsidP="00BE5F2D">
      <w:pPr>
        <w:bidi/>
        <w:spacing w:line="360" w:lineRule="auto"/>
        <w:rPr>
          <w:rFonts w:asciiTheme="majorBidi" w:hAnsiTheme="majorBidi" w:cstheme="majorBidi"/>
          <w:sz w:val="28"/>
          <w:szCs w:val="28"/>
          <w:rtl/>
        </w:rPr>
      </w:pPr>
    </w:p>
    <w:p w14:paraId="49B91618" w14:textId="1A7E1FB6" w:rsidR="00CC1249" w:rsidRPr="00CC6009" w:rsidRDefault="00566E29" w:rsidP="00BE5F2D">
      <w:pPr>
        <w:spacing w:line="360" w:lineRule="auto"/>
        <w:rPr>
          <w:rFonts w:asciiTheme="majorBidi" w:hAnsiTheme="majorBidi" w:cstheme="majorBidi"/>
          <w:sz w:val="28"/>
          <w:szCs w:val="28"/>
        </w:rPr>
      </w:pPr>
      <w:r w:rsidRPr="00CC6009">
        <w:rPr>
          <w:rFonts w:asciiTheme="majorBidi" w:hAnsiTheme="majorBidi" w:cstheme="majorBidi"/>
          <w:sz w:val="28"/>
          <w:szCs w:val="28"/>
          <w:rtl/>
        </w:rPr>
        <w:br w:type="page"/>
      </w:r>
    </w:p>
    <w:p w14:paraId="00DA14A7" w14:textId="02C24BBF" w:rsidR="006C5408" w:rsidRPr="00CC6009" w:rsidRDefault="006C5408" w:rsidP="00BE5F2D">
      <w:pPr>
        <w:spacing w:line="360" w:lineRule="auto"/>
        <w:rPr>
          <w:rFonts w:asciiTheme="majorBidi" w:hAnsiTheme="majorBidi" w:cstheme="majorBidi"/>
          <w:sz w:val="28"/>
          <w:szCs w:val="28"/>
        </w:rPr>
      </w:pPr>
    </w:p>
    <w:p w14:paraId="72E08F9D" w14:textId="2BF260D7" w:rsidR="002824E2" w:rsidRPr="00CC6009" w:rsidRDefault="002824E2" w:rsidP="00BE5F2D">
      <w:pPr>
        <w:spacing w:line="360" w:lineRule="auto"/>
        <w:rPr>
          <w:rFonts w:asciiTheme="majorBidi" w:hAnsiTheme="majorBidi" w:cstheme="majorBidi"/>
          <w:sz w:val="28"/>
          <w:szCs w:val="28"/>
        </w:rPr>
      </w:pPr>
    </w:p>
    <w:p w14:paraId="0C79EAC1" w14:textId="77777777" w:rsidR="002824E2" w:rsidRPr="00CC6009" w:rsidRDefault="002824E2" w:rsidP="00BE5F2D">
      <w:pPr>
        <w:spacing w:line="360" w:lineRule="auto"/>
        <w:rPr>
          <w:rFonts w:asciiTheme="majorBidi" w:hAnsiTheme="majorBidi" w:cstheme="majorBidi"/>
          <w:sz w:val="28"/>
          <w:szCs w:val="28"/>
        </w:rPr>
      </w:pPr>
    </w:p>
    <w:p w14:paraId="2A38396B" w14:textId="7CADDC08" w:rsidR="006C5408" w:rsidRPr="00CC6009" w:rsidRDefault="006C5408" w:rsidP="00BE5F2D">
      <w:pPr>
        <w:spacing w:line="360" w:lineRule="auto"/>
        <w:rPr>
          <w:rFonts w:asciiTheme="majorBidi" w:hAnsiTheme="majorBidi" w:cstheme="majorBidi"/>
          <w:sz w:val="28"/>
          <w:szCs w:val="28"/>
        </w:rPr>
      </w:pPr>
    </w:p>
    <w:p w14:paraId="3BAC7C79" w14:textId="3619FA8D" w:rsidR="006C5408" w:rsidRPr="00CC6009" w:rsidRDefault="006C5408" w:rsidP="00BE5F2D">
      <w:pPr>
        <w:spacing w:line="360" w:lineRule="auto"/>
        <w:rPr>
          <w:rFonts w:asciiTheme="majorBidi" w:hAnsiTheme="majorBidi" w:cstheme="majorBidi"/>
          <w:sz w:val="28"/>
          <w:szCs w:val="28"/>
        </w:rPr>
      </w:pPr>
    </w:p>
    <w:p w14:paraId="1DADCA71" w14:textId="580D6B2F" w:rsidR="002824E2" w:rsidRPr="00CC6009" w:rsidRDefault="002824E2" w:rsidP="00BE5F2D">
      <w:pPr>
        <w:spacing w:line="360" w:lineRule="auto"/>
        <w:rPr>
          <w:rFonts w:asciiTheme="majorBidi" w:hAnsiTheme="majorBidi" w:cstheme="majorBidi"/>
          <w:sz w:val="28"/>
          <w:szCs w:val="28"/>
        </w:rPr>
      </w:pPr>
    </w:p>
    <w:p w14:paraId="2EFEE444" w14:textId="77777777" w:rsidR="002824E2" w:rsidRPr="00CC6009" w:rsidRDefault="002824E2" w:rsidP="00BE5F2D">
      <w:pPr>
        <w:spacing w:line="360" w:lineRule="auto"/>
        <w:rPr>
          <w:rFonts w:asciiTheme="majorBidi" w:hAnsiTheme="majorBidi" w:cstheme="majorBidi"/>
          <w:sz w:val="28"/>
          <w:szCs w:val="28"/>
        </w:rPr>
      </w:pPr>
    </w:p>
    <w:p w14:paraId="0C597862" w14:textId="77777777" w:rsidR="002824E2" w:rsidRPr="00CC6009" w:rsidRDefault="002824E2" w:rsidP="00BE5F2D">
      <w:pPr>
        <w:spacing w:line="360" w:lineRule="auto"/>
        <w:rPr>
          <w:rFonts w:asciiTheme="majorBidi" w:hAnsiTheme="majorBidi" w:cstheme="majorBidi"/>
          <w:sz w:val="28"/>
          <w:szCs w:val="28"/>
        </w:rPr>
      </w:pPr>
    </w:p>
    <w:p w14:paraId="55CC0AEE" w14:textId="7F8E2EC8" w:rsidR="00274F5A" w:rsidRPr="00CC6009" w:rsidRDefault="00274F5A" w:rsidP="00BE5F2D">
      <w:pPr>
        <w:spacing w:line="360" w:lineRule="auto"/>
        <w:ind w:left="-951"/>
        <w:jc w:val="center"/>
        <w:outlineLvl w:val="0"/>
        <w:rPr>
          <w:rFonts w:asciiTheme="majorBidi" w:hAnsiTheme="majorBidi" w:cstheme="majorBidi"/>
          <w:b/>
          <w:bCs/>
          <w:color w:val="2E74B5" w:themeColor="accent5" w:themeShade="BF"/>
          <w:sz w:val="28"/>
          <w:szCs w:val="28"/>
        </w:rPr>
      </w:pPr>
      <w:r w:rsidRPr="00CC6009">
        <w:rPr>
          <w:rFonts w:asciiTheme="majorBidi" w:hAnsiTheme="majorBidi" w:cstheme="majorBidi"/>
          <w:b/>
          <w:bCs/>
          <w:color w:val="2E74B5" w:themeColor="accent5" w:themeShade="BF"/>
          <w:sz w:val="28"/>
          <w:szCs w:val="28"/>
          <w:rtl/>
        </w:rPr>
        <w:t xml:space="preserve">مرحلة الاختبار </w:t>
      </w:r>
      <w:r w:rsidR="00F22B6D" w:rsidRPr="00CC6009">
        <w:rPr>
          <w:rFonts w:asciiTheme="majorBidi" w:hAnsiTheme="majorBidi" w:cstheme="majorBidi"/>
          <w:b/>
          <w:bCs/>
          <w:color w:val="2E74B5" w:themeColor="accent5" w:themeShade="BF"/>
          <w:sz w:val="28"/>
          <w:szCs w:val="28"/>
          <w:rtl/>
        </w:rPr>
        <w:t xml:space="preserve"> </w:t>
      </w:r>
      <w:r w:rsidRPr="00CC6009">
        <w:rPr>
          <w:rFonts w:asciiTheme="majorBidi" w:hAnsiTheme="majorBidi" w:cstheme="majorBidi"/>
          <w:b/>
          <w:bCs/>
          <w:color w:val="2E74B5" w:themeColor="accent5" w:themeShade="BF"/>
          <w:sz w:val="28"/>
          <w:szCs w:val="28"/>
          <w:rtl/>
        </w:rPr>
        <w:t xml:space="preserve">   </w:t>
      </w:r>
    </w:p>
    <w:p w14:paraId="0FCC3943" w14:textId="48C8DD1A" w:rsidR="00274F5A" w:rsidRPr="00CC6009" w:rsidRDefault="00274F5A" w:rsidP="00BE5F2D">
      <w:pPr>
        <w:spacing w:line="360" w:lineRule="auto"/>
        <w:ind w:left="-951"/>
        <w:jc w:val="center"/>
        <w:rPr>
          <w:rFonts w:asciiTheme="majorBidi" w:hAnsiTheme="majorBidi" w:cstheme="majorBidi"/>
          <w:b/>
          <w:bCs/>
          <w:color w:val="2E74B5" w:themeColor="accent5" w:themeShade="BF"/>
          <w:sz w:val="28"/>
          <w:szCs w:val="28"/>
          <w:rtl/>
          <w:lang w:bidi="ar-LY"/>
        </w:rPr>
      </w:pPr>
      <w:r w:rsidRPr="00CC6009">
        <w:rPr>
          <w:rFonts w:asciiTheme="majorBidi" w:hAnsiTheme="majorBidi" w:cstheme="majorBidi"/>
          <w:b/>
          <w:bCs/>
          <w:color w:val="2E74B5" w:themeColor="accent5" w:themeShade="BF"/>
          <w:sz w:val="28"/>
          <w:szCs w:val="28"/>
        </w:rPr>
        <w:t xml:space="preserve">    Testing Phase</w:t>
      </w:r>
    </w:p>
    <w:p w14:paraId="6692952A" w14:textId="0E678995" w:rsidR="006C5408" w:rsidRPr="00CC6009" w:rsidRDefault="006C5408" w:rsidP="00BE5F2D">
      <w:pPr>
        <w:spacing w:line="360" w:lineRule="auto"/>
        <w:rPr>
          <w:rFonts w:asciiTheme="majorBidi" w:hAnsiTheme="majorBidi" w:cstheme="majorBidi"/>
          <w:sz w:val="28"/>
          <w:szCs w:val="28"/>
        </w:rPr>
      </w:pPr>
    </w:p>
    <w:p w14:paraId="3515D153" w14:textId="77777777" w:rsidR="006C5408" w:rsidRPr="00CC6009" w:rsidRDefault="006C5408" w:rsidP="00BE5F2D">
      <w:pPr>
        <w:spacing w:line="360" w:lineRule="auto"/>
        <w:rPr>
          <w:rFonts w:asciiTheme="majorBidi" w:hAnsiTheme="majorBidi" w:cstheme="majorBidi"/>
          <w:sz w:val="28"/>
          <w:szCs w:val="28"/>
        </w:rPr>
      </w:pPr>
    </w:p>
    <w:p w14:paraId="35BA71D2" w14:textId="4CAD6892" w:rsidR="006C5408" w:rsidRPr="00CC6009" w:rsidRDefault="006C5408" w:rsidP="00BE5F2D">
      <w:pPr>
        <w:spacing w:line="360" w:lineRule="auto"/>
        <w:rPr>
          <w:rFonts w:asciiTheme="majorBidi" w:hAnsiTheme="majorBidi" w:cstheme="majorBidi"/>
          <w:sz w:val="28"/>
          <w:szCs w:val="28"/>
        </w:rPr>
      </w:pPr>
    </w:p>
    <w:p w14:paraId="3391765E" w14:textId="77777777" w:rsidR="006C5408" w:rsidRPr="00CC6009" w:rsidRDefault="006C5408" w:rsidP="00BE5F2D">
      <w:pPr>
        <w:spacing w:line="360" w:lineRule="auto"/>
        <w:rPr>
          <w:rFonts w:asciiTheme="majorBidi" w:hAnsiTheme="majorBidi" w:cstheme="majorBidi"/>
          <w:sz w:val="28"/>
          <w:szCs w:val="28"/>
        </w:rPr>
      </w:pPr>
    </w:p>
    <w:p w14:paraId="68FF65BE" w14:textId="66FA59AF" w:rsidR="006C5408" w:rsidRPr="00CC6009" w:rsidRDefault="006C5408" w:rsidP="00BE5F2D">
      <w:pPr>
        <w:spacing w:line="360" w:lineRule="auto"/>
        <w:ind w:left="-951"/>
        <w:jc w:val="center"/>
        <w:rPr>
          <w:rFonts w:asciiTheme="majorBidi" w:hAnsiTheme="majorBidi" w:cstheme="majorBidi"/>
          <w:b/>
          <w:bCs/>
          <w:color w:val="2E74B5" w:themeColor="accent5" w:themeShade="BF"/>
          <w:sz w:val="28"/>
          <w:szCs w:val="28"/>
          <w:rtl/>
        </w:rPr>
      </w:pPr>
    </w:p>
    <w:p w14:paraId="54058BAB" w14:textId="77777777" w:rsidR="006C38B7" w:rsidRPr="00CC6009" w:rsidRDefault="006C38B7" w:rsidP="00BE5F2D">
      <w:pPr>
        <w:spacing w:line="360" w:lineRule="auto"/>
        <w:rPr>
          <w:rFonts w:asciiTheme="majorBidi" w:hAnsiTheme="majorBidi" w:cstheme="majorBidi"/>
          <w:sz w:val="28"/>
          <w:szCs w:val="28"/>
        </w:rPr>
      </w:pPr>
      <w:r w:rsidRPr="00CC6009">
        <w:rPr>
          <w:rFonts w:asciiTheme="majorBidi" w:hAnsiTheme="majorBidi" w:cstheme="majorBidi"/>
          <w:sz w:val="28"/>
          <w:szCs w:val="28"/>
        </w:rPr>
        <w:br w:type="page"/>
      </w:r>
    </w:p>
    <w:p w14:paraId="72871EDB" w14:textId="5A4A93A5" w:rsidR="00280546" w:rsidRPr="00CC6009" w:rsidRDefault="00435949" w:rsidP="00BE5F2D">
      <w:pPr>
        <w:bidi/>
        <w:spacing w:line="360" w:lineRule="auto"/>
        <w:rPr>
          <w:rFonts w:asciiTheme="majorBidi" w:hAnsiTheme="majorBidi" w:cstheme="majorBidi"/>
          <w:sz w:val="28"/>
          <w:szCs w:val="28"/>
          <w:rtl/>
        </w:rPr>
      </w:pPr>
      <w:r w:rsidRPr="00CC6009">
        <w:rPr>
          <w:rFonts w:asciiTheme="majorBidi" w:hAnsiTheme="majorBidi" w:cstheme="majorBidi"/>
          <w:sz w:val="28"/>
          <w:szCs w:val="28"/>
          <w:rtl/>
        </w:rPr>
        <w:lastRenderedPageBreak/>
        <w:t>لكي نتأكد من ان المنظومة تعمل بشكل صحيح , و تؤدي كافة وظائفها المطلوبة قمنا بإخضاعها لعدة اختبارات , التي من اهمها :</w:t>
      </w:r>
    </w:p>
    <w:p w14:paraId="7A0EF755" w14:textId="77777777" w:rsidR="00435949" w:rsidRPr="00CC6009" w:rsidRDefault="00435949" w:rsidP="00BE5F2D">
      <w:pPr>
        <w:bidi/>
        <w:spacing w:line="360" w:lineRule="auto"/>
        <w:rPr>
          <w:rFonts w:asciiTheme="majorBidi" w:hAnsiTheme="majorBidi" w:cstheme="majorBidi"/>
          <w:sz w:val="28"/>
          <w:szCs w:val="28"/>
        </w:rPr>
      </w:pPr>
    </w:p>
    <w:p w14:paraId="44B7A5DA" w14:textId="575A960B" w:rsidR="00280546" w:rsidRPr="00CC6009" w:rsidRDefault="00280546" w:rsidP="00BE5F2D">
      <w:pPr>
        <w:bidi/>
        <w:spacing w:line="360" w:lineRule="auto"/>
        <w:rPr>
          <w:rFonts w:asciiTheme="majorBidi" w:hAnsiTheme="majorBidi" w:cstheme="majorBidi"/>
          <w:b/>
          <w:bCs/>
          <w:color w:val="2E74B5" w:themeColor="accent5" w:themeShade="BF"/>
          <w:sz w:val="28"/>
          <w:szCs w:val="28"/>
          <w:rtl/>
        </w:rPr>
      </w:pPr>
      <w:r w:rsidRPr="00CC6009">
        <w:rPr>
          <w:rFonts w:asciiTheme="majorBidi" w:hAnsiTheme="majorBidi" w:cstheme="majorBidi"/>
          <w:b/>
          <w:bCs/>
          <w:color w:val="2E74B5" w:themeColor="accent5" w:themeShade="BF"/>
          <w:sz w:val="28"/>
          <w:szCs w:val="28"/>
          <w:rtl/>
        </w:rPr>
        <w:t xml:space="preserve">5.1 </w:t>
      </w:r>
      <w:r w:rsidR="00465214" w:rsidRPr="00CC6009">
        <w:rPr>
          <w:rFonts w:asciiTheme="majorBidi" w:hAnsiTheme="majorBidi" w:cstheme="majorBidi"/>
          <w:b/>
          <w:bCs/>
          <w:color w:val="2E74B5" w:themeColor="accent5" w:themeShade="BF"/>
          <w:sz w:val="28"/>
          <w:szCs w:val="28"/>
          <w:rtl/>
        </w:rPr>
        <w:t>–</w:t>
      </w:r>
      <w:r w:rsidRPr="00CC6009">
        <w:rPr>
          <w:rFonts w:asciiTheme="majorBidi" w:hAnsiTheme="majorBidi" w:cstheme="majorBidi"/>
          <w:b/>
          <w:bCs/>
          <w:color w:val="2E74B5" w:themeColor="accent5" w:themeShade="BF"/>
          <w:sz w:val="28"/>
          <w:szCs w:val="28"/>
          <w:rtl/>
        </w:rPr>
        <w:t xml:space="preserve"> </w:t>
      </w:r>
      <w:r w:rsidR="00465214" w:rsidRPr="00CC6009">
        <w:rPr>
          <w:rFonts w:asciiTheme="majorBidi" w:hAnsiTheme="majorBidi" w:cstheme="majorBidi"/>
          <w:b/>
          <w:bCs/>
          <w:color w:val="2E74B5" w:themeColor="accent5" w:themeShade="BF"/>
          <w:sz w:val="28"/>
          <w:szCs w:val="28"/>
          <w:rtl/>
        </w:rPr>
        <w:t xml:space="preserve">اختبار </w:t>
      </w:r>
      <w:r w:rsidR="00486689" w:rsidRPr="00CC6009">
        <w:rPr>
          <w:rFonts w:asciiTheme="majorBidi" w:hAnsiTheme="majorBidi" w:cstheme="majorBidi"/>
          <w:b/>
          <w:bCs/>
          <w:color w:val="2E74B5" w:themeColor="accent5" w:themeShade="BF"/>
          <w:sz w:val="28"/>
          <w:szCs w:val="28"/>
          <w:rtl/>
        </w:rPr>
        <w:t xml:space="preserve">الجزء البرمجي  (Module </w:t>
      </w:r>
      <w:r w:rsidR="009D37AE" w:rsidRPr="00CC6009">
        <w:rPr>
          <w:rFonts w:asciiTheme="majorBidi" w:hAnsiTheme="majorBidi" w:cstheme="majorBidi"/>
          <w:b/>
          <w:bCs/>
          <w:color w:val="2E74B5" w:themeColor="accent5" w:themeShade="BF"/>
          <w:sz w:val="28"/>
          <w:szCs w:val="28"/>
          <w:rtl/>
        </w:rPr>
        <w:t>Test) :</w:t>
      </w:r>
    </w:p>
    <w:p w14:paraId="6110A6D6" w14:textId="30949D8B" w:rsidR="00706A62" w:rsidRPr="00CC6009" w:rsidRDefault="00FE4E7F" w:rsidP="00E30B69">
      <w:pPr>
        <w:spacing w:line="360" w:lineRule="auto"/>
        <w:ind w:left="720"/>
        <w:jc w:val="right"/>
        <w:rPr>
          <w:rFonts w:asciiTheme="majorBidi" w:hAnsiTheme="majorBidi" w:cstheme="majorBidi"/>
          <w:sz w:val="28"/>
          <w:szCs w:val="28"/>
          <w:rtl/>
        </w:rPr>
      </w:pPr>
      <w:del w:id="63" w:author="E6410" w:date="2024-08-28T19:21:00Z">
        <w:r w:rsidRPr="00CC6009" w:rsidDel="00E30B69">
          <w:rPr>
            <w:rFonts w:asciiTheme="majorBidi" w:hAnsiTheme="majorBidi" w:cstheme="majorBidi"/>
            <w:sz w:val="28"/>
            <w:szCs w:val="28"/>
            <w:rtl/>
          </w:rPr>
          <w:delText>نحن قمنا</w:delText>
        </w:r>
      </w:del>
      <w:ins w:id="64" w:author="E6410" w:date="2024-08-28T19:21:00Z">
        <w:r w:rsidR="00E30B69">
          <w:rPr>
            <w:rFonts w:asciiTheme="majorBidi" w:hAnsiTheme="majorBidi" w:cstheme="majorBidi" w:hint="cs"/>
            <w:sz w:val="28"/>
            <w:szCs w:val="28"/>
            <w:rtl/>
          </w:rPr>
          <w:t xml:space="preserve"> قمت</w:t>
        </w:r>
      </w:ins>
      <w:r w:rsidRPr="00CC6009">
        <w:rPr>
          <w:rFonts w:asciiTheme="majorBidi" w:hAnsiTheme="majorBidi" w:cstheme="majorBidi"/>
          <w:sz w:val="28"/>
          <w:szCs w:val="28"/>
          <w:rtl/>
        </w:rPr>
        <w:t xml:space="preserve"> باختبار الجزء البرمجي المسئول </w:t>
      </w:r>
      <w:r w:rsidRPr="00E30B69">
        <w:rPr>
          <w:rFonts w:asciiTheme="majorBidi" w:hAnsiTheme="majorBidi" w:cstheme="majorBidi"/>
          <w:color w:val="FF0000"/>
          <w:sz w:val="28"/>
          <w:szCs w:val="28"/>
          <w:rtl/>
          <w:rPrChange w:id="65" w:author="E6410" w:date="2024-08-28T19:22:00Z">
            <w:rPr>
              <w:rFonts w:asciiTheme="majorBidi" w:hAnsiTheme="majorBidi" w:cstheme="majorBidi"/>
              <w:sz w:val="28"/>
              <w:szCs w:val="28"/>
              <w:rtl/>
            </w:rPr>
          </w:rPrChange>
        </w:rPr>
        <w:t>عن برمجته</w:t>
      </w:r>
      <w:r w:rsidRPr="00CC6009">
        <w:rPr>
          <w:rFonts w:asciiTheme="majorBidi" w:hAnsiTheme="majorBidi" w:cstheme="majorBidi"/>
          <w:sz w:val="28"/>
          <w:szCs w:val="28"/>
          <w:rtl/>
        </w:rPr>
        <w:t xml:space="preserve"> و تنفيذه و تصحيح الأخطاء إن وجدت </w:t>
      </w:r>
      <w:commentRangeStart w:id="66"/>
      <w:commentRangeEnd w:id="66"/>
      <w:r w:rsidR="00E30B69">
        <w:rPr>
          <w:rStyle w:val="CommentReference"/>
          <w:rtl/>
        </w:rPr>
        <w:commentReference w:id="66"/>
      </w:r>
      <w:r w:rsidRPr="00CC6009">
        <w:rPr>
          <w:rFonts w:asciiTheme="majorBidi" w:hAnsiTheme="majorBidi" w:cstheme="majorBidi"/>
          <w:sz w:val="28"/>
          <w:szCs w:val="28"/>
          <w:rtl/>
        </w:rPr>
        <w:t>.</w:t>
      </w:r>
      <w:r w:rsidR="00C17832" w:rsidRPr="00CC6009">
        <w:rPr>
          <w:rFonts w:asciiTheme="majorBidi" w:hAnsiTheme="majorBidi" w:cstheme="majorBidi"/>
          <w:sz w:val="28"/>
          <w:szCs w:val="28"/>
          <w:rtl/>
        </w:rPr>
        <w:t xml:space="preserve">    </w:t>
      </w:r>
    </w:p>
    <w:p w14:paraId="3BD67285" w14:textId="77777777" w:rsidR="0009135B" w:rsidRPr="00CC6009" w:rsidRDefault="0009135B" w:rsidP="00BE5F2D">
      <w:pPr>
        <w:spacing w:line="360" w:lineRule="auto"/>
        <w:ind w:left="720"/>
        <w:jc w:val="right"/>
        <w:rPr>
          <w:rFonts w:asciiTheme="majorBidi" w:hAnsiTheme="majorBidi" w:cstheme="majorBidi"/>
          <w:sz w:val="28"/>
          <w:szCs w:val="28"/>
        </w:rPr>
      </w:pPr>
    </w:p>
    <w:p w14:paraId="56DD3921" w14:textId="6ACEE119" w:rsidR="00706A62" w:rsidRPr="00CC6009" w:rsidRDefault="00706A62" w:rsidP="00BE5F2D">
      <w:pPr>
        <w:bidi/>
        <w:spacing w:line="360" w:lineRule="auto"/>
        <w:rPr>
          <w:rFonts w:asciiTheme="majorBidi" w:hAnsiTheme="majorBidi" w:cstheme="majorBidi"/>
          <w:b/>
          <w:bCs/>
          <w:color w:val="2E74B5" w:themeColor="accent5" w:themeShade="BF"/>
          <w:sz w:val="28"/>
          <w:szCs w:val="28"/>
          <w:rtl/>
        </w:rPr>
      </w:pPr>
      <w:r w:rsidRPr="00CC6009">
        <w:rPr>
          <w:rFonts w:asciiTheme="majorBidi" w:hAnsiTheme="majorBidi" w:cstheme="majorBidi"/>
          <w:b/>
          <w:bCs/>
          <w:color w:val="2E74B5" w:themeColor="accent5" w:themeShade="BF"/>
          <w:sz w:val="28"/>
          <w:szCs w:val="28"/>
          <w:rtl/>
        </w:rPr>
        <w:t>5.</w:t>
      </w:r>
      <w:r w:rsidR="0012133E" w:rsidRPr="00CC6009">
        <w:rPr>
          <w:rFonts w:asciiTheme="majorBidi" w:hAnsiTheme="majorBidi" w:cstheme="majorBidi"/>
          <w:b/>
          <w:bCs/>
          <w:color w:val="2E74B5" w:themeColor="accent5" w:themeShade="BF"/>
          <w:sz w:val="28"/>
          <w:szCs w:val="28"/>
          <w:rtl/>
        </w:rPr>
        <w:t>2</w:t>
      </w:r>
      <w:r w:rsidRPr="00CC6009">
        <w:rPr>
          <w:rFonts w:asciiTheme="majorBidi" w:hAnsiTheme="majorBidi" w:cstheme="majorBidi"/>
          <w:b/>
          <w:bCs/>
          <w:color w:val="2E74B5" w:themeColor="accent5" w:themeShade="BF"/>
          <w:sz w:val="28"/>
          <w:szCs w:val="28"/>
          <w:rtl/>
        </w:rPr>
        <w:t xml:space="preserve"> – اختبار </w:t>
      </w:r>
      <w:r w:rsidR="0012133E" w:rsidRPr="00CC6009">
        <w:rPr>
          <w:rFonts w:asciiTheme="majorBidi" w:hAnsiTheme="majorBidi" w:cstheme="majorBidi"/>
          <w:b/>
          <w:bCs/>
          <w:color w:val="2E74B5" w:themeColor="accent5" w:themeShade="BF"/>
          <w:sz w:val="28"/>
          <w:szCs w:val="28"/>
          <w:rtl/>
        </w:rPr>
        <w:t>التكامل</w:t>
      </w:r>
      <w:r w:rsidRPr="00CC6009">
        <w:rPr>
          <w:rFonts w:asciiTheme="majorBidi" w:hAnsiTheme="majorBidi" w:cstheme="majorBidi"/>
          <w:b/>
          <w:bCs/>
          <w:color w:val="2E74B5" w:themeColor="accent5" w:themeShade="BF"/>
          <w:sz w:val="28"/>
          <w:szCs w:val="28"/>
          <w:rtl/>
        </w:rPr>
        <w:t xml:space="preserve">  (</w:t>
      </w:r>
      <w:r w:rsidR="00857B39" w:rsidRPr="00CC6009">
        <w:rPr>
          <w:rFonts w:asciiTheme="majorBidi" w:hAnsiTheme="majorBidi" w:cstheme="majorBidi"/>
          <w:b/>
          <w:bCs/>
          <w:color w:val="2E74B5" w:themeColor="accent5" w:themeShade="BF"/>
          <w:sz w:val="28"/>
          <w:szCs w:val="28"/>
          <w:rtl/>
        </w:rPr>
        <w:t>Integration</w:t>
      </w:r>
      <w:r w:rsidRPr="00CC6009">
        <w:rPr>
          <w:rFonts w:asciiTheme="majorBidi" w:hAnsiTheme="majorBidi" w:cstheme="majorBidi"/>
          <w:b/>
          <w:bCs/>
          <w:color w:val="2E74B5" w:themeColor="accent5" w:themeShade="BF"/>
          <w:sz w:val="28"/>
          <w:szCs w:val="28"/>
          <w:rtl/>
        </w:rPr>
        <w:t xml:space="preserve"> Test) :</w:t>
      </w:r>
    </w:p>
    <w:p w14:paraId="7DC9D7AC" w14:textId="38554FEC" w:rsidR="00FE4E7F" w:rsidRPr="00CC6009" w:rsidRDefault="00C17832" w:rsidP="00BE5F2D">
      <w:pPr>
        <w:pStyle w:val="ListParagraph"/>
        <w:bidi w:val="0"/>
        <w:spacing w:line="360" w:lineRule="auto"/>
        <w:jc w:val="right"/>
        <w:rPr>
          <w:rFonts w:asciiTheme="majorBidi" w:hAnsiTheme="majorBidi" w:cstheme="majorBidi"/>
          <w:sz w:val="28"/>
          <w:szCs w:val="28"/>
          <w:rtl/>
        </w:rPr>
      </w:pPr>
      <w:r w:rsidRPr="00CC6009">
        <w:rPr>
          <w:rFonts w:asciiTheme="majorBidi" w:hAnsiTheme="majorBidi" w:cstheme="majorBidi"/>
          <w:sz w:val="28"/>
          <w:szCs w:val="28"/>
          <w:rtl/>
        </w:rPr>
        <w:t xml:space="preserve"> </w:t>
      </w:r>
      <w:r w:rsidR="00D72596" w:rsidRPr="00CC6009">
        <w:rPr>
          <w:rFonts w:asciiTheme="majorBidi" w:hAnsiTheme="majorBidi" w:cstheme="majorBidi"/>
          <w:sz w:val="28"/>
          <w:szCs w:val="28"/>
          <w:rtl/>
        </w:rPr>
        <w:t xml:space="preserve">في كل دورة بعد تقسيم الأجزاء البرمجية </w:t>
      </w:r>
      <w:commentRangeStart w:id="67"/>
      <w:r w:rsidR="00D72596" w:rsidRPr="00CC6009">
        <w:rPr>
          <w:rFonts w:asciiTheme="majorBidi" w:hAnsiTheme="majorBidi" w:cstheme="majorBidi"/>
          <w:sz w:val="28"/>
          <w:szCs w:val="28"/>
          <w:rtl/>
        </w:rPr>
        <w:t>فيما بيننا و التي قمنا بإعدادها و اختباراها بشكل فردي</w:t>
      </w:r>
      <w:commentRangeEnd w:id="67"/>
      <w:r w:rsidR="00A13815">
        <w:rPr>
          <w:rStyle w:val="CommentReference"/>
          <w:rFonts w:eastAsiaTheme="minorEastAsia"/>
          <w:rtl/>
        </w:rPr>
        <w:commentReference w:id="67"/>
      </w:r>
      <w:r w:rsidR="00D72596" w:rsidRPr="00CC6009">
        <w:rPr>
          <w:rFonts w:asciiTheme="majorBidi" w:hAnsiTheme="majorBidi" w:cstheme="majorBidi"/>
          <w:sz w:val="28"/>
          <w:szCs w:val="28"/>
          <w:rtl/>
        </w:rPr>
        <w:t xml:space="preserve"> و بعد ان تأكدت كل واحدة منا على جودة و صحة المنتج المكلف بإتمامه , و إجراء الاختبارات اللازمة عليه , قمنا بتجميع هده الاجزاء البرمجية لتصبح رزمة واحدة و عليه قمنا بإجراء اختبار دقيق لكامل النظام للتأكد من ان جميع الاجزاء البرمجية تؤدي وظائفها بالكامل كوحدة واحدة , و يتم هدا الاختبار على بيانات وهمية لاكتشاف الأخطاء و تصحيحها بسهولة .</w:t>
      </w:r>
    </w:p>
    <w:p w14:paraId="3BE7F344" w14:textId="77777777" w:rsidR="0009135B" w:rsidRPr="00CC6009" w:rsidRDefault="0009135B" w:rsidP="00BE5F2D">
      <w:pPr>
        <w:pStyle w:val="ListParagraph"/>
        <w:bidi w:val="0"/>
        <w:spacing w:line="360" w:lineRule="auto"/>
        <w:jc w:val="right"/>
        <w:rPr>
          <w:rFonts w:asciiTheme="majorBidi" w:hAnsiTheme="majorBidi" w:cstheme="majorBidi"/>
          <w:sz w:val="28"/>
          <w:szCs w:val="28"/>
        </w:rPr>
      </w:pPr>
    </w:p>
    <w:p w14:paraId="3B80E25F" w14:textId="3C6F7F36" w:rsidR="00706A62" w:rsidRPr="00CC6009" w:rsidRDefault="0012133E" w:rsidP="00BE5F2D">
      <w:pPr>
        <w:bidi/>
        <w:spacing w:line="360" w:lineRule="auto"/>
        <w:rPr>
          <w:rFonts w:asciiTheme="majorBidi" w:hAnsiTheme="majorBidi" w:cstheme="majorBidi"/>
          <w:b/>
          <w:bCs/>
          <w:color w:val="2E74B5" w:themeColor="accent5" w:themeShade="BF"/>
          <w:sz w:val="28"/>
          <w:szCs w:val="28"/>
          <w:rtl/>
        </w:rPr>
      </w:pPr>
      <w:r w:rsidRPr="00CC6009">
        <w:rPr>
          <w:rFonts w:asciiTheme="majorBidi" w:hAnsiTheme="majorBidi" w:cstheme="majorBidi"/>
          <w:b/>
          <w:bCs/>
          <w:color w:val="2E74B5" w:themeColor="accent5" w:themeShade="BF"/>
          <w:sz w:val="28"/>
          <w:szCs w:val="28"/>
          <w:rtl/>
        </w:rPr>
        <w:t>5.3</w:t>
      </w:r>
      <w:r w:rsidR="00706A62" w:rsidRPr="00CC6009">
        <w:rPr>
          <w:rFonts w:asciiTheme="majorBidi" w:hAnsiTheme="majorBidi" w:cstheme="majorBidi"/>
          <w:b/>
          <w:bCs/>
          <w:color w:val="2E74B5" w:themeColor="accent5" w:themeShade="BF"/>
          <w:sz w:val="28"/>
          <w:szCs w:val="28"/>
          <w:rtl/>
        </w:rPr>
        <w:t xml:space="preserve"> – اختبار </w:t>
      </w:r>
      <w:r w:rsidR="00857B39" w:rsidRPr="00CC6009">
        <w:rPr>
          <w:rFonts w:asciiTheme="majorBidi" w:hAnsiTheme="majorBidi" w:cstheme="majorBidi"/>
          <w:b/>
          <w:bCs/>
          <w:color w:val="2E74B5" w:themeColor="accent5" w:themeShade="BF"/>
          <w:sz w:val="28"/>
          <w:szCs w:val="28"/>
          <w:rtl/>
        </w:rPr>
        <w:t>النظام</w:t>
      </w:r>
      <w:r w:rsidR="00706A62" w:rsidRPr="00CC6009">
        <w:rPr>
          <w:rFonts w:asciiTheme="majorBidi" w:hAnsiTheme="majorBidi" w:cstheme="majorBidi"/>
          <w:b/>
          <w:bCs/>
          <w:color w:val="2E74B5" w:themeColor="accent5" w:themeShade="BF"/>
          <w:sz w:val="28"/>
          <w:szCs w:val="28"/>
          <w:rtl/>
        </w:rPr>
        <w:t xml:space="preserve">  (</w:t>
      </w:r>
      <w:r w:rsidR="00376463" w:rsidRPr="00CC6009">
        <w:rPr>
          <w:rFonts w:asciiTheme="majorBidi" w:hAnsiTheme="majorBidi" w:cstheme="majorBidi"/>
          <w:b/>
          <w:bCs/>
          <w:color w:val="2E74B5" w:themeColor="accent5" w:themeShade="BF"/>
          <w:sz w:val="28"/>
          <w:szCs w:val="28"/>
          <w:rtl/>
        </w:rPr>
        <w:t>System</w:t>
      </w:r>
      <w:r w:rsidR="00706A62" w:rsidRPr="00CC6009">
        <w:rPr>
          <w:rFonts w:asciiTheme="majorBidi" w:hAnsiTheme="majorBidi" w:cstheme="majorBidi"/>
          <w:b/>
          <w:bCs/>
          <w:color w:val="2E74B5" w:themeColor="accent5" w:themeShade="BF"/>
          <w:sz w:val="28"/>
          <w:szCs w:val="28"/>
          <w:rtl/>
        </w:rPr>
        <w:t xml:space="preserve"> Test) :</w:t>
      </w:r>
    </w:p>
    <w:p w14:paraId="1C701A74" w14:textId="2CF4238C" w:rsidR="00376463" w:rsidRPr="00CC6009" w:rsidRDefault="00FE4E7F" w:rsidP="00BE5F2D">
      <w:pPr>
        <w:spacing w:line="360" w:lineRule="auto"/>
        <w:jc w:val="right"/>
        <w:rPr>
          <w:rFonts w:asciiTheme="majorBidi" w:hAnsiTheme="majorBidi" w:cstheme="majorBidi"/>
          <w:sz w:val="28"/>
          <w:szCs w:val="28"/>
        </w:rPr>
      </w:pPr>
      <w:r w:rsidRPr="00CC6009">
        <w:rPr>
          <w:rFonts w:asciiTheme="majorBidi" w:hAnsiTheme="majorBidi" w:cstheme="majorBidi"/>
          <w:sz w:val="28"/>
          <w:szCs w:val="28"/>
          <w:rtl/>
        </w:rPr>
        <w:t xml:space="preserve">بعد اختبار المنظومة على بيانات وهمية , </w:t>
      </w:r>
      <w:r w:rsidRPr="00A13815">
        <w:rPr>
          <w:rFonts w:asciiTheme="majorBidi" w:hAnsiTheme="majorBidi" w:cstheme="majorBidi"/>
          <w:color w:val="FF0000"/>
          <w:sz w:val="28"/>
          <w:szCs w:val="28"/>
          <w:rtl/>
          <w:rPrChange w:id="68" w:author="E6410" w:date="2024-08-28T19:29:00Z">
            <w:rPr>
              <w:rFonts w:asciiTheme="majorBidi" w:hAnsiTheme="majorBidi" w:cstheme="majorBidi"/>
              <w:sz w:val="28"/>
              <w:szCs w:val="28"/>
              <w:rtl/>
            </w:rPr>
          </w:rPrChange>
        </w:rPr>
        <w:t xml:space="preserve">قمنا </w:t>
      </w:r>
      <w:r w:rsidRPr="00CC6009">
        <w:rPr>
          <w:rFonts w:asciiTheme="majorBidi" w:hAnsiTheme="majorBidi" w:cstheme="majorBidi"/>
          <w:sz w:val="28"/>
          <w:szCs w:val="28"/>
          <w:rtl/>
        </w:rPr>
        <w:t xml:space="preserve">باختبار المنظومة بإدخال بيانات حقيقية تحصلنا عليها من نماذج  الموجودة </w:t>
      </w:r>
      <w:commentRangeStart w:id="69"/>
      <w:r w:rsidRPr="00CC6009">
        <w:rPr>
          <w:rFonts w:asciiTheme="majorBidi" w:hAnsiTheme="majorBidi" w:cstheme="majorBidi"/>
          <w:sz w:val="28"/>
          <w:szCs w:val="28"/>
          <w:rtl/>
        </w:rPr>
        <w:t>بقسم الرواتب المحلية</w:t>
      </w:r>
      <w:commentRangeEnd w:id="69"/>
      <w:r w:rsidR="00A13815">
        <w:rPr>
          <w:rStyle w:val="CommentReference"/>
          <w:rtl/>
        </w:rPr>
        <w:commentReference w:id="69"/>
      </w:r>
    </w:p>
    <w:p w14:paraId="13B393D5" w14:textId="4A8AA300" w:rsidR="00376463" w:rsidRPr="00CC6009" w:rsidRDefault="00376463" w:rsidP="00BE5F2D">
      <w:pPr>
        <w:bidi/>
        <w:spacing w:line="360" w:lineRule="auto"/>
        <w:rPr>
          <w:rFonts w:asciiTheme="majorBidi" w:hAnsiTheme="majorBidi" w:cstheme="majorBidi"/>
          <w:b/>
          <w:bCs/>
          <w:color w:val="2E74B5" w:themeColor="accent5" w:themeShade="BF"/>
          <w:sz w:val="28"/>
          <w:szCs w:val="28"/>
          <w:rtl/>
        </w:rPr>
      </w:pPr>
      <w:r w:rsidRPr="00CC6009">
        <w:rPr>
          <w:rFonts w:asciiTheme="majorBidi" w:hAnsiTheme="majorBidi" w:cstheme="majorBidi"/>
          <w:b/>
          <w:bCs/>
          <w:color w:val="2E74B5" w:themeColor="accent5" w:themeShade="BF"/>
          <w:sz w:val="28"/>
          <w:szCs w:val="28"/>
          <w:rtl/>
        </w:rPr>
        <w:t xml:space="preserve">5.4 – اختبار </w:t>
      </w:r>
      <w:r w:rsidRPr="00CC6009">
        <w:rPr>
          <w:rFonts w:asciiTheme="majorBidi" w:hAnsiTheme="majorBidi" w:cstheme="majorBidi"/>
          <w:b/>
          <w:bCs/>
          <w:i/>
          <w:iCs/>
          <w:color w:val="2E74B5" w:themeColor="accent5" w:themeShade="BF"/>
          <w:sz w:val="28"/>
          <w:szCs w:val="28"/>
          <w:rtl/>
        </w:rPr>
        <w:t>المستخدم</w:t>
      </w:r>
      <w:r w:rsidRPr="00CC6009">
        <w:rPr>
          <w:rFonts w:asciiTheme="majorBidi" w:hAnsiTheme="majorBidi" w:cstheme="majorBidi"/>
          <w:b/>
          <w:bCs/>
          <w:color w:val="2E74B5" w:themeColor="accent5" w:themeShade="BF"/>
          <w:sz w:val="28"/>
          <w:szCs w:val="28"/>
          <w:rtl/>
        </w:rPr>
        <w:t xml:space="preserve">  (</w:t>
      </w:r>
      <w:r w:rsidR="006B49BC" w:rsidRPr="00CC6009">
        <w:rPr>
          <w:rFonts w:asciiTheme="majorBidi" w:hAnsiTheme="majorBidi" w:cstheme="majorBidi"/>
          <w:b/>
          <w:bCs/>
          <w:color w:val="2E74B5" w:themeColor="accent5" w:themeShade="BF"/>
          <w:sz w:val="28"/>
          <w:szCs w:val="28"/>
          <w:rtl/>
        </w:rPr>
        <w:t>User</w:t>
      </w:r>
      <w:r w:rsidRPr="00CC6009">
        <w:rPr>
          <w:rFonts w:asciiTheme="majorBidi" w:hAnsiTheme="majorBidi" w:cstheme="majorBidi"/>
          <w:b/>
          <w:bCs/>
          <w:color w:val="2E74B5" w:themeColor="accent5" w:themeShade="BF"/>
          <w:sz w:val="28"/>
          <w:szCs w:val="28"/>
          <w:rtl/>
        </w:rPr>
        <w:t xml:space="preserve"> Test) :</w:t>
      </w:r>
    </w:p>
    <w:p w14:paraId="53D4AA12" w14:textId="77777777" w:rsidR="00C17832" w:rsidRPr="00CC6009" w:rsidRDefault="00C17832">
      <w:pPr>
        <w:pStyle w:val="ListParagraph"/>
        <w:spacing w:line="360" w:lineRule="auto"/>
        <w:rPr>
          <w:rFonts w:asciiTheme="majorBidi" w:hAnsiTheme="majorBidi" w:cstheme="majorBidi"/>
          <w:sz w:val="28"/>
          <w:szCs w:val="28"/>
          <w:rtl/>
        </w:rPr>
        <w:pPrChange w:id="70" w:author="E6410" w:date="2024-08-28T19:30:00Z">
          <w:pPr>
            <w:pStyle w:val="ListParagraph"/>
            <w:bidi w:val="0"/>
            <w:spacing w:line="360" w:lineRule="auto"/>
            <w:jc w:val="right"/>
          </w:pPr>
        </w:pPrChange>
      </w:pPr>
      <w:r w:rsidRPr="00CC6009">
        <w:rPr>
          <w:rFonts w:asciiTheme="majorBidi" w:hAnsiTheme="majorBidi" w:cstheme="majorBidi"/>
          <w:sz w:val="28"/>
          <w:szCs w:val="28"/>
          <w:rtl/>
        </w:rPr>
        <w:t>اختبار المستخدم او اختبار القبول أو تقييم الزبون .</w:t>
      </w:r>
    </w:p>
    <w:p w14:paraId="208D6276" w14:textId="4FB6585B" w:rsidR="00C17832" w:rsidRPr="00CC6009" w:rsidRDefault="00C17832">
      <w:pPr>
        <w:pStyle w:val="ListParagraph"/>
        <w:spacing w:line="360" w:lineRule="auto"/>
        <w:rPr>
          <w:rFonts w:asciiTheme="majorBidi" w:hAnsiTheme="majorBidi" w:cstheme="majorBidi"/>
          <w:sz w:val="28"/>
          <w:szCs w:val="28"/>
          <w:rtl/>
        </w:rPr>
        <w:pPrChange w:id="71" w:author="E6410" w:date="2024-08-28T19:30:00Z">
          <w:pPr>
            <w:pStyle w:val="ListParagraph"/>
            <w:bidi w:val="0"/>
            <w:spacing w:line="360" w:lineRule="auto"/>
            <w:jc w:val="right"/>
          </w:pPr>
        </w:pPrChange>
      </w:pPr>
      <w:r w:rsidRPr="00CC6009">
        <w:rPr>
          <w:rFonts w:asciiTheme="majorBidi" w:hAnsiTheme="majorBidi" w:cstheme="majorBidi"/>
          <w:sz w:val="28"/>
          <w:szCs w:val="28"/>
          <w:rtl/>
        </w:rPr>
        <w:t>هذ</w:t>
      </w:r>
      <w:ins w:id="72" w:author="E6410" w:date="2024-08-28T19:29:00Z">
        <w:r w:rsidR="00A13815">
          <w:rPr>
            <w:rFonts w:asciiTheme="majorBidi" w:hAnsiTheme="majorBidi" w:cstheme="majorBidi" w:hint="cs"/>
            <w:sz w:val="28"/>
            <w:szCs w:val="28"/>
            <w:rtl/>
          </w:rPr>
          <w:t>ا</w:t>
        </w:r>
      </w:ins>
      <w:del w:id="73" w:author="E6410" w:date="2024-08-28T19:29:00Z">
        <w:r w:rsidRPr="00CC6009" w:rsidDel="00A13815">
          <w:rPr>
            <w:rFonts w:asciiTheme="majorBidi" w:hAnsiTheme="majorBidi" w:cstheme="majorBidi"/>
            <w:sz w:val="28"/>
            <w:szCs w:val="28"/>
            <w:rtl/>
          </w:rPr>
          <w:delText>ه</w:delText>
        </w:r>
      </w:del>
      <w:r w:rsidRPr="00CC6009">
        <w:rPr>
          <w:rFonts w:asciiTheme="majorBidi" w:hAnsiTheme="majorBidi" w:cstheme="majorBidi"/>
          <w:sz w:val="28"/>
          <w:szCs w:val="28"/>
          <w:rtl/>
        </w:rPr>
        <w:t xml:space="preserve"> التقييم يشكل نقطة تحول هامة جدا للمنتج البرمجي , و يدعم المنظومة و يجعلها تعمل بشكل مناسب </w:t>
      </w:r>
      <w:del w:id="74" w:author="E6410" w:date="2024-08-28T19:30:00Z">
        <w:r w:rsidRPr="00CC6009" w:rsidDel="00A13815">
          <w:rPr>
            <w:rFonts w:asciiTheme="majorBidi" w:hAnsiTheme="majorBidi" w:cstheme="majorBidi"/>
            <w:sz w:val="28"/>
            <w:szCs w:val="28"/>
            <w:rtl/>
          </w:rPr>
          <w:delText xml:space="preserve">الذي </w:delText>
        </w:r>
      </w:del>
      <w:r w:rsidRPr="00CC6009">
        <w:rPr>
          <w:rFonts w:asciiTheme="majorBidi" w:hAnsiTheme="majorBidi" w:cstheme="majorBidi"/>
          <w:sz w:val="28"/>
          <w:szCs w:val="28"/>
          <w:rtl/>
        </w:rPr>
        <w:t xml:space="preserve">يلبي كافة متطلبات الزبون </w:t>
      </w:r>
    </w:p>
    <w:p w14:paraId="439C0766" w14:textId="2086230B" w:rsidR="00C17832" w:rsidRPr="00CC6009" w:rsidRDefault="00C17832">
      <w:pPr>
        <w:pStyle w:val="ListParagraph"/>
        <w:spacing w:line="360" w:lineRule="auto"/>
        <w:rPr>
          <w:rFonts w:asciiTheme="majorBidi" w:hAnsiTheme="majorBidi" w:cstheme="majorBidi"/>
          <w:sz w:val="28"/>
          <w:szCs w:val="28"/>
          <w:rtl/>
        </w:rPr>
        <w:pPrChange w:id="75" w:author="E6410" w:date="2024-08-28T19:30:00Z">
          <w:pPr>
            <w:pStyle w:val="ListParagraph"/>
            <w:bidi w:val="0"/>
            <w:spacing w:line="360" w:lineRule="auto"/>
            <w:jc w:val="right"/>
          </w:pPr>
        </w:pPrChange>
      </w:pPr>
      <w:r w:rsidRPr="00CC6009">
        <w:rPr>
          <w:rFonts w:asciiTheme="majorBidi" w:hAnsiTheme="majorBidi" w:cstheme="majorBidi"/>
          <w:sz w:val="28"/>
          <w:szCs w:val="28"/>
          <w:rtl/>
        </w:rPr>
        <w:t xml:space="preserve">و في كل مرحلة من مراحل المشروع </w:t>
      </w:r>
      <w:r w:rsidRPr="00A13815">
        <w:rPr>
          <w:rFonts w:asciiTheme="majorBidi" w:hAnsiTheme="majorBidi" w:cstheme="majorBidi"/>
          <w:color w:val="FF0000"/>
          <w:sz w:val="28"/>
          <w:szCs w:val="28"/>
          <w:rtl/>
          <w:rPrChange w:id="76" w:author="E6410" w:date="2024-08-28T19:30:00Z">
            <w:rPr>
              <w:rFonts w:asciiTheme="majorBidi" w:hAnsiTheme="majorBidi" w:cstheme="majorBidi"/>
              <w:sz w:val="28"/>
              <w:szCs w:val="28"/>
              <w:rtl/>
            </w:rPr>
          </w:rPrChange>
        </w:rPr>
        <w:t xml:space="preserve">نقوم </w:t>
      </w:r>
      <w:r w:rsidRPr="00CC6009">
        <w:rPr>
          <w:rFonts w:asciiTheme="majorBidi" w:hAnsiTheme="majorBidi" w:cstheme="majorBidi"/>
          <w:sz w:val="28"/>
          <w:szCs w:val="28"/>
          <w:rtl/>
        </w:rPr>
        <w:t>بعرض المنظومة على الزبون ,</w:t>
      </w:r>
      <w:ins w:id="77" w:author="E6410" w:date="2024-08-28T19:30:00Z">
        <w:r w:rsidR="00A13815">
          <w:rPr>
            <w:rFonts w:asciiTheme="majorBidi" w:hAnsiTheme="majorBidi" w:cstheme="majorBidi" w:hint="cs"/>
            <w:sz w:val="28"/>
            <w:szCs w:val="28"/>
            <w:rtl/>
          </w:rPr>
          <w:t>ل</w:t>
        </w:r>
      </w:ins>
      <w:r w:rsidRPr="00CC6009">
        <w:rPr>
          <w:rFonts w:asciiTheme="majorBidi" w:hAnsiTheme="majorBidi" w:cstheme="majorBidi"/>
          <w:sz w:val="28"/>
          <w:szCs w:val="28"/>
          <w:rtl/>
        </w:rPr>
        <w:t>لتأكد من صلاحيتها ,و جودة</w:t>
      </w:r>
      <w:ins w:id="78" w:author="E6410" w:date="2024-08-28T19:30:00Z">
        <w:r w:rsidR="00A13815">
          <w:rPr>
            <w:rFonts w:asciiTheme="majorBidi" w:hAnsiTheme="majorBidi" w:cstheme="majorBidi" w:hint="cs"/>
            <w:sz w:val="28"/>
            <w:szCs w:val="28"/>
            <w:rtl/>
          </w:rPr>
          <w:t xml:space="preserve"> </w:t>
        </w:r>
      </w:ins>
      <w:r w:rsidRPr="00CC6009">
        <w:rPr>
          <w:rFonts w:asciiTheme="majorBidi" w:hAnsiTheme="majorBidi" w:cstheme="majorBidi"/>
          <w:sz w:val="28"/>
          <w:szCs w:val="28"/>
          <w:rtl/>
        </w:rPr>
        <w:t xml:space="preserve"> ادائها لجميع المهام</w:t>
      </w:r>
      <w:r w:rsidR="00716E00" w:rsidRPr="00CC6009">
        <w:rPr>
          <w:rFonts w:asciiTheme="majorBidi" w:hAnsiTheme="majorBidi" w:cstheme="majorBidi"/>
          <w:sz w:val="28"/>
          <w:szCs w:val="28"/>
          <w:rtl/>
        </w:rPr>
        <w:t>.</w:t>
      </w:r>
      <w:r w:rsidRPr="00CC6009">
        <w:rPr>
          <w:rFonts w:asciiTheme="majorBidi" w:hAnsiTheme="majorBidi" w:cstheme="majorBidi"/>
          <w:sz w:val="28"/>
          <w:szCs w:val="28"/>
          <w:rtl/>
        </w:rPr>
        <w:t xml:space="preserve"> </w:t>
      </w:r>
    </w:p>
    <w:p w14:paraId="3ACE49F3" w14:textId="16F7B8B6" w:rsidR="00280546" w:rsidRPr="00CC6009" w:rsidRDefault="00280546" w:rsidP="00BE5F2D">
      <w:pPr>
        <w:spacing w:line="360" w:lineRule="auto"/>
        <w:rPr>
          <w:rFonts w:asciiTheme="majorBidi" w:hAnsiTheme="majorBidi" w:cstheme="majorBidi"/>
          <w:b/>
          <w:bCs/>
          <w:sz w:val="28"/>
          <w:szCs w:val="28"/>
        </w:rPr>
      </w:pPr>
    </w:p>
    <w:p w14:paraId="3875D1E5" w14:textId="1B020560" w:rsidR="00280546" w:rsidRPr="00CC6009" w:rsidRDefault="00280546" w:rsidP="00BE5F2D">
      <w:pPr>
        <w:spacing w:line="360" w:lineRule="auto"/>
        <w:rPr>
          <w:rFonts w:asciiTheme="majorBidi" w:hAnsiTheme="majorBidi" w:cstheme="majorBidi"/>
          <w:b/>
          <w:bCs/>
          <w:sz w:val="28"/>
          <w:szCs w:val="28"/>
        </w:rPr>
      </w:pPr>
    </w:p>
    <w:p w14:paraId="3794FCC8" w14:textId="69B25461" w:rsidR="00280546" w:rsidRPr="00CC6009" w:rsidRDefault="00280546" w:rsidP="00BE5F2D">
      <w:pPr>
        <w:spacing w:line="360" w:lineRule="auto"/>
        <w:rPr>
          <w:rFonts w:asciiTheme="majorBidi" w:hAnsiTheme="majorBidi" w:cstheme="majorBidi"/>
          <w:b/>
          <w:bCs/>
          <w:sz w:val="28"/>
          <w:szCs w:val="28"/>
        </w:rPr>
      </w:pPr>
    </w:p>
    <w:p w14:paraId="795BF144" w14:textId="5743AA59" w:rsidR="00280546" w:rsidRPr="00CC6009" w:rsidRDefault="00280546" w:rsidP="00BE5F2D">
      <w:pPr>
        <w:spacing w:line="360" w:lineRule="auto"/>
        <w:rPr>
          <w:rFonts w:asciiTheme="majorBidi" w:hAnsiTheme="majorBidi" w:cstheme="majorBidi"/>
          <w:b/>
          <w:bCs/>
          <w:sz w:val="28"/>
          <w:szCs w:val="28"/>
        </w:rPr>
      </w:pPr>
    </w:p>
    <w:p w14:paraId="357F3F1D" w14:textId="1CD957AE" w:rsidR="00744D9F" w:rsidRPr="00CC6009" w:rsidRDefault="00744D9F" w:rsidP="00BE5F2D">
      <w:pPr>
        <w:spacing w:line="360" w:lineRule="auto"/>
        <w:rPr>
          <w:rFonts w:asciiTheme="majorBidi" w:hAnsiTheme="majorBidi" w:cstheme="majorBidi"/>
          <w:b/>
          <w:bCs/>
          <w:sz w:val="28"/>
          <w:szCs w:val="28"/>
        </w:rPr>
      </w:pPr>
    </w:p>
    <w:p w14:paraId="59057AC9" w14:textId="42446349" w:rsidR="00973929" w:rsidRPr="00CC6009" w:rsidRDefault="00973929" w:rsidP="00BE5F2D">
      <w:pPr>
        <w:spacing w:line="360" w:lineRule="auto"/>
        <w:rPr>
          <w:rFonts w:asciiTheme="majorBidi" w:hAnsiTheme="majorBidi" w:cstheme="majorBidi"/>
          <w:b/>
          <w:bCs/>
          <w:sz w:val="28"/>
          <w:szCs w:val="28"/>
        </w:rPr>
      </w:pPr>
    </w:p>
    <w:p w14:paraId="4D50062D" w14:textId="56FB10A6" w:rsidR="00973929" w:rsidRPr="00CC6009" w:rsidRDefault="00973929" w:rsidP="00BE5F2D">
      <w:pPr>
        <w:spacing w:line="360" w:lineRule="auto"/>
        <w:rPr>
          <w:rFonts w:asciiTheme="majorBidi" w:hAnsiTheme="majorBidi" w:cstheme="majorBidi"/>
          <w:b/>
          <w:bCs/>
          <w:sz w:val="28"/>
          <w:szCs w:val="28"/>
        </w:rPr>
      </w:pPr>
    </w:p>
    <w:p w14:paraId="278EDC66" w14:textId="77777777" w:rsidR="003339D0" w:rsidRPr="00CC6009" w:rsidRDefault="003339D0" w:rsidP="00BE5F2D">
      <w:pPr>
        <w:spacing w:line="360" w:lineRule="auto"/>
        <w:rPr>
          <w:rFonts w:asciiTheme="majorBidi" w:hAnsiTheme="majorBidi" w:cstheme="majorBidi"/>
          <w:b/>
          <w:bCs/>
          <w:sz w:val="28"/>
          <w:szCs w:val="28"/>
        </w:rPr>
      </w:pPr>
    </w:p>
    <w:p w14:paraId="1D7032F9" w14:textId="77777777" w:rsidR="008B4039" w:rsidRPr="00CC6009" w:rsidRDefault="008B4039" w:rsidP="00BE5F2D">
      <w:pPr>
        <w:spacing w:line="360" w:lineRule="auto"/>
        <w:rPr>
          <w:rFonts w:asciiTheme="majorBidi" w:hAnsiTheme="majorBidi" w:cstheme="majorBidi"/>
          <w:b/>
          <w:bCs/>
          <w:sz w:val="28"/>
          <w:szCs w:val="28"/>
        </w:rPr>
      </w:pPr>
    </w:p>
    <w:p w14:paraId="5B41C56B" w14:textId="2BD4C54C" w:rsidR="00036C1B" w:rsidRPr="00CC6009" w:rsidRDefault="00036C1B" w:rsidP="00BE5F2D">
      <w:pPr>
        <w:spacing w:line="360" w:lineRule="auto"/>
        <w:ind w:left="-951"/>
        <w:jc w:val="center"/>
        <w:outlineLvl w:val="0"/>
        <w:rPr>
          <w:rFonts w:asciiTheme="majorBidi" w:hAnsiTheme="majorBidi" w:cstheme="majorBidi"/>
          <w:b/>
          <w:bCs/>
          <w:color w:val="2E74B5" w:themeColor="accent5" w:themeShade="BF"/>
          <w:sz w:val="28"/>
          <w:szCs w:val="28"/>
        </w:rPr>
      </w:pPr>
      <w:r w:rsidRPr="00CC6009">
        <w:rPr>
          <w:rFonts w:asciiTheme="majorBidi" w:hAnsiTheme="majorBidi" w:cstheme="majorBidi"/>
          <w:b/>
          <w:bCs/>
          <w:color w:val="2E74B5" w:themeColor="accent5" w:themeShade="BF"/>
          <w:sz w:val="28"/>
          <w:szCs w:val="28"/>
          <w:rtl/>
        </w:rPr>
        <w:t xml:space="preserve">مرحلة </w:t>
      </w:r>
      <w:r w:rsidR="007B6E94" w:rsidRPr="00CC6009">
        <w:rPr>
          <w:rFonts w:asciiTheme="majorBidi" w:hAnsiTheme="majorBidi" w:cstheme="majorBidi"/>
          <w:b/>
          <w:bCs/>
          <w:color w:val="2E74B5" w:themeColor="accent5" w:themeShade="BF"/>
          <w:sz w:val="28"/>
          <w:szCs w:val="28"/>
          <w:rtl/>
        </w:rPr>
        <w:t>التنفيذ</w:t>
      </w:r>
      <w:r w:rsidRPr="00CC6009">
        <w:rPr>
          <w:rFonts w:asciiTheme="majorBidi" w:hAnsiTheme="majorBidi" w:cstheme="majorBidi"/>
          <w:b/>
          <w:bCs/>
          <w:color w:val="2E74B5" w:themeColor="accent5" w:themeShade="BF"/>
          <w:sz w:val="28"/>
          <w:szCs w:val="28"/>
          <w:rtl/>
        </w:rPr>
        <w:t xml:space="preserve">   </w:t>
      </w:r>
      <w:r w:rsidR="00CD7BDE" w:rsidRPr="00CC6009">
        <w:rPr>
          <w:rFonts w:asciiTheme="majorBidi" w:hAnsiTheme="majorBidi" w:cstheme="majorBidi"/>
          <w:b/>
          <w:bCs/>
          <w:color w:val="2E74B5" w:themeColor="accent5" w:themeShade="BF"/>
          <w:sz w:val="28"/>
          <w:szCs w:val="28"/>
          <w:rtl/>
        </w:rPr>
        <w:t xml:space="preserve">   </w:t>
      </w:r>
    </w:p>
    <w:p w14:paraId="053F895E" w14:textId="58F98AEB" w:rsidR="00036C1B" w:rsidRPr="00CC6009" w:rsidRDefault="00036C1B" w:rsidP="00BE5F2D">
      <w:pPr>
        <w:spacing w:line="360" w:lineRule="auto"/>
        <w:ind w:left="-951"/>
        <w:jc w:val="center"/>
        <w:rPr>
          <w:rFonts w:asciiTheme="majorBidi" w:hAnsiTheme="majorBidi" w:cstheme="majorBidi"/>
          <w:b/>
          <w:bCs/>
          <w:color w:val="2E74B5" w:themeColor="accent5" w:themeShade="BF"/>
          <w:sz w:val="28"/>
          <w:szCs w:val="28"/>
          <w:rtl/>
          <w:lang w:bidi="ar-LY"/>
        </w:rPr>
      </w:pPr>
      <w:r w:rsidRPr="00CC6009">
        <w:rPr>
          <w:rFonts w:asciiTheme="majorBidi" w:hAnsiTheme="majorBidi" w:cstheme="majorBidi"/>
          <w:b/>
          <w:bCs/>
          <w:color w:val="2E74B5" w:themeColor="accent5" w:themeShade="BF"/>
          <w:sz w:val="28"/>
          <w:szCs w:val="28"/>
        </w:rPr>
        <w:t xml:space="preserve"> </w:t>
      </w:r>
      <w:r w:rsidR="00CD7BDE" w:rsidRPr="00CC6009">
        <w:rPr>
          <w:rFonts w:asciiTheme="majorBidi" w:hAnsiTheme="majorBidi" w:cstheme="majorBidi"/>
          <w:b/>
          <w:bCs/>
          <w:color w:val="2E74B5" w:themeColor="accent5" w:themeShade="BF"/>
          <w:sz w:val="28"/>
          <w:szCs w:val="28"/>
        </w:rPr>
        <w:t xml:space="preserve">  </w:t>
      </w:r>
      <w:r w:rsidRPr="00CC6009">
        <w:rPr>
          <w:rFonts w:asciiTheme="majorBidi" w:hAnsiTheme="majorBidi" w:cstheme="majorBidi"/>
          <w:b/>
          <w:bCs/>
          <w:color w:val="2E74B5" w:themeColor="accent5" w:themeShade="BF"/>
          <w:sz w:val="28"/>
          <w:szCs w:val="28"/>
        </w:rPr>
        <w:t xml:space="preserve">    </w:t>
      </w:r>
      <w:r w:rsidR="007B6E94" w:rsidRPr="00CC6009">
        <w:rPr>
          <w:rFonts w:asciiTheme="majorBidi" w:hAnsiTheme="majorBidi" w:cstheme="majorBidi"/>
          <w:b/>
          <w:bCs/>
          <w:color w:val="2E74B5" w:themeColor="accent5" w:themeShade="BF"/>
          <w:sz w:val="28"/>
          <w:szCs w:val="28"/>
        </w:rPr>
        <w:t>Execution</w:t>
      </w:r>
      <w:r w:rsidRPr="00CC6009">
        <w:rPr>
          <w:rFonts w:asciiTheme="majorBidi" w:hAnsiTheme="majorBidi" w:cstheme="majorBidi"/>
          <w:b/>
          <w:bCs/>
          <w:color w:val="2E74B5" w:themeColor="accent5" w:themeShade="BF"/>
          <w:sz w:val="28"/>
          <w:szCs w:val="28"/>
        </w:rPr>
        <w:t xml:space="preserve"> </w:t>
      </w:r>
      <w:r w:rsidRPr="00CC6009">
        <w:rPr>
          <w:rFonts w:asciiTheme="majorBidi" w:hAnsiTheme="majorBidi" w:cstheme="majorBidi"/>
          <w:b/>
          <w:bCs/>
          <w:color w:val="2E74B5" w:themeColor="accent5" w:themeShade="BF"/>
          <w:sz w:val="28"/>
          <w:szCs w:val="28"/>
          <w:rtl/>
        </w:rPr>
        <w:t xml:space="preserve"> </w:t>
      </w:r>
      <w:r w:rsidR="007B6E94" w:rsidRPr="00CC6009">
        <w:rPr>
          <w:rFonts w:asciiTheme="majorBidi" w:hAnsiTheme="majorBidi" w:cstheme="majorBidi"/>
          <w:b/>
          <w:bCs/>
          <w:color w:val="2E74B5" w:themeColor="accent5" w:themeShade="BF"/>
          <w:sz w:val="28"/>
          <w:szCs w:val="28"/>
        </w:rPr>
        <w:t>Phase</w:t>
      </w:r>
    </w:p>
    <w:p w14:paraId="2A83E7D7" w14:textId="77777777" w:rsidR="008B4039" w:rsidRPr="00CC6009" w:rsidRDefault="008B4039" w:rsidP="00BE5F2D">
      <w:pPr>
        <w:spacing w:line="360" w:lineRule="auto"/>
        <w:rPr>
          <w:rFonts w:asciiTheme="majorBidi" w:hAnsiTheme="majorBidi" w:cstheme="majorBidi"/>
          <w:b/>
          <w:bCs/>
          <w:sz w:val="28"/>
          <w:szCs w:val="28"/>
        </w:rPr>
      </w:pPr>
    </w:p>
    <w:p w14:paraId="4D9344C1" w14:textId="17A135BF" w:rsidR="007B6E94" w:rsidRPr="00CC6009" w:rsidRDefault="008B4039" w:rsidP="00BE5F2D">
      <w:pPr>
        <w:spacing w:line="360" w:lineRule="auto"/>
        <w:ind w:left="-951"/>
        <w:jc w:val="center"/>
        <w:rPr>
          <w:rFonts w:asciiTheme="majorBidi" w:hAnsiTheme="majorBidi" w:cstheme="majorBidi"/>
          <w:b/>
          <w:bCs/>
          <w:color w:val="2E74B5" w:themeColor="accent5" w:themeShade="BF"/>
          <w:sz w:val="28"/>
          <w:szCs w:val="28"/>
          <w:rtl/>
        </w:rPr>
      </w:pPr>
      <w:r w:rsidRPr="00CC6009">
        <w:rPr>
          <w:rFonts w:asciiTheme="majorBidi" w:hAnsiTheme="majorBidi" w:cstheme="majorBidi"/>
          <w:b/>
          <w:bCs/>
          <w:color w:val="2E74B5" w:themeColor="accent5" w:themeShade="BF"/>
          <w:sz w:val="28"/>
          <w:szCs w:val="28"/>
        </w:rPr>
        <w:t xml:space="preserve">    </w:t>
      </w:r>
    </w:p>
    <w:p w14:paraId="21AEBBD7" w14:textId="77777777" w:rsidR="008B4039" w:rsidRPr="00CC6009" w:rsidRDefault="008B4039" w:rsidP="00BE5F2D">
      <w:pPr>
        <w:spacing w:line="360" w:lineRule="auto"/>
        <w:rPr>
          <w:rFonts w:asciiTheme="majorBidi" w:hAnsiTheme="majorBidi" w:cstheme="majorBidi"/>
          <w:sz w:val="28"/>
          <w:szCs w:val="28"/>
        </w:rPr>
      </w:pPr>
    </w:p>
    <w:p w14:paraId="3C5026C9" w14:textId="34EBE732" w:rsidR="00C6466C" w:rsidRPr="00CC6009" w:rsidRDefault="00C6466C" w:rsidP="00BE5F2D">
      <w:pPr>
        <w:spacing w:line="360" w:lineRule="auto"/>
        <w:rPr>
          <w:rFonts w:asciiTheme="majorBidi" w:hAnsiTheme="majorBidi" w:cstheme="majorBidi"/>
          <w:sz w:val="28"/>
          <w:szCs w:val="28"/>
        </w:rPr>
      </w:pPr>
    </w:p>
    <w:p w14:paraId="7FCE9A31" w14:textId="77777777" w:rsidR="00492B5A" w:rsidRPr="00CC6009" w:rsidRDefault="00492B5A" w:rsidP="00BE5F2D">
      <w:pPr>
        <w:spacing w:line="360" w:lineRule="auto"/>
        <w:rPr>
          <w:rFonts w:asciiTheme="majorBidi" w:hAnsiTheme="majorBidi" w:cstheme="majorBidi"/>
          <w:sz w:val="28"/>
          <w:szCs w:val="28"/>
          <w:rtl/>
        </w:rPr>
      </w:pPr>
    </w:p>
    <w:p w14:paraId="7A513DFB" w14:textId="77777777" w:rsidR="00492B5A" w:rsidRPr="00CC6009" w:rsidRDefault="00492B5A" w:rsidP="00BE5F2D">
      <w:pPr>
        <w:spacing w:line="360" w:lineRule="auto"/>
        <w:rPr>
          <w:rFonts w:asciiTheme="majorBidi" w:hAnsiTheme="majorBidi" w:cstheme="majorBidi"/>
          <w:sz w:val="28"/>
          <w:szCs w:val="28"/>
          <w:rtl/>
        </w:rPr>
      </w:pPr>
    </w:p>
    <w:p w14:paraId="19C3B2C2" w14:textId="77777777" w:rsidR="00492B5A" w:rsidRPr="00CC6009" w:rsidRDefault="00492B5A" w:rsidP="00BE5F2D">
      <w:pPr>
        <w:spacing w:line="360" w:lineRule="auto"/>
        <w:rPr>
          <w:rFonts w:asciiTheme="majorBidi" w:hAnsiTheme="majorBidi" w:cstheme="majorBidi"/>
          <w:sz w:val="28"/>
          <w:szCs w:val="28"/>
          <w:rtl/>
        </w:rPr>
      </w:pPr>
    </w:p>
    <w:p w14:paraId="05DF114F" w14:textId="03C39308" w:rsidR="007F30AA" w:rsidRPr="00CC6009" w:rsidRDefault="007F30AA" w:rsidP="00BE5F2D">
      <w:pPr>
        <w:spacing w:line="360" w:lineRule="auto"/>
        <w:rPr>
          <w:rFonts w:asciiTheme="majorBidi" w:hAnsiTheme="majorBidi" w:cstheme="majorBidi"/>
          <w:color w:val="2E74B5" w:themeColor="accent5" w:themeShade="BF"/>
          <w:sz w:val="28"/>
          <w:szCs w:val="28"/>
          <w:lang w:bidi="ar-LY"/>
        </w:rPr>
      </w:pPr>
    </w:p>
    <w:p w14:paraId="25C066D2" w14:textId="77777777" w:rsidR="00E24DCE" w:rsidRPr="00CC6009" w:rsidRDefault="00E24DCE" w:rsidP="00BE5F2D">
      <w:pPr>
        <w:pStyle w:val="NormalWeb"/>
        <w:bidi/>
        <w:spacing w:before="0" w:beforeAutospacing="0" w:after="0" w:afterAutospacing="0" w:line="360" w:lineRule="auto"/>
        <w:divId w:val="1965192654"/>
        <w:rPr>
          <w:rFonts w:asciiTheme="majorBidi" w:hAnsiTheme="majorBidi" w:cstheme="majorBidi"/>
          <w:color w:val="000000"/>
          <w:sz w:val="28"/>
          <w:szCs w:val="28"/>
          <w:rtl/>
        </w:rPr>
      </w:pPr>
    </w:p>
    <w:p w14:paraId="53B651B3" w14:textId="77777777" w:rsidR="00E24DCE" w:rsidRPr="00CC6009" w:rsidRDefault="00E24DCE" w:rsidP="00BE5F2D">
      <w:pPr>
        <w:pStyle w:val="NormalWeb"/>
        <w:bidi/>
        <w:spacing w:before="0" w:beforeAutospacing="0" w:after="0" w:afterAutospacing="0" w:line="360" w:lineRule="auto"/>
        <w:divId w:val="1965192654"/>
        <w:rPr>
          <w:rFonts w:asciiTheme="majorBidi" w:hAnsiTheme="majorBidi" w:cstheme="majorBidi"/>
          <w:color w:val="000000"/>
          <w:sz w:val="28"/>
          <w:szCs w:val="28"/>
          <w:rtl/>
        </w:rPr>
      </w:pPr>
    </w:p>
    <w:p w14:paraId="20655C10" w14:textId="77777777" w:rsidR="00E24DCE" w:rsidRPr="00CC6009" w:rsidRDefault="00E24DCE" w:rsidP="00BE5F2D">
      <w:pPr>
        <w:pStyle w:val="NormalWeb"/>
        <w:bidi/>
        <w:spacing w:before="0" w:beforeAutospacing="0" w:after="0" w:afterAutospacing="0" w:line="360" w:lineRule="auto"/>
        <w:divId w:val="1965192654"/>
        <w:rPr>
          <w:rFonts w:asciiTheme="majorBidi" w:hAnsiTheme="majorBidi" w:cstheme="majorBidi"/>
          <w:color w:val="000000"/>
          <w:sz w:val="28"/>
          <w:szCs w:val="28"/>
          <w:rtl/>
        </w:rPr>
      </w:pPr>
    </w:p>
    <w:p w14:paraId="55E4342C" w14:textId="77777777" w:rsidR="000B004A" w:rsidRPr="00CC6009" w:rsidRDefault="000B004A" w:rsidP="00BE5F2D">
      <w:pPr>
        <w:pStyle w:val="NormalWeb"/>
        <w:bidi/>
        <w:spacing w:before="0" w:beforeAutospacing="0" w:after="0" w:afterAutospacing="0" w:line="360" w:lineRule="auto"/>
        <w:divId w:val="1965192654"/>
        <w:rPr>
          <w:rFonts w:asciiTheme="majorBidi" w:hAnsiTheme="majorBidi" w:cstheme="majorBidi"/>
          <w:color w:val="000000"/>
          <w:sz w:val="28"/>
          <w:szCs w:val="28"/>
          <w:rtl/>
        </w:rPr>
      </w:pPr>
    </w:p>
    <w:p w14:paraId="09A1DC31" w14:textId="77777777" w:rsidR="000B004A" w:rsidRPr="00CC6009" w:rsidRDefault="000B004A" w:rsidP="000B004A">
      <w:pPr>
        <w:pStyle w:val="NormalWeb"/>
        <w:bidi/>
        <w:spacing w:before="0" w:beforeAutospacing="0" w:after="0" w:afterAutospacing="0" w:line="360" w:lineRule="auto"/>
        <w:divId w:val="1965192654"/>
        <w:rPr>
          <w:rFonts w:asciiTheme="majorBidi" w:hAnsiTheme="majorBidi" w:cstheme="majorBidi"/>
          <w:color w:val="000000"/>
          <w:sz w:val="28"/>
          <w:szCs w:val="28"/>
          <w:rtl/>
        </w:rPr>
      </w:pPr>
    </w:p>
    <w:p w14:paraId="1E946FB1" w14:textId="77777777" w:rsidR="000B004A" w:rsidRPr="00CC6009" w:rsidRDefault="000B004A" w:rsidP="000B004A">
      <w:pPr>
        <w:pStyle w:val="NormalWeb"/>
        <w:bidi/>
        <w:spacing w:before="0" w:beforeAutospacing="0" w:after="0" w:afterAutospacing="0" w:line="360" w:lineRule="auto"/>
        <w:divId w:val="1965192654"/>
        <w:rPr>
          <w:rFonts w:asciiTheme="majorBidi" w:hAnsiTheme="majorBidi" w:cstheme="majorBidi"/>
          <w:color w:val="000000"/>
          <w:sz w:val="28"/>
          <w:szCs w:val="28"/>
          <w:rtl/>
        </w:rPr>
      </w:pPr>
    </w:p>
    <w:p w14:paraId="36586934" w14:textId="77777777" w:rsidR="000B004A" w:rsidRPr="00CC6009" w:rsidRDefault="000B004A" w:rsidP="000B004A">
      <w:pPr>
        <w:pStyle w:val="NormalWeb"/>
        <w:bidi/>
        <w:spacing w:before="0" w:beforeAutospacing="0" w:after="0" w:afterAutospacing="0" w:line="360" w:lineRule="auto"/>
        <w:divId w:val="1965192654"/>
        <w:rPr>
          <w:rFonts w:asciiTheme="majorBidi" w:hAnsiTheme="majorBidi" w:cstheme="majorBidi"/>
          <w:color w:val="000000"/>
          <w:sz w:val="28"/>
          <w:szCs w:val="28"/>
          <w:rtl/>
        </w:rPr>
      </w:pPr>
    </w:p>
    <w:p w14:paraId="4A68972C" w14:textId="77777777" w:rsidR="000B004A" w:rsidRPr="00CC6009" w:rsidRDefault="000B004A" w:rsidP="000B004A">
      <w:pPr>
        <w:pStyle w:val="NormalWeb"/>
        <w:bidi/>
        <w:spacing w:before="0" w:beforeAutospacing="0" w:after="0" w:afterAutospacing="0" w:line="360" w:lineRule="auto"/>
        <w:divId w:val="1965192654"/>
        <w:rPr>
          <w:rFonts w:asciiTheme="majorBidi" w:hAnsiTheme="majorBidi" w:cstheme="majorBidi"/>
          <w:color w:val="000000"/>
          <w:sz w:val="28"/>
          <w:szCs w:val="28"/>
          <w:rtl/>
        </w:rPr>
      </w:pPr>
    </w:p>
    <w:p w14:paraId="23596CC5" w14:textId="77777777" w:rsidR="000B004A" w:rsidRPr="00CC6009" w:rsidRDefault="000B004A" w:rsidP="000B004A">
      <w:pPr>
        <w:pStyle w:val="NormalWeb"/>
        <w:bidi/>
        <w:spacing w:before="0" w:beforeAutospacing="0" w:after="0" w:afterAutospacing="0" w:line="360" w:lineRule="auto"/>
        <w:divId w:val="1965192654"/>
        <w:rPr>
          <w:rFonts w:asciiTheme="majorBidi" w:hAnsiTheme="majorBidi" w:cstheme="majorBidi"/>
          <w:color w:val="000000"/>
          <w:sz w:val="28"/>
          <w:szCs w:val="28"/>
          <w:rtl/>
        </w:rPr>
      </w:pPr>
    </w:p>
    <w:p w14:paraId="1C450533" w14:textId="77777777" w:rsidR="000B004A" w:rsidRPr="00CC6009" w:rsidRDefault="000B004A" w:rsidP="000B004A">
      <w:pPr>
        <w:pStyle w:val="NormalWeb"/>
        <w:bidi/>
        <w:spacing w:before="0" w:beforeAutospacing="0" w:after="0" w:afterAutospacing="0" w:line="360" w:lineRule="auto"/>
        <w:divId w:val="1965192654"/>
        <w:rPr>
          <w:rFonts w:asciiTheme="majorBidi" w:hAnsiTheme="majorBidi" w:cstheme="majorBidi"/>
          <w:color w:val="000000"/>
          <w:sz w:val="28"/>
          <w:szCs w:val="28"/>
          <w:rtl/>
        </w:rPr>
      </w:pPr>
    </w:p>
    <w:p w14:paraId="59BBCD84" w14:textId="77777777" w:rsidR="000B004A" w:rsidRPr="00CC6009" w:rsidRDefault="000B004A" w:rsidP="000B004A">
      <w:pPr>
        <w:pStyle w:val="NormalWeb"/>
        <w:bidi/>
        <w:spacing w:before="0" w:beforeAutospacing="0" w:after="0" w:afterAutospacing="0" w:line="360" w:lineRule="auto"/>
        <w:divId w:val="1965192654"/>
        <w:rPr>
          <w:rFonts w:asciiTheme="majorBidi" w:hAnsiTheme="majorBidi" w:cstheme="majorBidi"/>
          <w:color w:val="000000"/>
          <w:sz w:val="28"/>
          <w:szCs w:val="28"/>
          <w:rtl/>
        </w:rPr>
      </w:pPr>
    </w:p>
    <w:p w14:paraId="513D03B4" w14:textId="77777777" w:rsidR="000B004A" w:rsidRPr="00CC6009" w:rsidRDefault="000B004A" w:rsidP="000B004A">
      <w:pPr>
        <w:pStyle w:val="NormalWeb"/>
        <w:bidi/>
        <w:spacing w:before="0" w:beforeAutospacing="0" w:after="0" w:afterAutospacing="0" w:line="360" w:lineRule="auto"/>
        <w:divId w:val="1965192654"/>
        <w:rPr>
          <w:rFonts w:asciiTheme="majorBidi" w:hAnsiTheme="majorBidi" w:cstheme="majorBidi"/>
          <w:color w:val="000000"/>
          <w:sz w:val="28"/>
          <w:szCs w:val="28"/>
          <w:rtl/>
        </w:rPr>
      </w:pPr>
    </w:p>
    <w:p w14:paraId="733CE842" w14:textId="77777777" w:rsidR="000B004A" w:rsidRPr="00CC6009" w:rsidRDefault="000B004A" w:rsidP="000B004A">
      <w:pPr>
        <w:pStyle w:val="NormalWeb"/>
        <w:bidi/>
        <w:spacing w:before="0" w:beforeAutospacing="0" w:after="0" w:afterAutospacing="0" w:line="360" w:lineRule="auto"/>
        <w:divId w:val="1965192654"/>
        <w:rPr>
          <w:rFonts w:asciiTheme="majorBidi" w:hAnsiTheme="majorBidi" w:cstheme="majorBidi"/>
          <w:color w:val="000000"/>
          <w:sz w:val="28"/>
          <w:szCs w:val="28"/>
          <w:rtl/>
        </w:rPr>
      </w:pPr>
    </w:p>
    <w:p w14:paraId="3676DE24" w14:textId="4775FEB6" w:rsidR="004A54F8" w:rsidRPr="00CC6009" w:rsidRDefault="004A54F8" w:rsidP="000B004A">
      <w:pPr>
        <w:pStyle w:val="NormalWeb"/>
        <w:bidi/>
        <w:spacing w:before="0" w:beforeAutospacing="0" w:after="0" w:afterAutospacing="0" w:line="360" w:lineRule="auto"/>
        <w:divId w:val="1965192654"/>
        <w:rPr>
          <w:rFonts w:asciiTheme="majorBidi" w:hAnsiTheme="majorBidi" w:cstheme="majorBidi"/>
          <w:sz w:val="28"/>
          <w:szCs w:val="28"/>
          <w:rtl/>
          <w:lang w:bidi="ar-LY"/>
        </w:rPr>
      </w:pPr>
      <w:del w:id="79" w:author="E6410" w:date="2024-08-28T19:31:00Z">
        <w:r w:rsidRPr="00CC6009" w:rsidDel="0025137D">
          <w:rPr>
            <w:rFonts w:asciiTheme="majorBidi" w:hAnsiTheme="majorBidi" w:cstheme="majorBidi"/>
            <w:color w:val="000000"/>
            <w:sz w:val="28"/>
            <w:szCs w:val="28"/>
            <w:rtl/>
          </w:rPr>
          <w:delText xml:space="preserve">قد </w:delText>
        </w:r>
      </w:del>
      <w:r w:rsidRPr="00CC6009">
        <w:rPr>
          <w:rFonts w:asciiTheme="majorBidi" w:hAnsiTheme="majorBidi" w:cstheme="majorBidi"/>
          <w:color w:val="000000"/>
          <w:sz w:val="28"/>
          <w:szCs w:val="28"/>
          <w:rtl/>
        </w:rPr>
        <w:t xml:space="preserve">بدأ البرنامج في العمل بنجاح وبشكل فعلي وتم نقل الموقع الي خادم </w:t>
      </w:r>
      <w:r w:rsidR="003335B5" w:rsidRPr="00CC6009">
        <w:rPr>
          <w:rFonts w:asciiTheme="majorBidi" w:hAnsiTheme="majorBidi" w:cstheme="majorBidi"/>
          <w:color w:val="000000"/>
          <w:sz w:val="28"/>
          <w:szCs w:val="28"/>
        </w:rPr>
        <w:t>000webhostapp.com</w:t>
      </w:r>
      <w:r w:rsidRPr="00CC6009">
        <w:rPr>
          <w:rFonts w:asciiTheme="majorBidi" w:hAnsiTheme="majorBidi" w:cstheme="majorBidi"/>
          <w:color w:val="000000"/>
          <w:sz w:val="28"/>
          <w:szCs w:val="28"/>
          <w:rtl/>
        </w:rPr>
        <w:t xml:space="preserve"> تم تشغلية بنجاح على المتصفح واستخدامه بشكل رسمي. يعمل الموقع الان بشكل كامل على الإنترنت، ويمكن الوصول اليه من اي مكان ورابط الموقع هو </w:t>
      </w:r>
      <w:commentRangeStart w:id="80"/>
      <w:r w:rsidRPr="00CC6009">
        <w:rPr>
          <w:rFonts w:asciiTheme="majorBidi" w:hAnsiTheme="majorBidi" w:cstheme="majorBidi"/>
          <w:color w:val="000000"/>
          <w:sz w:val="28"/>
          <w:szCs w:val="28"/>
        </w:rPr>
        <w:t>https://bit.ly/42Lwpzi</w:t>
      </w:r>
      <w:commentRangeEnd w:id="80"/>
      <w:r w:rsidR="00C52EE2">
        <w:rPr>
          <w:rStyle w:val="CommentReference"/>
          <w:rFonts w:asciiTheme="minorHAnsi" w:hAnsiTheme="minorHAnsi" w:cstheme="minorBidi"/>
          <w:rtl/>
        </w:rPr>
        <w:commentReference w:id="80"/>
      </w:r>
    </w:p>
    <w:p w14:paraId="27AF5426" w14:textId="0934DC9B" w:rsidR="007F30AA" w:rsidRPr="00CC6009" w:rsidRDefault="004A54F8" w:rsidP="00BE5F2D">
      <w:pPr>
        <w:spacing w:line="360" w:lineRule="auto"/>
        <w:jc w:val="right"/>
        <w:rPr>
          <w:rFonts w:asciiTheme="majorBidi" w:hAnsiTheme="majorBidi" w:cstheme="majorBidi"/>
          <w:color w:val="2E74B5" w:themeColor="accent5" w:themeShade="BF"/>
          <w:sz w:val="28"/>
          <w:szCs w:val="28"/>
          <w:lang w:bidi="ar-LY"/>
        </w:rPr>
      </w:pPr>
      <w:r w:rsidRPr="00CC6009">
        <w:rPr>
          <w:rFonts w:asciiTheme="majorBidi" w:eastAsia="Times New Roman" w:hAnsiTheme="majorBidi" w:cstheme="majorBidi"/>
          <w:sz w:val="28"/>
          <w:szCs w:val="28"/>
        </w:rPr>
        <w:br/>
      </w:r>
      <w:r w:rsidR="0085542E" w:rsidRPr="00CC6009">
        <w:rPr>
          <w:rFonts w:asciiTheme="majorBidi" w:hAnsiTheme="majorBidi" w:cstheme="majorBidi"/>
          <w:sz w:val="28"/>
          <w:szCs w:val="28"/>
        </w:rPr>
        <w:t xml:space="preserve"> </w:t>
      </w:r>
      <w:r w:rsidR="001056F3" w:rsidRPr="00CC6009">
        <w:rPr>
          <w:rFonts w:asciiTheme="majorBidi" w:hAnsiTheme="majorBidi" w:cstheme="majorBidi"/>
          <w:sz w:val="28"/>
          <w:szCs w:val="28"/>
        </w:rPr>
        <w:t xml:space="preserve"> </w:t>
      </w:r>
      <w:r w:rsidR="007F30AA" w:rsidRPr="00CC6009">
        <w:rPr>
          <w:rFonts w:asciiTheme="majorBidi" w:hAnsiTheme="majorBidi" w:cstheme="majorBidi"/>
          <w:color w:val="2E74B5" w:themeColor="accent5" w:themeShade="BF"/>
          <w:sz w:val="28"/>
          <w:szCs w:val="28"/>
          <w:lang w:bidi="ar-LY"/>
        </w:rPr>
        <w:br w:type="page"/>
      </w:r>
    </w:p>
    <w:p w14:paraId="2CB85F20" w14:textId="413BC404" w:rsidR="007F30AA" w:rsidRPr="00CC6009" w:rsidRDefault="007F30AA" w:rsidP="00BE5F2D">
      <w:pPr>
        <w:spacing w:line="360" w:lineRule="auto"/>
        <w:rPr>
          <w:rFonts w:asciiTheme="majorBidi" w:hAnsiTheme="majorBidi" w:cstheme="majorBidi"/>
          <w:color w:val="2E74B5" w:themeColor="accent5" w:themeShade="BF"/>
          <w:sz w:val="28"/>
          <w:szCs w:val="28"/>
          <w:lang w:bidi="ar-LY"/>
        </w:rPr>
      </w:pPr>
    </w:p>
    <w:p w14:paraId="2CDBA08D" w14:textId="00AB0590" w:rsidR="006B79CD" w:rsidRPr="00CC6009" w:rsidRDefault="006B79CD" w:rsidP="00BE5F2D">
      <w:pPr>
        <w:spacing w:line="360" w:lineRule="auto"/>
        <w:rPr>
          <w:rFonts w:asciiTheme="majorBidi" w:hAnsiTheme="majorBidi" w:cstheme="majorBidi"/>
          <w:color w:val="2E74B5" w:themeColor="accent5" w:themeShade="BF"/>
          <w:sz w:val="28"/>
          <w:szCs w:val="28"/>
          <w:lang w:bidi="ar-LY"/>
        </w:rPr>
      </w:pPr>
    </w:p>
    <w:p w14:paraId="3C010B9A" w14:textId="4B750EB5" w:rsidR="006B79CD" w:rsidRPr="00CC6009" w:rsidRDefault="006B79CD" w:rsidP="00BE5F2D">
      <w:pPr>
        <w:spacing w:line="360" w:lineRule="auto"/>
        <w:rPr>
          <w:rFonts w:asciiTheme="majorBidi" w:hAnsiTheme="majorBidi" w:cstheme="majorBidi"/>
          <w:color w:val="2E74B5" w:themeColor="accent5" w:themeShade="BF"/>
          <w:sz w:val="28"/>
          <w:szCs w:val="28"/>
          <w:lang w:bidi="ar-LY"/>
        </w:rPr>
      </w:pPr>
    </w:p>
    <w:p w14:paraId="64C210F1" w14:textId="77777777" w:rsidR="002E1CFC" w:rsidRPr="00CC6009" w:rsidRDefault="002E1CFC" w:rsidP="00BE5F2D">
      <w:pPr>
        <w:spacing w:line="360" w:lineRule="auto"/>
        <w:rPr>
          <w:rFonts w:asciiTheme="majorBidi" w:hAnsiTheme="majorBidi" w:cstheme="majorBidi"/>
          <w:color w:val="2E74B5" w:themeColor="accent5" w:themeShade="BF"/>
          <w:sz w:val="28"/>
          <w:szCs w:val="28"/>
          <w:lang w:bidi="ar-LY"/>
        </w:rPr>
      </w:pPr>
    </w:p>
    <w:p w14:paraId="2C4AC505" w14:textId="77777777" w:rsidR="002E1CFC" w:rsidRPr="00CC6009" w:rsidRDefault="002E1CFC" w:rsidP="00BE5F2D">
      <w:pPr>
        <w:spacing w:line="360" w:lineRule="auto"/>
        <w:rPr>
          <w:rFonts w:asciiTheme="majorBidi" w:hAnsiTheme="majorBidi" w:cstheme="majorBidi"/>
          <w:color w:val="2E74B5" w:themeColor="accent5" w:themeShade="BF"/>
          <w:sz w:val="28"/>
          <w:szCs w:val="28"/>
          <w:lang w:bidi="ar-LY"/>
        </w:rPr>
      </w:pPr>
    </w:p>
    <w:p w14:paraId="4B834A74" w14:textId="77777777" w:rsidR="003339D0" w:rsidRPr="00CC6009" w:rsidRDefault="003339D0" w:rsidP="00BE5F2D">
      <w:pPr>
        <w:spacing w:line="360" w:lineRule="auto"/>
        <w:rPr>
          <w:rFonts w:asciiTheme="majorBidi" w:hAnsiTheme="majorBidi" w:cstheme="majorBidi"/>
          <w:color w:val="2E74B5" w:themeColor="accent5" w:themeShade="BF"/>
          <w:sz w:val="28"/>
          <w:szCs w:val="28"/>
          <w:lang w:bidi="ar-LY"/>
        </w:rPr>
      </w:pPr>
    </w:p>
    <w:p w14:paraId="1CE13BB6" w14:textId="07BC726A" w:rsidR="006B79CD" w:rsidRPr="00CC6009" w:rsidRDefault="006B79CD" w:rsidP="00BE5F2D">
      <w:pPr>
        <w:spacing w:line="360" w:lineRule="auto"/>
        <w:rPr>
          <w:rFonts w:asciiTheme="majorBidi" w:hAnsiTheme="majorBidi" w:cstheme="majorBidi"/>
          <w:color w:val="2E74B5" w:themeColor="accent5" w:themeShade="BF"/>
          <w:sz w:val="28"/>
          <w:szCs w:val="28"/>
          <w:lang w:bidi="ar-LY"/>
        </w:rPr>
      </w:pPr>
    </w:p>
    <w:p w14:paraId="45C837C0" w14:textId="793CF3C3" w:rsidR="00E3489D" w:rsidRPr="00CC6009" w:rsidRDefault="00E3489D" w:rsidP="00BE5F2D">
      <w:pPr>
        <w:spacing w:line="360" w:lineRule="auto"/>
        <w:ind w:left="-951"/>
        <w:jc w:val="center"/>
        <w:outlineLvl w:val="0"/>
        <w:rPr>
          <w:rFonts w:asciiTheme="majorBidi" w:hAnsiTheme="majorBidi" w:cstheme="majorBidi"/>
          <w:b/>
          <w:bCs/>
          <w:color w:val="2E74B5" w:themeColor="accent5" w:themeShade="BF"/>
          <w:sz w:val="28"/>
          <w:szCs w:val="28"/>
        </w:rPr>
      </w:pPr>
      <w:r w:rsidRPr="00CC6009">
        <w:rPr>
          <w:rFonts w:asciiTheme="majorBidi" w:hAnsiTheme="majorBidi" w:cstheme="majorBidi"/>
          <w:b/>
          <w:bCs/>
          <w:color w:val="2E74B5" w:themeColor="accent5" w:themeShade="BF"/>
          <w:sz w:val="28"/>
          <w:szCs w:val="28"/>
          <w:rtl/>
        </w:rPr>
        <w:t xml:space="preserve">مرحلة الصيانة   </w:t>
      </w:r>
      <w:r w:rsidR="002E2CF9" w:rsidRPr="00CC6009">
        <w:rPr>
          <w:rFonts w:asciiTheme="majorBidi" w:hAnsiTheme="majorBidi" w:cstheme="majorBidi"/>
          <w:b/>
          <w:bCs/>
          <w:color w:val="2E74B5" w:themeColor="accent5" w:themeShade="BF"/>
          <w:sz w:val="28"/>
          <w:szCs w:val="28"/>
          <w:rtl/>
        </w:rPr>
        <w:t xml:space="preserve"> </w:t>
      </w:r>
      <w:r w:rsidRPr="00CC6009">
        <w:rPr>
          <w:rFonts w:asciiTheme="majorBidi" w:hAnsiTheme="majorBidi" w:cstheme="majorBidi"/>
          <w:b/>
          <w:bCs/>
          <w:color w:val="2E74B5" w:themeColor="accent5" w:themeShade="BF"/>
          <w:sz w:val="28"/>
          <w:szCs w:val="28"/>
          <w:rtl/>
        </w:rPr>
        <w:t xml:space="preserve"> </w:t>
      </w:r>
    </w:p>
    <w:p w14:paraId="2D0F8E14" w14:textId="32608716" w:rsidR="00E3489D" w:rsidRPr="00CC6009" w:rsidRDefault="00E3489D" w:rsidP="00BE5F2D">
      <w:pPr>
        <w:spacing w:line="360" w:lineRule="auto"/>
        <w:ind w:left="-951"/>
        <w:jc w:val="center"/>
        <w:rPr>
          <w:rFonts w:asciiTheme="majorBidi" w:hAnsiTheme="majorBidi" w:cstheme="majorBidi"/>
          <w:b/>
          <w:bCs/>
          <w:color w:val="2E74B5" w:themeColor="accent5" w:themeShade="BF"/>
          <w:sz w:val="28"/>
          <w:szCs w:val="28"/>
          <w:rtl/>
          <w:lang w:bidi="ar-LY"/>
        </w:rPr>
      </w:pPr>
      <w:r w:rsidRPr="00CC6009">
        <w:rPr>
          <w:rFonts w:asciiTheme="majorBidi" w:hAnsiTheme="majorBidi" w:cstheme="majorBidi"/>
          <w:b/>
          <w:bCs/>
          <w:color w:val="2E74B5" w:themeColor="accent5" w:themeShade="BF"/>
          <w:sz w:val="28"/>
          <w:szCs w:val="28"/>
        </w:rPr>
        <w:t xml:space="preserve">   </w:t>
      </w:r>
      <w:r w:rsidR="002E2CF9" w:rsidRPr="00CC6009">
        <w:rPr>
          <w:rFonts w:asciiTheme="majorBidi" w:hAnsiTheme="majorBidi" w:cstheme="majorBidi"/>
          <w:b/>
          <w:bCs/>
          <w:color w:val="2E74B5" w:themeColor="accent5" w:themeShade="BF"/>
          <w:sz w:val="28"/>
          <w:szCs w:val="28"/>
        </w:rPr>
        <w:t xml:space="preserve"> </w:t>
      </w:r>
      <w:r w:rsidRPr="00CC6009">
        <w:rPr>
          <w:rFonts w:asciiTheme="majorBidi" w:hAnsiTheme="majorBidi" w:cstheme="majorBidi"/>
          <w:b/>
          <w:bCs/>
          <w:color w:val="2E74B5" w:themeColor="accent5" w:themeShade="BF"/>
          <w:sz w:val="28"/>
          <w:szCs w:val="28"/>
        </w:rPr>
        <w:t xml:space="preserve">  Maintenance </w:t>
      </w:r>
      <w:r w:rsidRPr="00CC6009">
        <w:rPr>
          <w:rFonts w:asciiTheme="majorBidi" w:hAnsiTheme="majorBidi" w:cstheme="majorBidi"/>
          <w:b/>
          <w:bCs/>
          <w:color w:val="2E74B5" w:themeColor="accent5" w:themeShade="BF"/>
          <w:sz w:val="28"/>
          <w:szCs w:val="28"/>
          <w:rtl/>
        </w:rPr>
        <w:t xml:space="preserve"> </w:t>
      </w:r>
      <w:r w:rsidRPr="00CC6009">
        <w:rPr>
          <w:rFonts w:asciiTheme="majorBidi" w:hAnsiTheme="majorBidi" w:cstheme="majorBidi"/>
          <w:b/>
          <w:bCs/>
          <w:color w:val="2E74B5" w:themeColor="accent5" w:themeShade="BF"/>
          <w:sz w:val="28"/>
          <w:szCs w:val="28"/>
        </w:rPr>
        <w:t>Phase</w:t>
      </w:r>
    </w:p>
    <w:p w14:paraId="48CA5A20" w14:textId="77777777" w:rsidR="00E3489D" w:rsidRPr="00CC6009" w:rsidRDefault="00E3489D" w:rsidP="00BE5F2D">
      <w:pPr>
        <w:spacing w:line="360" w:lineRule="auto"/>
        <w:rPr>
          <w:rFonts w:asciiTheme="majorBidi" w:hAnsiTheme="majorBidi" w:cstheme="majorBidi"/>
          <w:b/>
          <w:bCs/>
          <w:sz w:val="28"/>
          <w:szCs w:val="28"/>
        </w:rPr>
      </w:pPr>
    </w:p>
    <w:p w14:paraId="1F3F8657" w14:textId="3D9F8C15" w:rsidR="006B79CD" w:rsidRPr="00CC6009" w:rsidRDefault="006B79CD" w:rsidP="00BE5F2D">
      <w:pPr>
        <w:spacing w:line="360" w:lineRule="auto"/>
        <w:rPr>
          <w:rFonts w:asciiTheme="majorBidi" w:hAnsiTheme="majorBidi" w:cstheme="majorBidi"/>
          <w:color w:val="2E74B5" w:themeColor="accent5" w:themeShade="BF"/>
          <w:sz w:val="28"/>
          <w:szCs w:val="28"/>
          <w:lang w:bidi="ar-LY"/>
        </w:rPr>
      </w:pPr>
    </w:p>
    <w:p w14:paraId="30FD7701" w14:textId="77777777" w:rsidR="006B79CD" w:rsidRPr="00CC6009" w:rsidRDefault="006B79CD" w:rsidP="00BE5F2D">
      <w:pPr>
        <w:spacing w:line="360" w:lineRule="auto"/>
        <w:rPr>
          <w:rFonts w:asciiTheme="majorBidi" w:hAnsiTheme="majorBidi" w:cstheme="majorBidi"/>
          <w:color w:val="2E74B5" w:themeColor="accent5" w:themeShade="BF"/>
          <w:sz w:val="28"/>
          <w:szCs w:val="28"/>
          <w:lang w:bidi="ar-LY"/>
        </w:rPr>
      </w:pPr>
    </w:p>
    <w:p w14:paraId="6D64C079" w14:textId="47A9D81A" w:rsidR="006B79CD" w:rsidRPr="00CC6009" w:rsidRDefault="006B79CD" w:rsidP="00BE5F2D">
      <w:pPr>
        <w:spacing w:line="360" w:lineRule="auto"/>
        <w:ind w:left="-951"/>
        <w:jc w:val="center"/>
        <w:rPr>
          <w:rFonts w:asciiTheme="majorBidi" w:hAnsiTheme="majorBidi" w:cstheme="majorBidi"/>
          <w:b/>
          <w:bCs/>
          <w:color w:val="2E74B5" w:themeColor="accent5" w:themeShade="BF"/>
          <w:sz w:val="28"/>
          <w:szCs w:val="28"/>
          <w:rtl/>
        </w:rPr>
      </w:pPr>
    </w:p>
    <w:p w14:paraId="4D38DAAB" w14:textId="77777777" w:rsidR="006B79CD" w:rsidRPr="00CC6009" w:rsidRDefault="006B79CD" w:rsidP="00BE5F2D">
      <w:pPr>
        <w:spacing w:line="360" w:lineRule="auto"/>
        <w:rPr>
          <w:rFonts w:asciiTheme="majorBidi" w:hAnsiTheme="majorBidi" w:cstheme="majorBidi"/>
          <w:sz w:val="28"/>
          <w:szCs w:val="28"/>
        </w:rPr>
      </w:pPr>
    </w:p>
    <w:p w14:paraId="19299D94" w14:textId="77777777" w:rsidR="006B79CD" w:rsidRPr="00CC6009" w:rsidRDefault="006B79CD" w:rsidP="00BE5F2D">
      <w:pPr>
        <w:spacing w:line="360" w:lineRule="auto"/>
        <w:rPr>
          <w:rFonts w:asciiTheme="majorBidi" w:hAnsiTheme="majorBidi" w:cstheme="majorBidi"/>
          <w:sz w:val="28"/>
          <w:szCs w:val="28"/>
        </w:rPr>
      </w:pPr>
    </w:p>
    <w:p w14:paraId="6C8EE6DE" w14:textId="77777777" w:rsidR="006B79CD" w:rsidRPr="00CC6009" w:rsidRDefault="006B79CD" w:rsidP="00BE5F2D">
      <w:pPr>
        <w:spacing w:line="360" w:lineRule="auto"/>
        <w:rPr>
          <w:rFonts w:asciiTheme="majorBidi" w:hAnsiTheme="majorBidi" w:cstheme="majorBidi"/>
          <w:sz w:val="28"/>
          <w:szCs w:val="28"/>
          <w:rtl/>
        </w:rPr>
      </w:pPr>
    </w:p>
    <w:p w14:paraId="233D8A32" w14:textId="77777777" w:rsidR="007F30AA" w:rsidRPr="00CC6009" w:rsidRDefault="007F30AA" w:rsidP="00BE5F2D">
      <w:pPr>
        <w:spacing w:line="360" w:lineRule="auto"/>
        <w:rPr>
          <w:rFonts w:asciiTheme="majorBidi" w:hAnsiTheme="majorBidi" w:cstheme="majorBidi"/>
          <w:color w:val="2E74B5" w:themeColor="accent5" w:themeShade="BF"/>
          <w:sz w:val="28"/>
          <w:szCs w:val="28"/>
          <w:lang w:bidi="ar-LY"/>
        </w:rPr>
      </w:pPr>
      <w:r w:rsidRPr="00CC6009">
        <w:rPr>
          <w:rFonts w:asciiTheme="majorBidi" w:hAnsiTheme="majorBidi" w:cstheme="majorBidi"/>
          <w:color w:val="2E74B5" w:themeColor="accent5" w:themeShade="BF"/>
          <w:sz w:val="28"/>
          <w:szCs w:val="28"/>
          <w:lang w:bidi="ar-LY"/>
        </w:rPr>
        <w:br w:type="page"/>
      </w:r>
    </w:p>
    <w:p w14:paraId="602ECB49" w14:textId="77777777" w:rsidR="000B004A" w:rsidRPr="00CC6009" w:rsidRDefault="000B004A" w:rsidP="00BE5F2D">
      <w:pPr>
        <w:pStyle w:val="NormalWeb"/>
        <w:bidi/>
        <w:spacing w:before="0" w:beforeAutospacing="0" w:after="0" w:afterAutospacing="0" w:line="360" w:lineRule="auto"/>
        <w:divId w:val="992565102"/>
        <w:rPr>
          <w:rFonts w:asciiTheme="majorBidi" w:hAnsiTheme="majorBidi" w:cstheme="majorBidi"/>
          <w:color w:val="000000"/>
          <w:sz w:val="28"/>
          <w:szCs w:val="28"/>
          <w:rtl/>
        </w:rPr>
      </w:pPr>
    </w:p>
    <w:p w14:paraId="04E96277" w14:textId="77777777" w:rsidR="000B004A" w:rsidRPr="00CC6009" w:rsidRDefault="000B004A" w:rsidP="000B004A">
      <w:pPr>
        <w:pStyle w:val="NormalWeb"/>
        <w:bidi/>
        <w:spacing w:before="0" w:beforeAutospacing="0" w:after="0" w:afterAutospacing="0" w:line="360" w:lineRule="auto"/>
        <w:divId w:val="992565102"/>
        <w:rPr>
          <w:rFonts w:asciiTheme="majorBidi" w:hAnsiTheme="majorBidi" w:cstheme="majorBidi"/>
          <w:color w:val="000000"/>
          <w:sz w:val="28"/>
          <w:szCs w:val="28"/>
          <w:rtl/>
        </w:rPr>
      </w:pPr>
    </w:p>
    <w:p w14:paraId="4435495B" w14:textId="77777777" w:rsidR="000B004A" w:rsidRPr="00CC6009" w:rsidRDefault="000B004A" w:rsidP="000B004A">
      <w:pPr>
        <w:pStyle w:val="NormalWeb"/>
        <w:bidi/>
        <w:spacing w:before="0" w:beforeAutospacing="0" w:after="0" w:afterAutospacing="0" w:line="360" w:lineRule="auto"/>
        <w:divId w:val="992565102"/>
        <w:rPr>
          <w:rFonts w:asciiTheme="majorBidi" w:hAnsiTheme="majorBidi" w:cstheme="majorBidi"/>
          <w:color w:val="000000"/>
          <w:sz w:val="28"/>
          <w:szCs w:val="28"/>
          <w:rtl/>
        </w:rPr>
      </w:pPr>
    </w:p>
    <w:p w14:paraId="3F7E5461" w14:textId="77777777" w:rsidR="000B004A" w:rsidRPr="00CC6009" w:rsidRDefault="000B004A" w:rsidP="000B004A">
      <w:pPr>
        <w:pStyle w:val="NormalWeb"/>
        <w:bidi/>
        <w:spacing w:before="0" w:beforeAutospacing="0" w:after="0" w:afterAutospacing="0" w:line="360" w:lineRule="auto"/>
        <w:divId w:val="992565102"/>
        <w:rPr>
          <w:rFonts w:asciiTheme="majorBidi" w:hAnsiTheme="majorBidi" w:cstheme="majorBidi"/>
          <w:color w:val="000000"/>
          <w:sz w:val="28"/>
          <w:szCs w:val="28"/>
          <w:rtl/>
        </w:rPr>
      </w:pPr>
    </w:p>
    <w:p w14:paraId="4FDA3113" w14:textId="77777777" w:rsidR="000B004A" w:rsidRPr="00CC6009" w:rsidRDefault="000B004A" w:rsidP="000B004A">
      <w:pPr>
        <w:pStyle w:val="NormalWeb"/>
        <w:bidi/>
        <w:spacing w:before="0" w:beforeAutospacing="0" w:after="0" w:afterAutospacing="0" w:line="360" w:lineRule="auto"/>
        <w:divId w:val="992565102"/>
        <w:rPr>
          <w:rFonts w:asciiTheme="majorBidi" w:hAnsiTheme="majorBidi" w:cstheme="majorBidi"/>
          <w:color w:val="000000"/>
          <w:sz w:val="28"/>
          <w:szCs w:val="28"/>
          <w:rtl/>
        </w:rPr>
      </w:pPr>
    </w:p>
    <w:p w14:paraId="1B986FC4" w14:textId="77777777" w:rsidR="000B004A" w:rsidRPr="00CC6009" w:rsidRDefault="000B004A" w:rsidP="000B004A">
      <w:pPr>
        <w:pStyle w:val="NormalWeb"/>
        <w:bidi/>
        <w:spacing w:before="0" w:beforeAutospacing="0" w:after="0" w:afterAutospacing="0" w:line="360" w:lineRule="auto"/>
        <w:divId w:val="992565102"/>
        <w:rPr>
          <w:rFonts w:asciiTheme="majorBidi" w:hAnsiTheme="majorBidi" w:cstheme="majorBidi"/>
          <w:color w:val="000000"/>
          <w:sz w:val="28"/>
          <w:szCs w:val="28"/>
          <w:rtl/>
        </w:rPr>
      </w:pPr>
    </w:p>
    <w:p w14:paraId="41CE3292" w14:textId="77777777" w:rsidR="000B004A" w:rsidRPr="00CC6009" w:rsidRDefault="000B004A" w:rsidP="000B004A">
      <w:pPr>
        <w:pStyle w:val="NormalWeb"/>
        <w:bidi/>
        <w:spacing w:before="0" w:beforeAutospacing="0" w:after="0" w:afterAutospacing="0" w:line="360" w:lineRule="auto"/>
        <w:divId w:val="992565102"/>
        <w:rPr>
          <w:rFonts w:asciiTheme="majorBidi" w:hAnsiTheme="majorBidi" w:cstheme="majorBidi"/>
          <w:color w:val="000000"/>
          <w:sz w:val="28"/>
          <w:szCs w:val="28"/>
          <w:rtl/>
        </w:rPr>
      </w:pPr>
    </w:p>
    <w:p w14:paraId="4F3D9FAE" w14:textId="77777777" w:rsidR="000B004A" w:rsidRPr="00CC6009" w:rsidRDefault="000B004A" w:rsidP="000B004A">
      <w:pPr>
        <w:pStyle w:val="NormalWeb"/>
        <w:bidi/>
        <w:spacing w:before="0" w:beforeAutospacing="0" w:after="0" w:afterAutospacing="0" w:line="360" w:lineRule="auto"/>
        <w:divId w:val="992565102"/>
        <w:rPr>
          <w:rFonts w:asciiTheme="majorBidi" w:hAnsiTheme="majorBidi" w:cstheme="majorBidi"/>
          <w:color w:val="000000"/>
          <w:sz w:val="28"/>
          <w:szCs w:val="28"/>
          <w:rtl/>
        </w:rPr>
      </w:pPr>
    </w:p>
    <w:p w14:paraId="76E549BE" w14:textId="60DDCAEB" w:rsidR="004D0C34" w:rsidRPr="00CC6009" w:rsidRDefault="004D0C34" w:rsidP="0025137D">
      <w:pPr>
        <w:pStyle w:val="NormalWeb"/>
        <w:bidi/>
        <w:spacing w:before="0" w:beforeAutospacing="0" w:after="0" w:afterAutospacing="0" w:line="360" w:lineRule="auto"/>
        <w:divId w:val="992565102"/>
        <w:rPr>
          <w:rFonts w:asciiTheme="majorBidi" w:hAnsiTheme="majorBidi" w:cstheme="majorBidi"/>
          <w:sz w:val="28"/>
          <w:szCs w:val="28"/>
        </w:rPr>
      </w:pPr>
      <w:r w:rsidRPr="00CC6009">
        <w:rPr>
          <w:rFonts w:asciiTheme="majorBidi" w:hAnsiTheme="majorBidi" w:cstheme="majorBidi"/>
          <w:color w:val="000000"/>
          <w:sz w:val="28"/>
          <w:szCs w:val="28"/>
          <w:rtl/>
        </w:rPr>
        <w:t xml:space="preserve">تتضمن مرحلة الصيانة في تصميم موقع </w:t>
      </w:r>
      <w:commentRangeStart w:id="81"/>
      <w:r w:rsidR="00BB4614" w:rsidRPr="00CC6009">
        <w:rPr>
          <w:rFonts w:asciiTheme="majorBidi" w:hAnsiTheme="majorBidi" w:cstheme="majorBidi"/>
          <w:color w:val="000000"/>
          <w:sz w:val="28"/>
          <w:szCs w:val="28"/>
        </w:rPr>
        <w:t>Style Hub</w:t>
      </w:r>
      <w:r w:rsidRPr="00CC6009">
        <w:rPr>
          <w:rFonts w:asciiTheme="majorBidi" w:hAnsiTheme="majorBidi" w:cstheme="majorBidi"/>
          <w:color w:val="000000"/>
          <w:sz w:val="28"/>
          <w:szCs w:val="28"/>
          <w:rtl/>
        </w:rPr>
        <w:t xml:space="preserve"> </w:t>
      </w:r>
      <w:commentRangeEnd w:id="81"/>
      <w:r w:rsidR="0025137D">
        <w:rPr>
          <w:rStyle w:val="CommentReference"/>
          <w:rFonts w:asciiTheme="minorHAnsi" w:hAnsiTheme="minorHAnsi" w:cstheme="minorBidi"/>
          <w:rtl/>
        </w:rPr>
        <w:commentReference w:id="81"/>
      </w:r>
      <w:r w:rsidRPr="00CC6009">
        <w:rPr>
          <w:rFonts w:asciiTheme="majorBidi" w:hAnsiTheme="majorBidi" w:cstheme="majorBidi"/>
          <w:color w:val="000000"/>
          <w:sz w:val="28"/>
          <w:szCs w:val="28"/>
          <w:rtl/>
        </w:rPr>
        <w:t xml:space="preserve">تحديثات البرمجيات وإصلاح الأخطاء لتحسين أداء الموقع وتوفير تجربة مستخدم ممتازة. </w:t>
      </w:r>
      <w:commentRangeStart w:id="82"/>
      <w:r w:rsidRPr="00CC6009">
        <w:rPr>
          <w:rFonts w:asciiTheme="majorBidi" w:hAnsiTheme="majorBidi" w:cstheme="majorBidi"/>
          <w:color w:val="000000"/>
          <w:sz w:val="28"/>
          <w:szCs w:val="28"/>
          <w:rtl/>
        </w:rPr>
        <w:t xml:space="preserve">ويتم تنظيم التحديثات بشكل منتظم </w:t>
      </w:r>
      <w:commentRangeEnd w:id="82"/>
      <w:r w:rsidR="0025137D">
        <w:rPr>
          <w:rStyle w:val="CommentReference"/>
          <w:rFonts w:asciiTheme="minorHAnsi" w:hAnsiTheme="minorHAnsi" w:cstheme="minorBidi"/>
          <w:rtl/>
        </w:rPr>
        <w:commentReference w:id="82"/>
      </w:r>
      <w:r w:rsidRPr="00CC6009">
        <w:rPr>
          <w:rFonts w:asciiTheme="majorBidi" w:hAnsiTheme="majorBidi" w:cstheme="majorBidi"/>
          <w:color w:val="000000"/>
          <w:sz w:val="28"/>
          <w:szCs w:val="28"/>
          <w:rtl/>
        </w:rPr>
        <w:t xml:space="preserve">ويتم إصلاح الأخطاء فور </w:t>
      </w:r>
      <w:del w:id="83" w:author="E6410" w:date="2024-08-28T19:32:00Z">
        <w:r w:rsidRPr="00CC6009" w:rsidDel="0025137D">
          <w:rPr>
            <w:rFonts w:asciiTheme="majorBidi" w:hAnsiTheme="majorBidi" w:cstheme="majorBidi"/>
            <w:color w:val="000000"/>
            <w:sz w:val="28"/>
            <w:szCs w:val="28"/>
            <w:rtl/>
          </w:rPr>
          <w:delText>ل</w:delText>
        </w:r>
      </w:del>
      <w:r w:rsidRPr="00CC6009">
        <w:rPr>
          <w:rFonts w:asciiTheme="majorBidi" w:hAnsiTheme="majorBidi" w:cstheme="majorBidi"/>
          <w:color w:val="000000"/>
          <w:sz w:val="28"/>
          <w:szCs w:val="28"/>
          <w:rtl/>
        </w:rPr>
        <w:t>اكتشافها لضمان استمرارية الأداء. تهدف هذه المرحلة الي تحقيق استقرار الموقع وتلبية احتياجات المستخدمين بشكل مستمر.</w:t>
      </w:r>
    </w:p>
    <w:p w14:paraId="02B21835" w14:textId="4B2FFA69" w:rsidR="007F30AA" w:rsidRPr="00CC6009" w:rsidRDefault="007F30AA" w:rsidP="00BE5F2D">
      <w:pPr>
        <w:spacing w:line="360" w:lineRule="auto"/>
        <w:jc w:val="center"/>
        <w:rPr>
          <w:rFonts w:asciiTheme="majorBidi" w:hAnsiTheme="majorBidi" w:cstheme="majorBidi"/>
          <w:color w:val="2E74B5" w:themeColor="accent5" w:themeShade="BF"/>
          <w:sz w:val="28"/>
          <w:szCs w:val="28"/>
          <w:lang w:bidi="ar-LY"/>
        </w:rPr>
      </w:pPr>
    </w:p>
    <w:p w14:paraId="0AA65927" w14:textId="77777777" w:rsidR="007F30AA" w:rsidRPr="00CC6009" w:rsidRDefault="007F30AA" w:rsidP="00BE5F2D">
      <w:pPr>
        <w:spacing w:line="360" w:lineRule="auto"/>
        <w:rPr>
          <w:rFonts w:asciiTheme="majorBidi" w:hAnsiTheme="majorBidi" w:cstheme="majorBidi"/>
          <w:color w:val="2E74B5" w:themeColor="accent5" w:themeShade="BF"/>
          <w:sz w:val="28"/>
          <w:szCs w:val="28"/>
          <w:lang w:bidi="ar-LY"/>
        </w:rPr>
      </w:pPr>
      <w:r w:rsidRPr="00CC6009">
        <w:rPr>
          <w:rFonts w:asciiTheme="majorBidi" w:hAnsiTheme="majorBidi" w:cstheme="majorBidi"/>
          <w:color w:val="2E74B5" w:themeColor="accent5" w:themeShade="BF"/>
          <w:sz w:val="28"/>
          <w:szCs w:val="28"/>
          <w:lang w:bidi="ar-LY"/>
        </w:rPr>
        <w:br w:type="page"/>
      </w:r>
    </w:p>
    <w:p w14:paraId="71E8AF91" w14:textId="77777777" w:rsidR="00086DD4" w:rsidRPr="00CC6009" w:rsidRDefault="00086DD4" w:rsidP="00BE5F2D">
      <w:pPr>
        <w:spacing w:line="360" w:lineRule="auto"/>
        <w:jc w:val="center"/>
        <w:rPr>
          <w:rFonts w:asciiTheme="majorBidi" w:hAnsiTheme="majorBidi" w:cstheme="majorBidi"/>
          <w:b/>
          <w:bCs/>
          <w:color w:val="2E74B5" w:themeColor="accent5" w:themeShade="BF"/>
          <w:sz w:val="28"/>
          <w:szCs w:val="28"/>
          <w:rtl/>
        </w:rPr>
      </w:pPr>
      <w:r w:rsidRPr="00CC6009">
        <w:rPr>
          <w:rFonts w:asciiTheme="majorBidi" w:hAnsiTheme="majorBidi" w:cstheme="majorBidi"/>
          <w:b/>
          <w:bCs/>
          <w:color w:val="2E74B5" w:themeColor="accent5" w:themeShade="BF"/>
          <w:sz w:val="28"/>
          <w:szCs w:val="28"/>
          <w:rtl/>
        </w:rPr>
        <w:lastRenderedPageBreak/>
        <w:t>الخاتمة</w:t>
      </w:r>
    </w:p>
    <w:p w14:paraId="06A43275" w14:textId="77777777" w:rsidR="00086DD4" w:rsidRPr="00CC6009" w:rsidRDefault="00086DD4" w:rsidP="00BE5F2D">
      <w:pPr>
        <w:spacing w:line="360" w:lineRule="auto"/>
        <w:rPr>
          <w:rFonts w:asciiTheme="majorBidi" w:hAnsiTheme="majorBidi" w:cstheme="majorBidi"/>
          <w:sz w:val="28"/>
          <w:szCs w:val="28"/>
          <w:lang w:bidi="ar-LY"/>
        </w:rPr>
      </w:pPr>
    </w:p>
    <w:p w14:paraId="643071D1" w14:textId="77777777" w:rsidR="00086DD4" w:rsidRPr="00CC6009" w:rsidRDefault="00086DD4" w:rsidP="00BE5F2D">
      <w:pPr>
        <w:bidi/>
        <w:spacing w:line="360" w:lineRule="auto"/>
        <w:rPr>
          <w:rFonts w:asciiTheme="majorBidi" w:hAnsiTheme="majorBidi" w:cstheme="majorBidi"/>
          <w:sz w:val="28"/>
          <w:szCs w:val="28"/>
          <w:rtl/>
          <w:lang w:bidi="ar-LY"/>
        </w:rPr>
      </w:pPr>
      <w:r w:rsidRPr="00CC6009">
        <w:rPr>
          <w:rFonts w:asciiTheme="majorBidi" w:hAnsiTheme="majorBidi" w:cstheme="majorBidi"/>
          <w:sz w:val="28"/>
          <w:szCs w:val="28"/>
          <w:rtl/>
          <w:lang w:bidi="ar-LY"/>
        </w:rPr>
        <w:t>الحمد لله الذي أنعم علينا وعلمنا ما ليس لنا به علم ووفقنا لهذا، الحمد لله الذي وفقنا لنكمل عملنا بشكل جيد وليصبح هذا العمل أولى ثمرات دراستنا والثمرة الأولى في عالم البرمجة ونأمل ان تكون في المستوى المطلوب.</w:t>
      </w:r>
    </w:p>
    <w:p w14:paraId="318B4B6C" w14:textId="77777777" w:rsidR="00086DD4" w:rsidRPr="00CC6009" w:rsidRDefault="00086DD4" w:rsidP="00BE5F2D">
      <w:pPr>
        <w:bidi/>
        <w:spacing w:line="360" w:lineRule="auto"/>
        <w:rPr>
          <w:rFonts w:asciiTheme="majorBidi" w:hAnsiTheme="majorBidi" w:cstheme="majorBidi"/>
          <w:sz w:val="28"/>
          <w:szCs w:val="28"/>
          <w:rtl/>
          <w:lang w:bidi="ar-LY"/>
        </w:rPr>
      </w:pPr>
      <w:r w:rsidRPr="00CC6009">
        <w:rPr>
          <w:rFonts w:asciiTheme="majorBidi" w:hAnsiTheme="majorBidi" w:cstheme="majorBidi"/>
          <w:sz w:val="28"/>
          <w:szCs w:val="28"/>
          <w:rtl/>
          <w:lang w:bidi="ar-LY"/>
        </w:rPr>
        <w:t>لقد كان هذا العمل حصيلة فصل دراسي واحد فقط قمنا فيه بالبحث وتجميع البيانات لإعداد هذه المنظومة والتي نتمنى أن تساهم في تقدم العلم وتطور النظام الجامعي بشكل عام شاكرين كل من قام بمساعدتنا ومساندتنا في الحصول على البيانات المطلوبة للمنظومة.</w:t>
      </w:r>
    </w:p>
    <w:p w14:paraId="47D948AC" w14:textId="77777777" w:rsidR="00086DD4" w:rsidRPr="00CC6009" w:rsidRDefault="00086DD4" w:rsidP="00BE5F2D">
      <w:pPr>
        <w:bidi/>
        <w:spacing w:line="360" w:lineRule="auto"/>
        <w:jc w:val="both"/>
        <w:rPr>
          <w:rFonts w:asciiTheme="majorBidi" w:hAnsiTheme="majorBidi" w:cstheme="majorBidi"/>
          <w:sz w:val="28"/>
          <w:szCs w:val="28"/>
          <w:rtl/>
          <w:lang w:bidi="ar-LY"/>
        </w:rPr>
      </w:pPr>
      <w:r w:rsidRPr="00CC6009">
        <w:rPr>
          <w:rFonts w:asciiTheme="majorBidi" w:hAnsiTheme="majorBidi" w:cstheme="majorBidi"/>
          <w:sz w:val="28"/>
          <w:szCs w:val="28"/>
          <w:rtl/>
          <w:lang w:bidi="ar-LY"/>
        </w:rPr>
        <w:t>ولقد عملنا بأقصى قدراتنا لنجاح هذا العمل ولم يكن بالعمل السهل أو البسيط فقد واجهنا العديد من الصعوبات ولكن نحمد اهل عز وجل الذي أتم علينا بنعمه ووفقنا في النهاية.</w:t>
      </w:r>
    </w:p>
    <w:p w14:paraId="75C5D189" w14:textId="77777777" w:rsidR="00086DD4" w:rsidRPr="00CC6009" w:rsidRDefault="00086DD4" w:rsidP="00BE5F2D">
      <w:pPr>
        <w:bidi/>
        <w:spacing w:line="360" w:lineRule="auto"/>
        <w:jc w:val="both"/>
        <w:rPr>
          <w:rFonts w:asciiTheme="majorBidi" w:hAnsiTheme="majorBidi" w:cstheme="majorBidi"/>
          <w:sz w:val="28"/>
          <w:szCs w:val="28"/>
          <w:rtl/>
          <w:lang w:bidi="ar-LY"/>
        </w:rPr>
      </w:pPr>
      <w:r w:rsidRPr="00CC6009">
        <w:rPr>
          <w:rFonts w:asciiTheme="majorBidi" w:hAnsiTheme="majorBidi" w:cstheme="majorBidi"/>
          <w:sz w:val="28"/>
          <w:szCs w:val="28"/>
          <w:rtl/>
          <w:lang w:bidi="ar-LY"/>
        </w:rPr>
        <w:t>في الختام نتمنى أن يبلغ هذا العمل أعلى القمم ويعود بالفائدة على جامعتنا التي احتضنتنا طيلة سنوات الدراسة.</w:t>
      </w:r>
    </w:p>
    <w:p w14:paraId="410479EB" w14:textId="77777777" w:rsidR="00086DD4" w:rsidRPr="00CC6009" w:rsidRDefault="00086DD4" w:rsidP="00BE5F2D">
      <w:pPr>
        <w:bidi/>
        <w:spacing w:line="360" w:lineRule="auto"/>
        <w:jc w:val="both"/>
        <w:rPr>
          <w:rFonts w:asciiTheme="majorBidi" w:hAnsiTheme="majorBidi" w:cstheme="majorBidi"/>
          <w:sz w:val="28"/>
          <w:szCs w:val="28"/>
          <w:rtl/>
          <w:lang w:bidi="ar-LY"/>
        </w:rPr>
      </w:pPr>
      <w:r w:rsidRPr="00CC6009">
        <w:rPr>
          <w:rFonts w:asciiTheme="majorBidi" w:hAnsiTheme="majorBidi" w:cstheme="majorBidi"/>
          <w:sz w:val="28"/>
          <w:szCs w:val="28"/>
          <w:rtl/>
          <w:lang w:bidi="ar-LY"/>
        </w:rPr>
        <w:t>والله ولي التوفيق.</w:t>
      </w:r>
    </w:p>
    <w:p w14:paraId="63C5FDAB" w14:textId="77777777" w:rsidR="00086DD4" w:rsidRPr="00CC6009" w:rsidRDefault="00086DD4" w:rsidP="00BE5F2D">
      <w:pPr>
        <w:spacing w:line="360" w:lineRule="auto"/>
        <w:jc w:val="center"/>
        <w:rPr>
          <w:rFonts w:asciiTheme="majorBidi" w:hAnsiTheme="majorBidi" w:cstheme="majorBidi"/>
          <w:color w:val="538135" w:themeColor="accent6" w:themeShade="BF"/>
          <w:sz w:val="28"/>
          <w:szCs w:val="28"/>
          <w:lang w:bidi="ar-LY"/>
        </w:rPr>
      </w:pPr>
    </w:p>
    <w:p w14:paraId="3DA16608" w14:textId="77777777" w:rsidR="00086DD4" w:rsidRPr="00CC6009" w:rsidRDefault="00086DD4" w:rsidP="00BE5F2D">
      <w:pPr>
        <w:pStyle w:val="ListParagraph"/>
        <w:spacing w:line="360" w:lineRule="auto"/>
        <w:rPr>
          <w:rFonts w:asciiTheme="majorBidi" w:hAnsiTheme="majorBidi" w:cstheme="majorBidi"/>
          <w:sz w:val="28"/>
          <w:szCs w:val="28"/>
          <w:rtl/>
        </w:rPr>
      </w:pPr>
    </w:p>
    <w:p w14:paraId="3F814DFB" w14:textId="398337D1" w:rsidR="007F30AA" w:rsidRPr="00311973" w:rsidRDefault="007F30AA" w:rsidP="00B64982">
      <w:pPr>
        <w:spacing w:line="360" w:lineRule="auto"/>
        <w:rPr>
          <w:rFonts w:asciiTheme="majorBidi" w:hAnsiTheme="majorBidi" w:cstheme="majorBidi"/>
          <w:color w:val="2E74B5" w:themeColor="accent5" w:themeShade="BF"/>
          <w:sz w:val="28"/>
          <w:szCs w:val="28"/>
          <w:lang w:bidi="ar-LY"/>
        </w:rPr>
      </w:pPr>
    </w:p>
    <w:sectPr w:rsidR="007F30AA" w:rsidRPr="00311973" w:rsidSect="0075309E">
      <w:footerReference w:type="even" r:id="rId39"/>
      <w:footerReference w:type="default" r:id="rId40"/>
      <w:pgSz w:w="11906" w:h="16838" w:code="9"/>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Adnan Sherif" w:date="2024-08-26T18:55:00Z" w:initials="AS">
    <w:p w14:paraId="121609BB" w14:textId="77777777" w:rsidR="00703297" w:rsidRDefault="00703297" w:rsidP="00984396">
      <w:pPr>
        <w:pStyle w:val="CommentText"/>
      </w:pPr>
      <w:r>
        <w:rPr>
          <w:rStyle w:val="CommentReference"/>
        </w:rPr>
        <w:annotationRef/>
      </w:r>
      <w:r>
        <w:rPr>
          <w:rFonts w:hint="eastAsia"/>
          <w:rtl/>
          <w:lang w:bidi="ar-LY"/>
        </w:rPr>
        <w:t>هل</w:t>
      </w:r>
      <w:r>
        <w:rPr>
          <w:rtl/>
          <w:lang w:bidi="ar-LY"/>
        </w:rPr>
        <w:t xml:space="preserve"> يوجد عميل او مصدر معين او كان هذا بصورة عامة</w:t>
      </w:r>
    </w:p>
  </w:comment>
  <w:comment w:id="1" w:author="Adnan Sherif [2]" w:date="2024-08-26T18:59:00Z" w:initials="AS">
    <w:p w14:paraId="49A835E8" w14:textId="77777777" w:rsidR="00703297" w:rsidRDefault="00703297" w:rsidP="003D4A02">
      <w:pPr>
        <w:pStyle w:val="CommentText"/>
      </w:pPr>
      <w:r>
        <w:rPr>
          <w:rStyle w:val="CommentReference"/>
        </w:rPr>
        <w:annotationRef/>
      </w:r>
      <w:r>
        <w:rPr>
          <w:rFonts w:hint="eastAsia"/>
          <w:rtl/>
          <w:lang w:bidi="ar-LY"/>
        </w:rPr>
        <w:t>هل</w:t>
      </w:r>
      <w:r>
        <w:rPr>
          <w:rtl/>
          <w:lang w:bidi="ar-LY"/>
        </w:rPr>
        <w:t xml:space="preserve"> هذا النظام قائم؟ ما هو ولما لم يتم ذكره في التوثيق</w:t>
      </w:r>
    </w:p>
  </w:comment>
  <w:comment w:id="2" w:author="Adnan Sherif [2]" w:date="2024-08-26T19:02:00Z" w:initials="AS">
    <w:p w14:paraId="42681654" w14:textId="77777777" w:rsidR="00703297" w:rsidRDefault="00703297" w:rsidP="00567445">
      <w:pPr>
        <w:pStyle w:val="CommentText"/>
      </w:pPr>
      <w:r>
        <w:rPr>
          <w:rStyle w:val="CommentReference"/>
        </w:rPr>
        <w:annotationRef/>
      </w:r>
      <w:r>
        <w:rPr>
          <w:rFonts w:hint="eastAsia"/>
          <w:rtl/>
          <w:lang w:bidi="ar-LY"/>
        </w:rPr>
        <w:t>هذا</w:t>
      </w:r>
      <w:r>
        <w:rPr>
          <w:rtl/>
          <w:lang w:bidi="ar-LY"/>
        </w:rPr>
        <w:t xml:space="preserve"> تعريف وشرح لدراسة الجودة ولكن اين الدراسة التي قمت بها؟</w:t>
      </w:r>
    </w:p>
  </w:comment>
  <w:comment w:id="3" w:author="Adnan Sherif [2]" w:date="2024-08-26T19:04:00Z" w:initials="AS">
    <w:p w14:paraId="2DD69E71" w14:textId="77777777" w:rsidR="00703297" w:rsidRDefault="00703297" w:rsidP="00871843">
      <w:pPr>
        <w:pStyle w:val="CommentText"/>
      </w:pPr>
      <w:r>
        <w:rPr>
          <w:rStyle w:val="CommentReference"/>
        </w:rPr>
        <w:annotationRef/>
      </w:r>
      <w:r>
        <w:t xml:space="preserve">Right to left orientation </w:t>
      </w:r>
    </w:p>
    <w:p w14:paraId="003113A7" w14:textId="77777777" w:rsidR="00703297" w:rsidRDefault="00703297" w:rsidP="00871843">
      <w:pPr>
        <w:pStyle w:val="CommentText"/>
      </w:pPr>
      <w:r>
        <w:t>Please correct</w:t>
      </w:r>
    </w:p>
  </w:comment>
  <w:comment w:id="5" w:author="Adnan Sherif [2]" w:date="2024-08-26T19:05:00Z" w:initials="AS">
    <w:p w14:paraId="3A971A1F" w14:textId="77777777" w:rsidR="00703297" w:rsidRDefault="00703297" w:rsidP="00742DA4">
      <w:pPr>
        <w:pStyle w:val="CommentText"/>
      </w:pPr>
      <w:r>
        <w:rPr>
          <w:rStyle w:val="CommentReference"/>
        </w:rPr>
        <w:annotationRef/>
      </w:r>
      <w:r>
        <w:rPr>
          <w:rFonts w:hint="eastAsia"/>
          <w:rtl/>
          <w:lang w:bidi="ar-LY"/>
        </w:rPr>
        <w:t>هل</w:t>
      </w:r>
      <w:r>
        <w:rPr>
          <w:rtl/>
          <w:lang w:bidi="ar-LY"/>
        </w:rPr>
        <w:t xml:space="preserve"> تم اعداد هذه الدراسة؟ لان هذا تعريف فقط في حال اعداد هذه الدراسة يجب ارفاقها كملحق</w:t>
      </w:r>
    </w:p>
  </w:comment>
  <w:comment w:id="7" w:author="Adnan Sherif [2]" w:date="2024-08-26T19:06:00Z" w:initials="AS">
    <w:p w14:paraId="36618765" w14:textId="77777777" w:rsidR="00703297" w:rsidRDefault="00703297" w:rsidP="009260D5">
      <w:pPr>
        <w:pStyle w:val="CommentText"/>
      </w:pPr>
      <w:r>
        <w:rPr>
          <w:rStyle w:val="CommentReference"/>
        </w:rPr>
        <w:annotationRef/>
      </w:r>
      <w:r>
        <w:t>Right to left orientation</w:t>
      </w:r>
    </w:p>
  </w:comment>
  <w:comment w:id="9" w:author="Adnan Sherif [2]" w:date="2024-08-26T19:07:00Z" w:initials="AS">
    <w:p w14:paraId="4561FB4B" w14:textId="77777777" w:rsidR="00703297" w:rsidRDefault="00703297" w:rsidP="002C775B">
      <w:pPr>
        <w:pStyle w:val="CommentText"/>
      </w:pPr>
      <w:r>
        <w:rPr>
          <w:rStyle w:val="CommentReference"/>
        </w:rPr>
        <w:annotationRef/>
      </w:r>
      <w:r>
        <w:t>Right to left orientation please correct</w:t>
      </w:r>
    </w:p>
  </w:comment>
  <w:comment w:id="10" w:author="Adnan Sherif [2]" w:date="2024-08-26T19:09:00Z" w:initials="AS">
    <w:p w14:paraId="4F7A188B" w14:textId="77777777" w:rsidR="00703297" w:rsidRDefault="00703297" w:rsidP="00E34354">
      <w:pPr>
        <w:pStyle w:val="CommentText"/>
      </w:pPr>
      <w:r>
        <w:rPr>
          <w:rStyle w:val="CommentReference"/>
        </w:rPr>
        <w:annotationRef/>
      </w:r>
      <w:r>
        <w:rPr>
          <w:rFonts w:hint="eastAsia"/>
          <w:rtl/>
          <w:lang w:bidi="ar-LY"/>
        </w:rPr>
        <w:t>اين</w:t>
      </w:r>
      <w:r>
        <w:rPr>
          <w:rtl/>
          <w:lang w:bidi="ar-LY"/>
        </w:rPr>
        <w:t xml:space="preserve"> نجد ناتج هذه المرحلة من مستندات تم ذكرها في هذا الباب؟</w:t>
      </w:r>
    </w:p>
  </w:comment>
  <w:comment w:id="11" w:author="Adnan Sherif [2]" w:date="2024-08-26T19:10:00Z" w:initials="AS">
    <w:p w14:paraId="4B31F4D1" w14:textId="77777777" w:rsidR="00703297" w:rsidRDefault="00703297" w:rsidP="00A1473C">
      <w:pPr>
        <w:pStyle w:val="CommentText"/>
      </w:pPr>
      <w:r>
        <w:rPr>
          <w:rStyle w:val="CommentReference"/>
        </w:rPr>
        <w:annotationRef/>
      </w:r>
      <w:r>
        <w:rPr>
          <w:rFonts w:hint="eastAsia"/>
          <w:rtl/>
          <w:lang w:bidi="ar-LY"/>
        </w:rPr>
        <w:t>المقترحة</w:t>
      </w:r>
    </w:p>
  </w:comment>
  <w:comment w:id="12" w:author="Adnan Sherif [2]" w:date="2024-08-26T19:14:00Z" w:initials="AS">
    <w:p w14:paraId="48F9E09E" w14:textId="77777777" w:rsidR="00703297" w:rsidRDefault="00703297" w:rsidP="00AE0451">
      <w:pPr>
        <w:pStyle w:val="CommentText"/>
      </w:pPr>
      <w:r>
        <w:rPr>
          <w:rStyle w:val="CommentReference"/>
        </w:rPr>
        <w:annotationRef/>
      </w:r>
      <w:r>
        <w:rPr>
          <w:rFonts w:hint="eastAsia"/>
          <w:rtl/>
          <w:lang w:bidi="ar-LY"/>
        </w:rPr>
        <w:t>إلغاء</w:t>
      </w:r>
      <w:r>
        <w:rPr>
          <w:rtl/>
          <w:lang w:bidi="ar-LY"/>
        </w:rPr>
        <w:t xml:space="preserve"> هذه الكلمة</w:t>
      </w:r>
    </w:p>
  </w:comment>
  <w:comment w:id="13" w:author="Adnan Sherif [2]" w:date="2024-08-26T19:15:00Z" w:initials="AS">
    <w:p w14:paraId="2CF9BF43" w14:textId="77777777" w:rsidR="00703297" w:rsidRDefault="00703297" w:rsidP="007370B0">
      <w:pPr>
        <w:pStyle w:val="CommentText"/>
      </w:pPr>
      <w:r>
        <w:rPr>
          <w:rStyle w:val="CommentReference"/>
        </w:rPr>
        <w:annotationRef/>
      </w:r>
      <w:r>
        <w:rPr>
          <w:rFonts w:hint="eastAsia"/>
          <w:rtl/>
          <w:lang w:bidi="ar-LY"/>
        </w:rPr>
        <w:t>تهدف</w:t>
      </w:r>
      <w:r>
        <w:rPr>
          <w:rtl/>
          <w:lang w:bidi="ar-LY"/>
        </w:rPr>
        <w:t xml:space="preserve"> الى</w:t>
      </w:r>
    </w:p>
  </w:comment>
  <w:comment w:id="14" w:author="Adnan Sherif [2]" w:date="2024-08-26T19:19:00Z" w:initials="AS">
    <w:p w14:paraId="3AEC2BF1" w14:textId="77777777" w:rsidR="00703297" w:rsidRDefault="00703297" w:rsidP="00E43A61">
      <w:pPr>
        <w:pStyle w:val="CommentText"/>
      </w:pPr>
      <w:r>
        <w:rPr>
          <w:rStyle w:val="CommentReference"/>
        </w:rPr>
        <w:annotationRef/>
      </w:r>
      <w:r>
        <w:rPr>
          <w:rFonts w:hint="eastAsia"/>
          <w:rtl/>
          <w:lang w:bidi="ar-LY"/>
        </w:rPr>
        <w:t>ما</w:t>
      </w:r>
      <w:r>
        <w:rPr>
          <w:rtl/>
          <w:lang w:bidi="ar-LY"/>
        </w:rPr>
        <w:t xml:space="preserve"> هي التكلفة المعقولة؟ </w:t>
      </w:r>
    </w:p>
  </w:comment>
  <w:comment w:id="18" w:author="Adnan Sherif [2]" w:date="2024-08-26T19:21:00Z" w:initials="AS">
    <w:p w14:paraId="637A286F" w14:textId="77777777" w:rsidR="00703297" w:rsidRDefault="00703297" w:rsidP="00832863">
      <w:pPr>
        <w:pStyle w:val="CommentText"/>
      </w:pPr>
      <w:r>
        <w:rPr>
          <w:rStyle w:val="CommentReference"/>
        </w:rPr>
        <w:annotationRef/>
      </w:r>
      <w:r>
        <w:t>RTL orientation</w:t>
      </w:r>
    </w:p>
  </w:comment>
  <w:comment w:id="21" w:author="E6410" w:date="2024-08-28T18:39:00Z" w:initials="E">
    <w:p w14:paraId="5D8F1FAC" w14:textId="2F1AB9C9" w:rsidR="00703297" w:rsidRDefault="00703297">
      <w:pPr>
        <w:pStyle w:val="CommentText"/>
      </w:pPr>
      <w:r>
        <w:rPr>
          <w:rStyle w:val="CommentReference"/>
        </w:rPr>
        <w:annotationRef/>
      </w:r>
      <w:r>
        <w:rPr>
          <w:rStyle w:val="CommentReference"/>
          <w:rFonts w:hint="cs"/>
          <w:rtl/>
        </w:rPr>
        <w:t xml:space="preserve">تذكر هذه </w:t>
      </w:r>
      <w:r>
        <w:rPr>
          <w:rStyle w:val="CommentReference"/>
          <w:rFonts w:hint="eastAsia"/>
          <w:rtl/>
        </w:rPr>
        <w:t>الأدوات</w:t>
      </w:r>
      <w:r>
        <w:rPr>
          <w:rStyle w:val="CommentReference"/>
          <w:rFonts w:hint="cs"/>
          <w:rtl/>
        </w:rPr>
        <w:t xml:space="preserve"> في مرحلة التصميم</w:t>
      </w:r>
    </w:p>
  </w:comment>
  <w:comment w:id="34" w:author="E6410" w:date="2024-08-28T18:46:00Z" w:initials="E">
    <w:p w14:paraId="669E1F1C" w14:textId="503C6560" w:rsidR="00703297" w:rsidRDefault="00703297">
      <w:pPr>
        <w:pStyle w:val="CommentText"/>
        <w:rPr>
          <w:rtl/>
          <w:lang w:bidi="ar-LY"/>
        </w:rPr>
      </w:pPr>
      <w:r>
        <w:rPr>
          <w:rStyle w:val="CommentReference"/>
        </w:rPr>
        <w:annotationRef/>
      </w:r>
      <w:r>
        <w:rPr>
          <w:rFonts w:hint="cs"/>
          <w:rtl/>
          <w:lang w:bidi="ar-LY"/>
        </w:rPr>
        <w:t xml:space="preserve">اضافة بعض المعلومات عن هذه المواقع والرابط </w:t>
      </w:r>
    </w:p>
  </w:comment>
  <w:comment w:id="37" w:author="E6410" w:date="2024-08-28T18:49:00Z" w:initials="E">
    <w:p w14:paraId="1AA611F9" w14:textId="249E1694" w:rsidR="00703297" w:rsidRDefault="00703297">
      <w:pPr>
        <w:pStyle w:val="CommentText"/>
      </w:pPr>
      <w:r>
        <w:rPr>
          <w:rStyle w:val="CommentReference"/>
        </w:rPr>
        <w:annotationRef/>
      </w:r>
      <w:r>
        <w:rPr>
          <w:rFonts w:hint="cs"/>
          <w:rtl/>
        </w:rPr>
        <w:t>اين هذا التحليل</w:t>
      </w:r>
    </w:p>
  </w:comment>
  <w:comment w:id="39" w:author="E6410" w:date="2024-08-28T18:51:00Z" w:initials="E">
    <w:p w14:paraId="53300826" w14:textId="5092CB44" w:rsidR="003B0157" w:rsidRDefault="003B0157">
      <w:pPr>
        <w:pStyle w:val="CommentText"/>
      </w:pPr>
      <w:r>
        <w:rPr>
          <w:rStyle w:val="CommentReference"/>
        </w:rPr>
        <w:annotationRef/>
      </w:r>
      <w:r>
        <w:rPr>
          <w:rFonts w:hint="eastAsia"/>
          <w:rtl/>
        </w:rPr>
        <w:t>أيضا</w:t>
      </w:r>
      <w:r>
        <w:rPr>
          <w:rFonts w:hint="cs"/>
          <w:rtl/>
        </w:rPr>
        <w:t xml:space="preserve"> اين هذه الملاحظات</w:t>
      </w:r>
    </w:p>
  </w:comment>
  <w:comment w:id="43" w:author="Adnan Sherif [2]" w:date="2024-08-26T19:41:00Z" w:initials="AS">
    <w:p w14:paraId="31BB901A" w14:textId="77777777" w:rsidR="00703297" w:rsidRDefault="00703297" w:rsidP="007C63E6">
      <w:pPr>
        <w:pStyle w:val="CommentText"/>
      </w:pPr>
      <w:r>
        <w:rPr>
          <w:rStyle w:val="CommentReference"/>
        </w:rPr>
        <w:annotationRef/>
      </w:r>
      <w:r>
        <w:t>Wrong definition please correct.</w:t>
      </w:r>
    </w:p>
  </w:comment>
  <w:comment w:id="44" w:author="Adnan Sherif [2]" w:date="2024-08-26T19:30:00Z" w:initials="AS">
    <w:p w14:paraId="3AD545BC" w14:textId="1E2296E3" w:rsidR="00703297" w:rsidRDefault="00703297" w:rsidP="00A7292F">
      <w:pPr>
        <w:pStyle w:val="CommentText"/>
      </w:pPr>
      <w:r>
        <w:rPr>
          <w:rStyle w:val="CommentReference"/>
        </w:rPr>
        <w:annotationRef/>
      </w:r>
      <w:r>
        <w:t>This is not correct!!!</w:t>
      </w:r>
    </w:p>
  </w:comment>
  <w:comment w:id="46" w:author="Adnan Sherif [2]" w:date="2024-08-26T19:31:00Z" w:initials="AS">
    <w:p w14:paraId="6AA31192" w14:textId="77777777" w:rsidR="00703297" w:rsidRDefault="00703297" w:rsidP="0010194A">
      <w:pPr>
        <w:pStyle w:val="CommentText"/>
      </w:pPr>
      <w:r>
        <w:rPr>
          <w:rStyle w:val="CommentReference"/>
        </w:rPr>
        <w:annotationRef/>
      </w:r>
      <w:r>
        <w:t>No need to give definitions show me your work!!!!</w:t>
      </w:r>
    </w:p>
  </w:comment>
  <w:comment w:id="47" w:author="Adnan Sherif [2]" w:date="2024-08-26T19:33:00Z" w:initials="AS">
    <w:p w14:paraId="46114C81" w14:textId="77777777" w:rsidR="00703297" w:rsidRDefault="00703297" w:rsidP="00150244">
      <w:pPr>
        <w:pStyle w:val="CommentText"/>
      </w:pPr>
      <w:r>
        <w:rPr>
          <w:rStyle w:val="CommentReference"/>
        </w:rPr>
        <w:annotationRef/>
      </w:r>
      <w:r>
        <w:t>You are not using the correct notation for a DFD, please correct</w:t>
      </w:r>
    </w:p>
  </w:comment>
  <w:comment w:id="48" w:author="Adnan Sherif [2]" w:date="2024-08-26T19:35:00Z" w:initials="AS">
    <w:p w14:paraId="2B7A7D45" w14:textId="77777777" w:rsidR="00703297" w:rsidRDefault="00703297" w:rsidP="00A22E23">
      <w:pPr>
        <w:pStyle w:val="CommentText"/>
      </w:pPr>
      <w:r>
        <w:rPr>
          <w:rStyle w:val="CommentReference"/>
        </w:rPr>
        <w:annotationRef/>
      </w:r>
      <w:r>
        <w:t>This diagram is incorrect and is not a DFD. The main objective of a DFD diagram is to show the flow of data in and out of the system. The diagram you presented is not a DFD.</w:t>
      </w:r>
    </w:p>
  </w:comment>
  <w:comment w:id="50" w:author="E6410" w:date="2024-08-28T19:04:00Z" w:initials="E">
    <w:p w14:paraId="7632E12E" w14:textId="6F8D5EF5" w:rsidR="00B91D71" w:rsidRDefault="00B91D71">
      <w:pPr>
        <w:pStyle w:val="CommentText"/>
      </w:pPr>
      <w:r>
        <w:rPr>
          <w:rStyle w:val="CommentReference"/>
        </w:rPr>
        <w:annotationRef/>
      </w:r>
      <w:r>
        <w:rPr>
          <w:rFonts w:hint="cs"/>
          <w:rtl/>
        </w:rPr>
        <w:t>هذا من ضمن مرحلة التحليل</w:t>
      </w:r>
    </w:p>
  </w:comment>
  <w:comment w:id="51" w:author="Adnan Sherif [2]" w:date="2024-08-26T19:48:00Z" w:initials="AS">
    <w:p w14:paraId="252D2C48" w14:textId="77777777" w:rsidR="00703297" w:rsidRDefault="00703297" w:rsidP="00DB0D11">
      <w:pPr>
        <w:pStyle w:val="CommentText"/>
      </w:pPr>
      <w:r>
        <w:rPr>
          <w:rStyle w:val="CommentReference"/>
        </w:rPr>
        <w:annotationRef/>
      </w:r>
      <w:r>
        <w:rPr>
          <w:rFonts w:hint="eastAsia"/>
          <w:rtl/>
          <w:lang w:bidi="ar-LY"/>
        </w:rPr>
        <w:t>لما</w:t>
      </w:r>
      <w:r>
        <w:rPr>
          <w:rtl/>
          <w:lang w:bidi="ar-LY"/>
        </w:rPr>
        <w:t xml:space="preserve"> جدول العربة  بها بيانات المخزن؟؟؟؟</w:t>
      </w:r>
    </w:p>
  </w:comment>
  <w:comment w:id="52" w:author="E6410" w:date="2024-08-28T19:14:00Z" w:initials="E">
    <w:p w14:paraId="0001BF7A" w14:textId="45F0D1E5" w:rsidR="00B91D71" w:rsidRDefault="00B91D71">
      <w:pPr>
        <w:pStyle w:val="CommentText"/>
        <w:rPr>
          <w:rtl/>
          <w:lang w:bidi="ar-LY"/>
        </w:rPr>
      </w:pPr>
      <w:r>
        <w:rPr>
          <w:rStyle w:val="CommentReference"/>
        </w:rPr>
        <w:annotationRef/>
      </w:r>
      <w:r>
        <w:rPr>
          <w:rFonts w:hint="cs"/>
          <w:rtl/>
          <w:lang w:bidi="ar-LY"/>
        </w:rPr>
        <w:t>لماذا يوجد ملف منفصل لملابس الرجال</w:t>
      </w:r>
    </w:p>
  </w:comment>
  <w:comment w:id="60" w:author="Adnan Sherif [2]" w:date="2024-08-26T20:06:00Z" w:initials="AS">
    <w:p w14:paraId="516CF206" w14:textId="77777777" w:rsidR="00703297" w:rsidRDefault="00703297" w:rsidP="00CF2B69">
      <w:pPr>
        <w:pStyle w:val="CommentText"/>
      </w:pPr>
      <w:r>
        <w:rPr>
          <w:rStyle w:val="CommentReference"/>
        </w:rPr>
        <w:annotationRef/>
      </w:r>
      <w:r>
        <w:rPr>
          <w:rFonts w:hint="eastAsia"/>
          <w:rtl/>
          <w:lang w:bidi="ar-LY"/>
        </w:rPr>
        <w:t>هل</w:t>
      </w:r>
      <w:r>
        <w:rPr>
          <w:rtl/>
          <w:lang w:bidi="ar-LY"/>
        </w:rPr>
        <w:t xml:space="preserve"> هذا صحيح لكل منتج عنصر واحد في جدول المبيعات؟؟؟</w:t>
      </w:r>
    </w:p>
  </w:comment>
  <w:comment w:id="62" w:author="Adnan Sherif [2]" w:date="2024-08-26T20:07:00Z" w:initials="AS">
    <w:p w14:paraId="6EA40CAF" w14:textId="77777777" w:rsidR="00703297" w:rsidRDefault="00703297" w:rsidP="004468A7">
      <w:pPr>
        <w:pStyle w:val="CommentText"/>
      </w:pPr>
      <w:r>
        <w:rPr>
          <w:rStyle w:val="CommentReference"/>
        </w:rPr>
        <w:annotationRef/>
      </w:r>
      <w:r>
        <w:rPr>
          <w:rFonts w:hint="eastAsia"/>
          <w:rtl/>
          <w:lang w:bidi="ar-LY"/>
        </w:rPr>
        <w:t>الصورة</w:t>
      </w:r>
      <w:r>
        <w:rPr>
          <w:rtl/>
          <w:lang w:bidi="ar-LY"/>
        </w:rPr>
        <w:t xml:space="preserve"> غير واضحة </w:t>
      </w:r>
    </w:p>
  </w:comment>
  <w:comment w:id="66" w:author="E6410" w:date="2024-08-28T19:23:00Z" w:initials="E">
    <w:p w14:paraId="506CAC18" w14:textId="3A6E1F1F" w:rsidR="00E30B69" w:rsidRDefault="00E30B69">
      <w:pPr>
        <w:pStyle w:val="CommentText"/>
      </w:pPr>
      <w:r>
        <w:rPr>
          <w:rStyle w:val="CommentReference"/>
        </w:rPr>
        <w:annotationRef/>
      </w:r>
      <w:r>
        <w:rPr>
          <w:rFonts w:hint="cs"/>
          <w:rtl/>
        </w:rPr>
        <w:t xml:space="preserve">اذكر بعض </w:t>
      </w:r>
      <w:r>
        <w:rPr>
          <w:rFonts w:hint="eastAsia"/>
          <w:rtl/>
        </w:rPr>
        <w:t>الأخطاء</w:t>
      </w:r>
      <w:r>
        <w:rPr>
          <w:rFonts w:hint="cs"/>
          <w:rtl/>
        </w:rPr>
        <w:t xml:space="preserve"> والمشاكل التي واجهتها في بناء المنظومة</w:t>
      </w:r>
    </w:p>
  </w:comment>
  <w:comment w:id="67" w:author="E6410" w:date="2024-08-28T19:24:00Z" w:initials="E">
    <w:p w14:paraId="4F9556D4" w14:textId="670F3DEF" w:rsidR="00A13815" w:rsidRDefault="00A13815">
      <w:pPr>
        <w:pStyle w:val="CommentText"/>
      </w:pPr>
      <w:r>
        <w:rPr>
          <w:rStyle w:val="CommentReference"/>
        </w:rPr>
        <w:annotationRef/>
      </w:r>
      <w:r>
        <w:rPr>
          <w:rFonts w:hint="cs"/>
          <w:rtl/>
        </w:rPr>
        <w:t>من كان معك في المشروع؟؟</w:t>
      </w:r>
    </w:p>
  </w:comment>
  <w:comment w:id="69" w:author="E6410" w:date="2024-08-28T19:29:00Z" w:initials="E">
    <w:p w14:paraId="0F24045E" w14:textId="1C6436DB" w:rsidR="00A13815" w:rsidRDefault="00A13815">
      <w:pPr>
        <w:pStyle w:val="CommentText"/>
      </w:pPr>
      <w:r>
        <w:rPr>
          <w:rStyle w:val="CommentReference"/>
        </w:rPr>
        <w:annotationRef/>
      </w:r>
      <w:r>
        <w:rPr>
          <w:rFonts w:hint="cs"/>
          <w:rtl/>
        </w:rPr>
        <w:t>ما هذا ؟؟؟</w:t>
      </w:r>
    </w:p>
  </w:comment>
  <w:comment w:id="80" w:author="Adnan Sherif [2]" w:date="2024-08-26T20:21:00Z" w:initials="AS">
    <w:p w14:paraId="0DD3AA86" w14:textId="77777777" w:rsidR="00703297" w:rsidRDefault="00703297" w:rsidP="00C52EE2">
      <w:pPr>
        <w:pStyle w:val="CommentText"/>
      </w:pPr>
      <w:r>
        <w:rPr>
          <w:rStyle w:val="CommentReference"/>
        </w:rPr>
        <w:annotationRef/>
      </w:r>
      <w:r>
        <w:rPr>
          <w:rFonts w:hint="eastAsia"/>
          <w:rtl/>
          <w:lang w:bidi="ar-LY"/>
        </w:rPr>
        <w:t>الرابط</w:t>
      </w:r>
      <w:r>
        <w:rPr>
          <w:rtl/>
          <w:lang w:bidi="ar-LY"/>
        </w:rPr>
        <w:t xml:space="preserve"> لا يعمل</w:t>
      </w:r>
    </w:p>
  </w:comment>
  <w:comment w:id="81" w:author="E6410" w:date="2024-08-28T19:32:00Z" w:initials="E">
    <w:p w14:paraId="14B972D9" w14:textId="57292784" w:rsidR="0025137D" w:rsidRDefault="0025137D">
      <w:pPr>
        <w:pStyle w:val="CommentText"/>
      </w:pPr>
      <w:r>
        <w:rPr>
          <w:rStyle w:val="CommentReference"/>
        </w:rPr>
        <w:annotationRef/>
      </w:r>
      <w:r>
        <w:rPr>
          <w:rFonts w:hint="cs"/>
          <w:rtl/>
        </w:rPr>
        <w:t>يجب ذكر اسم الموقع في بداية التوثيق</w:t>
      </w:r>
    </w:p>
  </w:comment>
  <w:comment w:id="82" w:author="E6410" w:date="2024-08-28T19:33:00Z" w:initials="E">
    <w:p w14:paraId="37BE7CA7" w14:textId="21923819" w:rsidR="0025137D" w:rsidRDefault="0025137D">
      <w:pPr>
        <w:pStyle w:val="CommentText"/>
      </w:pPr>
      <w:r>
        <w:rPr>
          <w:rStyle w:val="CommentReference"/>
        </w:rPr>
        <w:annotationRef/>
      </w:r>
      <w:r>
        <w:rPr>
          <w:rFonts w:hint="cs"/>
          <w:rtl/>
        </w:rPr>
        <w:t>هل قمت بتحديث الموقع؟؟؟</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21609BB" w15:done="0"/>
  <w15:commentEx w15:paraId="49A835E8" w15:done="0"/>
  <w15:commentEx w15:paraId="42681654" w15:done="0"/>
  <w15:commentEx w15:paraId="003113A7" w15:done="0"/>
  <w15:commentEx w15:paraId="3A971A1F" w15:done="0"/>
  <w15:commentEx w15:paraId="36618765" w15:done="0"/>
  <w15:commentEx w15:paraId="4561FB4B" w15:done="0"/>
  <w15:commentEx w15:paraId="4F7A188B" w15:done="0"/>
  <w15:commentEx w15:paraId="4B31F4D1" w15:done="0"/>
  <w15:commentEx w15:paraId="48F9E09E" w15:done="0"/>
  <w15:commentEx w15:paraId="2CF9BF43" w15:done="0"/>
  <w15:commentEx w15:paraId="3AEC2BF1" w15:done="0"/>
  <w15:commentEx w15:paraId="637A286F" w15:done="0"/>
  <w15:commentEx w15:paraId="5D8F1FAC" w15:done="0"/>
  <w15:commentEx w15:paraId="669E1F1C" w15:done="0"/>
  <w15:commentEx w15:paraId="1AA611F9" w15:done="0"/>
  <w15:commentEx w15:paraId="53300826" w15:done="0"/>
  <w15:commentEx w15:paraId="31BB901A" w15:done="0"/>
  <w15:commentEx w15:paraId="3AD545BC" w15:done="0"/>
  <w15:commentEx w15:paraId="6AA31192" w15:done="0"/>
  <w15:commentEx w15:paraId="46114C81" w15:done="0"/>
  <w15:commentEx w15:paraId="2B7A7D45" w15:done="0"/>
  <w15:commentEx w15:paraId="7632E12E" w15:done="0"/>
  <w15:commentEx w15:paraId="252D2C48" w15:done="0"/>
  <w15:commentEx w15:paraId="0001BF7A" w15:done="0"/>
  <w15:commentEx w15:paraId="516CF206" w15:done="0"/>
  <w15:commentEx w15:paraId="6EA40CAF" w15:done="0"/>
  <w15:commentEx w15:paraId="506CAC18" w15:done="0"/>
  <w15:commentEx w15:paraId="4F9556D4" w15:done="0"/>
  <w15:commentEx w15:paraId="0F24045E" w15:done="0"/>
  <w15:commentEx w15:paraId="0DD3AA86" w15:done="0"/>
  <w15:commentEx w15:paraId="14B972D9" w15:done="0"/>
  <w15:commentEx w15:paraId="37BE7CA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7390B28D" w16cex:dateUtc="2024-08-26T16:55:00Z"/>
  <w16cex:commentExtensible w16cex:durableId="774A56ED" w16cex:dateUtc="2024-08-26T16:59:00Z"/>
  <w16cex:commentExtensible w16cex:durableId="3A8970D9" w16cex:dateUtc="2024-08-26T17:02:00Z"/>
  <w16cex:commentExtensible w16cex:durableId="7FEE62C9" w16cex:dateUtc="2024-08-26T17:04:00Z"/>
  <w16cex:commentExtensible w16cex:durableId="5757FE9B" w16cex:dateUtc="2024-08-26T17:05:00Z"/>
  <w16cex:commentExtensible w16cex:durableId="507781CD" w16cex:dateUtc="2024-08-26T17:06:00Z"/>
  <w16cex:commentExtensible w16cex:durableId="3A67690D" w16cex:dateUtc="2024-08-26T17:07:00Z"/>
  <w16cex:commentExtensible w16cex:durableId="45E45E58" w16cex:dateUtc="2024-08-26T17:09:00Z"/>
  <w16cex:commentExtensible w16cex:durableId="0D752B0A" w16cex:dateUtc="2024-08-26T17:10:00Z"/>
  <w16cex:commentExtensible w16cex:durableId="11B3F98D" w16cex:dateUtc="2024-08-26T17:14:00Z"/>
  <w16cex:commentExtensible w16cex:durableId="3093BC98" w16cex:dateUtc="2024-08-26T17:15:00Z"/>
  <w16cex:commentExtensible w16cex:durableId="0FDB7F24" w16cex:dateUtc="2024-08-26T17:19:00Z"/>
  <w16cex:commentExtensible w16cex:durableId="778345D3" w16cex:dateUtc="2024-08-26T17:21:00Z"/>
  <w16cex:commentExtensible w16cex:durableId="758B4393" w16cex:dateUtc="2024-08-26T17:41:00Z"/>
  <w16cex:commentExtensible w16cex:durableId="203D9C0A" w16cex:dateUtc="2024-08-26T17:30:00Z"/>
  <w16cex:commentExtensible w16cex:durableId="3D6301DA" w16cex:dateUtc="2024-08-26T17:31:00Z"/>
  <w16cex:commentExtensible w16cex:durableId="1E8B1107" w16cex:dateUtc="2024-08-26T17:33:00Z"/>
  <w16cex:commentExtensible w16cex:durableId="782D8869" w16cex:dateUtc="2024-08-26T17:35:00Z"/>
  <w16cex:commentExtensible w16cex:durableId="5EA3C868" w16cex:dateUtc="2024-08-26T17:48:00Z"/>
  <w16cex:commentExtensible w16cex:durableId="7B2C5AEE" w16cex:dateUtc="2024-08-26T18:06:00Z"/>
  <w16cex:commentExtensible w16cex:durableId="53777BD8" w16cex:dateUtc="2024-08-26T18:07:00Z"/>
  <w16cex:commentExtensible w16cex:durableId="276D8DD0" w16cex:dateUtc="2024-08-26T18:2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21609BB" w16cid:durableId="7390B28D"/>
  <w16cid:commentId w16cid:paraId="49A835E8" w16cid:durableId="774A56ED"/>
  <w16cid:commentId w16cid:paraId="42681654" w16cid:durableId="3A8970D9"/>
  <w16cid:commentId w16cid:paraId="003113A7" w16cid:durableId="7FEE62C9"/>
  <w16cid:commentId w16cid:paraId="3A971A1F" w16cid:durableId="5757FE9B"/>
  <w16cid:commentId w16cid:paraId="36618765" w16cid:durableId="507781CD"/>
  <w16cid:commentId w16cid:paraId="4561FB4B" w16cid:durableId="3A67690D"/>
  <w16cid:commentId w16cid:paraId="4F7A188B" w16cid:durableId="45E45E58"/>
  <w16cid:commentId w16cid:paraId="4B31F4D1" w16cid:durableId="0D752B0A"/>
  <w16cid:commentId w16cid:paraId="48F9E09E" w16cid:durableId="11B3F98D"/>
  <w16cid:commentId w16cid:paraId="2CF9BF43" w16cid:durableId="3093BC98"/>
  <w16cid:commentId w16cid:paraId="3AEC2BF1" w16cid:durableId="0FDB7F24"/>
  <w16cid:commentId w16cid:paraId="637A286F" w16cid:durableId="778345D3"/>
  <w16cid:commentId w16cid:paraId="5D8F1FAC" w16cid:durableId="2A79FEE8"/>
  <w16cid:commentId w16cid:paraId="669E1F1C" w16cid:durableId="2A79FEE9"/>
  <w16cid:commentId w16cid:paraId="1AA611F9" w16cid:durableId="2A79FEEA"/>
  <w16cid:commentId w16cid:paraId="53300826" w16cid:durableId="2A79FEEB"/>
  <w16cid:commentId w16cid:paraId="31BB901A" w16cid:durableId="758B4393"/>
  <w16cid:commentId w16cid:paraId="3AD545BC" w16cid:durableId="203D9C0A"/>
  <w16cid:commentId w16cid:paraId="6AA31192" w16cid:durableId="3D6301DA"/>
  <w16cid:commentId w16cid:paraId="46114C81" w16cid:durableId="1E8B1107"/>
  <w16cid:commentId w16cid:paraId="2B7A7D45" w16cid:durableId="782D8869"/>
  <w16cid:commentId w16cid:paraId="7632E12E" w16cid:durableId="2A79FEF1"/>
  <w16cid:commentId w16cid:paraId="252D2C48" w16cid:durableId="5EA3C868"/>
  <w16cid:commentId w16cid:paraId="0001BF7A" w16cid:durableId="2A79FEF3"/>
  <w16cid:commentId w16cid:paraId="516CF206" w16cid:durableId="7B2C5AEE"/>
  <w16cid:commentId w16cid:paraId="6EA40CAF" w16cid:durableId="53777BD8"/>
  <w16cid:commentId w16cid:paraId="506CAC18" w16cid:durableId="2A79FEF6"/>
  <w16cid:commentId w16cid:paraId="4F9556D4" w16cid:durableId="2A79FEF7"/>
  <w16cid:commentId w16cid:paraId="0F24045E" w16cid:durableId="2A79FEF8"/>
  <w16cid:commentId w16cid:paraId="0DD3AA86" w16cid:durableId="276D8DD0"/>
  <w16cid:commentId w16cid:paraId="14B972D9" w16cid:durableId="2A79FEFA"/>
  <w16cid:commentId w16cid:paraId="37BE7CA7" w16cid:durableId="2A79FEF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DB6D1E" w14:textId="77777777" w:rsidR="00C761FB" w:rsidRPr="00CC6009" w:rsidRDefault="00C761FB" w:rsidP="00791471">
      <w:pPr>
        <w:spacing w:after="0" w:line="240" w:lineRule="auto"/>
      </w:pPr>
      <w:r w:rsidRPr="00CC6009">
        <w:separator/>
      </w:r>
    </w:p>
  </w:endnote>
  <w:endnote w:type="continuationSeparator" w:id="0">
    <w:p w14:paraId="2CDD2A9C" w14:textId="77777777" w:rsidR="00C761FB" w:rsidRPr="00CC6009" w:rsidRDefault="00C761FB" w:rsidP="00791471">
      <w:pPr>
        <w:spacing w:after="0" w:line="240" w:lineRule="auto"/>
      </w:pPr>
      <w:r w:rsidRPr="00CC6009">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altName w:val="Arial"/>
    <w:panose1 w:val="02020603050405020304"/>
    <w:charset w:val="00"/>
    <w:family w:val="roman"/>
    <w:pitch w:val="variable"/>
    <w:sig w:usb0="00000000"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084138999"/>
      <w:docPartObj>
        <w:docPartGallery w:val="Page Numbers (Bottom of Page)"/>
        <w:docPartUnique/>
      </w:docPartObj>
    </w:sdtPr>
    <w:sdtEndPr>
      <w:rPr>
        <w:rStyle w:val="PageNumber"/>
      </w:rPr>
    </w:sdtEndPr>
    <w:sdtContent>
      <w:p w14:paraId="292EB357" w14:textId="242655D6" w:rsidR="00703297" w:rsidRPr="00CC6009" w:rsidRDefault="00703297" w:rsidP="00703297">
        <w:pPr>
          <w:pStyle w:val="Footer"/>
          <w:framePr w:wrap="none" w:vAnchor="text" w:hAnchor="margin" w:xAlign="center" w:y="1"/>
          <w:rPr>
            <w:rStyle w:val="PageNumber"/>
          </w:rPr>
        </w:pPr>
        <w:r w:rsidRPr="00CC6009">
          <w:rPr>
            <w:rStyle w:val="PageNumber"/>
          </w:rPr>
          <w:fldChar w:fldCharType="begin"/>
        </w:r>
        <w:r w:rsidRPr="00CC6009">
          <w:rPr>
            <w:rStyle w:val="PageNumber"/>
          </w:rPr>
          <w:instrText xml:space="preserve"> PAGE </w:instrText>
        </w:r>
        <w:r w:rsidRPr="00CC6009">
          <w:rPr>
            <w:rStyle w:val="PageNumber"/>
          </w:rPr>
          <w:fldChar w:fldCharType="end"/>
        </w:r>
      </w:p>
    </w:sdtContent>
  </w:sdt>
  <w:p w14:paraId="1E2B51F0" w14:textId="77777777" w:rsidR="00703297" w:rsidRPr="00CC6009" w:rsidRDefault="0070329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071004911"/>
      <w:docPartObj>
        <w:docPartGallery w:val="Page Numbers (Bottom of Page)"/>
        <w:docPartUnique/>
      </w:docPartObj>
    </w:sdtPr>
    <w:sdtEndPr>
      <w:rPr>
        <w:rStyle w:val="PageNumber"/>
      </w:rPr>
    </w:sdtEndPr>
    <w:sdtContent>
      <w:p w14:paraId="35A2ACBD" w14:textId="34FEF197" w:rsidR="00703297" w:rsidRPr="00CC6009" w:rsidRDefault="00703297" w:rsidP="00703297">
        <w:pPr>
          <w:pStyle w:val="Footer"/>
          <w:framePr w:wrap="none" w:vAnchor="text" w:hAnchor="margin" w:xAlign="center" w:y="1"/>
          <w:rPr>
            <w:rStyle w:val="PageNumber"/>
          </w:rPr>
        </w:pPr>
        <w:r w:rsidRPr="00CC6009">
          <w:rPr>
            <w:rStyle w:val="PageNumber"/>
          </w:rPr>
          <w:fldChar w:fldCharType="begin"/>
        </w:r>
        <w:r w:rsidRPr="00CC6009">
          <w:rPr>
            <w:rStyle w:val="PageNumber"/>
          </w:rPr>
          <w:instrText xml:space="preserve"> PAGE </w:instrText>
        </w:r>
        <w:r w:rsidRPr="00CC6009">
          <w:rPr>
            <w:rStyle w:val="PageNumber"/>
          </w:rPr>
          <w:fldChar w:fldCharType="separate"/>
        </w:r>
        <w:r w:rsidR="0025137D">
          <w:rPr>
            <w:rStyle w:val="PageNumber"/>
            <w:noProof/>
          </w:rPr>
          <w:t>59</w:t>
        </w:r>
        <w:r w:rsidRPr="00CC6009">
          <w:rPr>
            <w:rStyle w:val="PageNumber"/>
          </w:rPr>
          <w:fldChar w:fldCharType="end"/>
        </w:r>
      </w:p>
    </w:sdtContent>
  </w:sdt>
  <w:p w14:paraId="4EE5662C" w14:textId="77777777" w:rsidR="00703297" w:rsidRPr="00CC6009" w:rsidRDefault="0070329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B5B690" w14:textId="77777777" w:rsidR="00C761FB" w:rsidRPr="00CC6009" w:rsidRDefault="00C761FB" w:rsidP="00791471">
      <w:pPr>
        <w:spacing w:after="0" w:line="240" w:lineRule="auto"/>
      </w:pPr>
      <w:r w:rsidRPr="00CC6009">
        <w:separator/>
      </w:r>
    </w:p>
  </w:footnote>
  <w:footnote w:type="continuationSeparator" w:id="0">
    <w:p w14:paraId="67C487E8" w14:textId="77777777" w:rsidR="00C761FB" w:rsidRPr="00CC6009" w:rsidRDefault="00C761FB" w:rsidP="00791471">
      <w:pPr>
        <w:spacing w:after="0" w:line="240" w:lineRule="auto"/>
      </w:pPr>
      <w:r w:rsidRPr="00CC6009">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46A70"/>
    <w:multiLevelType w:val="hybridMultilevel"/>
    <w:tmpl w:val="16F868FC"/>
    <w:lvl w:ilvl="0" w:tplc="04090001">
      <w:start w:val="1"/>
      <w:numFmt w:val="bullet"/>
      <w:lvlText w:val=""/>
      <w:lvlJc w:val="left"/>
      <w:pPr>
        <w:ind w:left="785"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EF4EF2"/>
    <w:multiLevelType w:val="hybridMultilevel"/>
    <w:tmpl w:val="B30425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5E11947"/>
    <w:multiLevelType w:val="multilevel"/>
    <w:tmpl w:val="3650F846"/>
    <w:lvl w:ilvl="0">
      <w:start w:val="1"/>
      <w:numFmt w:val="decimal"/>
      <w:lvlText w:val="%1."/>
      <w:lvlJc w:val="left"/>
      <w:pPr>
        <w:ind w:left="360" w:hanging="360"/>
      </w:pPr>
    </w:lvl>
    <w:lvl w:ilvl="1">
      <w:start w:val="3"/>
      <w:numFmt w:val="decimal"/>
      <w:isLgl/>
      <w:lvlText w:val="%1.%2"/>
      <w:lvlJc w:val="left"/>
      <w:pPr>
        <w:ind w:left="844" w:hanging="844"/>
      </w:pPr>
      <w:rPr>
        <w:rFonts w:hint="default"/>
      </w:rPr>
    </w:lvl>
    <w:lvl w:ilvl="2">
      <w:start w:val="1"/>
      <w:numFmt w:val="decimal"/>
      <w:isLgl/>
      <w:lvlText w:val="%1.%2.%3"/>
      <w:lvlJc w:val="left"/>
      <w:pPr>
        <w:ind w:left="844" w:hanging="844"/>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3" w15:restartNumberingAfterBreak="0">
    <w:nsid w:val="1C7271C2"/>
    <w:multiLevelType w:val="hybridMultilevel"/>
    <w:tmpl w:val="CEE6E8A0"/>
    <w:lvl w:ilvl="0" w:tplc="AA981038">
      <w:start w:val="24"/>
      <w:numFmt w:val="bullet"/>
      <w:lvlText w:val="-"/>
      <w:lvlJc w:val="left"/>
      <w:pPr>
        <w:ind w:left="720" w:hanging="360"/>
      </w:pPr>
      <w:rPr>
        <w:rFonts w:ascii="Arial" w:eastAsia="Calibr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DA57DB2"/>
    <w:multiLevelType w:val="hybridMultilevel"/>
    <w:tmpl w:val="F698CE9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5" w15:restartNumberingAfterBreak="0">
    <w:nsid w:val="1EFE2C6D"/>
    <w:multiLevelType w:val="multilevel"/>
    <w:tmpl w:val="FFFFFFFF"/>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F0256D1"/>
    <w:multiLevelType w:val="hybridMultilevel"/>
    <w:tmpl w:val="83EC8D94"/>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7" w15:restartNumberingAfterBreak="0">
    <w:nsid w:val="25420504"/>
    <w:multiLevelType w:val="hybridMultilevel"/>
    <w:tmpl w:val="BBF8AF3C"/>
    <w:lvl w:ilvl="0" w:tplc="04090001">
      <w:start w:val="1"/>
      <w:numFmt w:val="bullet"/>
      <w:lvlText w:val=""/>
      <w:lvlJc w:val="left"/>
      <w:pPr>
        <w:ind w:left="360" w:hanging="360"/>
      </w:pPr>
      <w:rPr>
        <w:rFonts w:ascii="Symbol" w:hAnsi="Symbol"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8" w15:restartNumberingAfterBreak="0">
    <w:nsid w:val="2EF80DED"/>
    <w:multiLevelType w:val="hybridMultilevel"/>
    <w:tmpl w:val="6D107372"/>
    <w:lvl w:ilvl="0" w:tplc="AA981038">
      <w:start w:val="24"/>
      <w:numFmt w:val="bullet"/>
      <w:lvlText w:val="-"/>
      <w:lvlJc w:val="left"/>
      <w:pPr>
        <w:ind w:left="793" w:hanging="360"/>
      </w:pPr>
      <w:rPr>
        <w:rFonts w:ascii="Arial" w:eastAsia="Calibri" w:hAnsi="Arial" w:cs="Arial" w:hint="default"/>
      </w:rPr>
    </w:lvl>
    <w:lvl w:ilvl="1" w:tplc="04090003" w:tentative="1">
      <w:start w:val="1"/>
      <w:numFmt w:val="bullet"/>
      <w:lvlText w:val="o"/>
      <w:lvlJc w:val="left"/>
      <w:pPr>
        <w:ind w:left="1513" w:hanging="360"/>
      </w:pPr>
      <w:rPr>
        <w:rFonts w:ascii="Courier New" w:hAnsi="Courier New" w:cs="Courier New" w:hint="default"/>
      </w:rPr>
    </w:lvl>
    <w:lvl w:ilvl="2" w:tplc="04090005" w:tentative="1">
      <w:start w:val="1"/>
      <w:numFmt w:val="bullet"/>
      <w:lvlText w:val=""/>
      <w:lvlJc w:val="left"/>
      <w:pPr>
        <w:ind w:left="2233" w:hanging="360"/>
      </w:pPr>
      <w:rPr>
        <w:rFonts w:ascii="Wingdings" w:hAnsi="Wingdings" w:hint="default"/>
      </w:rPr>
    </w:lvl>
    <w:lvl w:ilvl="3" w:tplc="04090001" w:tentative="1">
      <w:start w:val="1"/>
      <w:numFmt w:val="bullet"/>
      <w:lvlText w:val=""/>
      <w:lvlJc w:val="left"/>
      <w:pPr>
        <w:ind w:left="2953" w:hanging="360"/>
      </w:pPr>
      <w:rPr>
        <w:rFonts w:ascii="Symbol" w:hAnsi="Symbol" w:hint="default"/>
      </w:rPr>
    </w:lvl>
    <w:lvl w:ilvl="4" w:tplc="04090003" w:tentative="1">
      <w:start w:val="1"/>
      <w:numFmt w:val="bullet"/>
      <w:lvlText w:val="o"/>
      <w:lvlJc w:val="left"/>
      <w:pPr>
        <w:ind w:left="3673" w:hanging="360"/>
      </w:pPr>
      <w:rPr>
        <w:rFonts w:ascii="Courier New" w:hAnsi="Courier New" w:cs="Courier New" w:hint="default"/>
      </w:rPr>
    </w:lvl>
    <w:lvl w:ilvl="5" w:tplc="04090005" w:tentative="1">
      <w:start w:val="1"/>
      <w:numFmt w:val="bullet"/>
      <w:lvlText w:val=""/>
      <w:lvlJc w:val="left"/>
      <w:pPr>
        <w:ind w:left="4393" w:hanging="360"/>
      </w:pPr>
      <w:rPr>
        <w:rFonts w:ascii="Wingdings" w:hAnsi="Wingdings" w:hint="default"/>
      </w:rPr>
    </w:lvl>
    <w:lvl w:ilvl="6" w:tplc="04090001" w:tentative="1">
      <w:start w:val="1"/>
      <w:numFmt w:val="bullet"/>
      <w:lvlText w:val=""/>
      <w:lvlJc w:val="left"/>
      <w:pPr>
        <w:ind w:left="5113" w:hanging="360"/>
      </w:pPr>
      <w:rPr>
        <w:rFonts w:ascii="Symbol" w:hAnsi="Symbol" w:hint="default"/>
      </w:rPr>
    </w:lvl>
    <w:lvl w:ilvl="7" w:tplc="04090003" w:tentative="1">
      <w:start w:val="1"/>
      <w:numFmt w:val="bullet"/>
      <w:lvlText w:val="o"/>
      <w:lvlJc w:val="left"/>
      <w:pPr>
        <w:ind w:left="5833" w:hanging="360"/>
      </w:pPr>
      <w:rPr>
        <w:rFonts w:ascii="Courier New" w:hAnsi="Courier New" w:cs="Courier New" w:hint="default"/>
      </w:rPr>
    </w:lvl>
    <w:lvl w:ilvl="8" w:tplc="04090005" w:tentative="1">
      <w:start w:val="1"/>
      <w:numFmt w:val="bullet"/>
      <w:lvlText w:val=""/>
      <w:lvlJc w:val="left"/>
      <w:pPr>
        <w:ind w:left="6553" w:hanging="360"/>
      </w:pPr>
      <w:rPr>
        <w:rFonts w:ascii="Wingdings" w:hAnsi="Wingdings" w:hint="default"/>
      </w:rPr>
    </w:lvl>
  </w:abstractNum>
  <w:abstractNum w:abstractNumId="9" w15:restartNumberingAfterBreak="0">
    <w:nsid w:val="378C28EB"/>
    <w:multiLevelType w:val="multilevel"/>
    <w:tmpl w:val="FFFFFFFF"/>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B0C69D9"/>
    <w:multiLevelType w:val="hybridMultilevel"/>
    <w:tmpl w:val="633445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DD54CCF"/>
    <w:multiLevelType w:val="hybridMultilevel"/>
    <w:tmpl w:val="B156E2E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42626CB4"/>
    <w:multiLevelType w:val="hybridMultilevel"/>
    <w:tmpl w:val="6FD81800"/>
    <w:lvl w:ilvl="0" w:tplc="AA981038">
      <w:start w:val="24"/>
      <w:numFmt w:val="bullet"/>
      <w:lvlText w:val="-"/>
      <w:lvlJc w:val="left"/>
      <w:pPr>
        <w:ind w:left="1080" w:hanging="360"/>
      </w:pPr>
      <w:rPr>
        <w:rFonts w:ascii="Arial" w:eastAsia="Calibri"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4B52485D"/>
    <w:multiLevelType w:val="hybridMultilevel"/>
    <w:tmpl w:val="B5C039E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509657AD"/>
    <w:multiLevelType w:val="hybridMultilevel"/>
    <w:tmpl w:val="A99A27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5" w15:restartNumberingAfterBreak="0">
    <w:nsid w:val="51E76203"/>
    <w:multiLevelType w:val="hybridMultilevel"/>
    <w:tmpl w:val="B4C683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51726C4"/>
    <w:multiLevelType w:val="hybridMultilevel"/>
    <w:tmpl w:val="05B8B3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6EA07EB"/>
    <w:multiLevelType w:val="hybridMultilevel"/>
    <w:tmpl w:val="CB4471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8271F21"/>
    <w:multiLevelType w:val="hybridMultilevel"/>
    <w:tmpl w:val="F38E2C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8447258"/>
    <w:multiLevelType w:val="hybridMultilevel"/>
    <w:tmpl w:val="E850D7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8030ECB"/>
    <w:multiLevelType w:val="hybridMultilevel"/>
    <w:tmpl w:val="82209AE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6A7F6A55"/>
    <w:multiLevelType w:val="multilevel"/>
    <w:tmpl w:val="420E63AC"/>
    <w:lvl w:ilvl="0">
      <w:start w:val="1"/>
      <w:numFmt w:val="decimal"/>
      <w:lvlText w:val="%1."/>
      <w:lvlJc w:val="left"/>
      <w:pPr>
        <w:ind w:left="1440" w:hanging="360"/>
      </w:pPr>
    </w:lvl>
    <w:lvl w:ilvl="1">
      <w:start w:val="1"/>
      <w:numFmt w:val="decimal"/>
      <w:isLgl/>
      <w:lvlText w:val="%1.%2"/>
      <w:lvlJc w:val="left"/>
      <w:pPr>
        <w:ind w:left="180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44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880" w:hanging="180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3240" w:hanging="2160"/>
      </w:pPr>
      <w:rPr>
        <w:rFonts w:hint="default"/>
      </w:rPr>
    </w:lvl>
  </w:abstractNum>
  <w:abstractNum w:abstractNumId="22" w15:restartNumberingAfterBreak="0">
    <w:nsid w:val="6F2C3A83"/>
    <w:multiLevelType w:val="hybridMultilevel"/>
    <w:tmpl w:val="EF6824B8"/>
    <w:lvl w:ilvl="0" w:tplc="AA981038">
      <w:start w:val="24"/>
      <w:numFmt w:val="bullet"/>
      <w:lvlText w:val="-"/>
      <w:lvlJc w:val="left"/>
      <w:pPr>
        <w:ind w:left="866" w:hanging="360"/>
      </w:pPr>
      <w:rPr>
        <w:rFonts w:ascii="Arial" w:eastAsia="Calibri" w:hAnsi="Arial" w:cs="Arial" w:hint="default"/>
      </w:rPr>
    </w:lvl>
    <w:lvl w:ilvl="1" w:tplc="04090003" w:tentative="1">
      <w:start w:val="1"/>
      <w:numFmt w:val="bullet"/>
      <w:lvlText w:val="o"/>
      <w:lvlJc w:val="left"/>
      <w:pPr>
        <w:ind w:left="1586" w:hanging="360"/>
      </w:pPr>
      <w:rPr>
        <w:rFonts w:ascii="Courier New" w:hAnsi="Courier New" w:cs="Courier New" w:hint="default"/>
      </w:rPr>
    </w:lvl>
    <w:lvl w:ilvl="2" w:tplc="04090005" w:tentative="1">
      <w:start w:val="1"/>
      <w:numFmt w:val="bullet"/>
      <w:lvlText w:val=""/>
      <w:lvlJc w:val="left"/>
      <w:pPr>
        <w:ind w:left="2306" w:hanging="360"/>
      </w:pPr>
      <w:rPr>
        <w:rFonts w:ascii="Wingdings" w:hAnsi="Wingdings" w:hint="default"/>
      </w:rPr>
    </w:lvl>
    <w:lvl w:ilvl="3" w:tplc="04090001" w:tentative="1">
      <w:start w:val="1"/>
      <w:numFmt w:val="bullet"/>
      <w:lvlText w:val=""/>
      <w:lvlJc w:val="left"/>
      <w:pPr>
        <w:ind w:left="3026" w:hanging="360"/>
      </w:pPr>
      <w:rPr>
        <w:rFonts w:ascii="Symbol" w:hAnsi="Symbol" w:hint="default"/>
      </w:rPr>
    </w:lvl>
    <w:lvl w:ilvl="4" w:tplc="04090003" w:tentative="1">
      <w:start w:val="1"/>
      <w:numFmt w:val="bullet"/>
      <w:lvlText w:val="o"/>
      <w:lvlJc w:val="left"/>
      <w:pPr>
        <w:ind w:left="3746" w:hanging="360"/>
      </w:pPr>
      <w:rPr>
        <w:rFonts w:ascii="Courier New" w:hAnsi="Courier New" w:cs="Courier New" w:hint="default"/>
      </w:rPr>
    </w:lvl>
    <w:lvl w:ilvl="5" w:tplc="04090005" w:tentative="1">
      <w:start w:val="1"/>
      <w:numFmt w:val="bullet"/>
      <w:lvlText w:val=""/>
      <w:lvlJc w:val="left"/>
      <w:pPr>
        <w:ind w:left="4466" w:hanging="360"/>
      </w:pPr>
      <w:rPr>
        <w:rFonts w:ascii="Wingdings" w:hAnsi="Wingdings" w:hint="default"/>
      </w:rPr>
    </w:lvl>
    <w:lvl w:ilvl="6" w:tplc="04090001" w:tentative="1">
      <w:start w:val="1"/>
      <w:numFmt w:val="bullet"/>
      <w:lvlText w:val=""/>
      <w:lvlJc w:val="left"/>
      <w:pPr>
        <w:ind w:left="5186" w:hanging="360"/>
      </w:pPr>
      <w:rPr>
        <w:rFonts w:ascii="Symbol" w:hAnsi="Symbol" w:hint="default"/>
      </w:rPr>
    </w:lvl>
    <w:lvl w:ilvl="7" w:tplc="04090003" w:tentative="1">
      <w:start w:val="1"/>
      <w:numFmt w:val="bullet"/>
      <w:lvlText w:val="o"/>
      <w:lvlJc w:val="left"/>
      <w:pPr>
        <w:ind w:left="5906" w:hanging="360"/>
      </w:pPr>
      <w:rPr>
        <w:rFonts w:ascii="Courier New" w:hAnsi="Courier New" w:cs="Courier New" w:hint="default"/>
      </w:rPr>
    </w:lvl>
    <w:lvl w:ilvl="8" w:tplc="04090005" w:tentative="1">
      <w:start w:val="1"/>
      <w:numFmt w:val="bullet"/>
      <w:lvlText w:val=""/>
      <w:lvlJc w:val="left"/>
      <w:pPr>
        <w:ind w:left="6626" w:hanging="360"/>
      </w:pPr>
      <w:rPr>
        <w:rFonts w:ascii="Wingdings" w:hAnsi="Wingdings" w:hint="default"/>
      </w:rPr>
    </w:lvl>
  </w:abstractNum>
  <w:abstractNum w:abstractNumId="23" w15:restartNumberingAfterBreak="0">
    <w:nsid w:val="76253A19"/>
    <w:multiLevelType w:val="hybridMultilevel"/>
    <w:tmpl w:val="9FA8847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7F2E4F6F"/>
    <w:multiLevelType w:val="hybridMultilevel"/>
    <w:tmpl w:val="339898C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5"/>
  </w:num>
  <w:num w:numId="2">
    <w:abstractNumId w:val="17"/>
  </w:num>
  <w:num w:numId="3">
    <w:abstractNumId w:val="13"/>
  </w:num>
  <w:num w:numId="4">
    <w:abstractNumId w:val="11"/>
  </w:num>
  <w:num w:numId="5">
    <w:abstractNumId w:val="23"/>
  </w:num>
  <w:num w:numId="6">
    <w:abstractNumId w:val="9"/>
  </w:num>
  <w:num w:numId="7">
    <w:abstractNumId w:val="4"/>
  </w:num>
  <w:num w:numId="8">
    <w:abstractNumId w:val="21"/>
  </w:num>
  <w:num w:numId="9">
    <w:abstractNumId w:val="2"/>
  </w:num>
  <w:num w:numId="10">
    <w:abstractNumId w:val="20"/>
  </w:num>
  <w:num w:numId="11">
    <w:abstractNumId w:val="15"/>
  </w:num>
  <w:num w:numId="12">
    <w:abstractNumId w:val="16"/>
  </w:num>
  <w:num w:numId="13">
    <w:abstractNumId w:val="10"/>
  </w:num>
  <w:num w:numId="14">
    <w:abstractNumId w:val="24"/>
  </w:num>
  <w:num w:numId="15">
    <w:abstractNumId w:val="7"/>
  </w:num>
  <w:num w:numId="16">
    <w:abstractNumId w:val="12"/>
  </w:num>
  <w:num w:numId="17">
    <w:abstractNumId w:val="14"/>
  </w:num>
  <w:num w:numId="18">
    <w:abstractNumId w:val="1"/>
  </w:num>
  <w:num w:numId="19">
    <w:abstractNumId w:val="3"/>
  </w:num>
  <w:num w:numId="20">
    <w:abstractNumId w:val="0"/>
  </w:num>
  <w:num w:numId="21">
    <w:abstractNumId w:val="22"/>
  </w:num>
  <w:num w:numId="22">
    <w:abstractNumId w:val="18"/>
  </w:num>
  <w:num w:numId="23">
    <w:abstractNumId w:val="8"/>
  </w:num>
  <w:num w:numId="24">
    <w:abstractNumId w:val="6"/>
  </w:num>
  <w:num w:numId="25">
    <w:abstractNumId w:val="19"/>
  </w:num>
  <w:num w:numId="26">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dnan Sherif">
    <w15:presenceInfo w15:providerId="Windows Live" w15:userId="e0cf6b50f047882e"/>
  </w15:person>
  <w15:person w15:author="Adnan Sherif [2]">
    <w15:presenceInfo w15:providerId="AD" w15:userId="S::adnan.sherif@uot.edu.ly::3d340580-6530-4dff-b8bf-c010861caf5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32"/>
  <w:proofState w:grammar="clean"/>
  <w:trackRevisions/>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F2EE7"/>
    <w:rsid w:val="000014F9"/>
    <w:rsid w:val="00006924"/>
    <w:rsid w:val="00007CD3"/>
    <w:rsid w:val="0001090B"/>
    <w:rsid w:val="00011980"/>
    <w:rsid w:val="00011B01"/>
    <w:rsid w:val="00014A9E"/>
    <w:rsid w:val="000150E3"/>
    <w:rsid w:val="00017400"/>
    <w:rsid w:val="00017E52"/>
    <w:rsid w:val="00024855"/>
    <w:rsid w:val="000271C9"/>
    <w:rsid w:val="00027391"/>
    <w:rsid w:val="00033769"/>
    <w:rsid w:val="00034EC7"/>
    <w:rsid w:val="00036C1B"/>
    <w:rsid w:val="00040D3C"/>
    <w:rsid w:val="0004142C"/>
    <w:rsid w:val="000414DD"/>
    <w:rsid w:val="000428D5"/>
    <w:rsid w:val="00042C92"/>
    <w:rsid w:val="00043ABD"/>
    <w:rsid w:val="00044CE8"/>
    <w:rsid w:val="000450DE"/>
    <w:rsid w:val="00060CCD"/>
    <w:rsid w:val="000705C9"/>
    <w:rsid w:val="000705CC"/>
    <w:rsid w:val="000708D9"/>
    <w:rsid w:val="00070A9D"/>
    <w:rsid w:val="000715CC"/>
    <w:rsid w:val="00074CAA"/>
    <w:rsid w:val="00075548"/>
    <w:rsid w:val="000808DD"/>
    <w:rsid w:val="00084930"/>
    <w:rsid w:val="00086DD4"/>
    <w:rsid w:val="0009135B"/>
    <w:rsid w:val="00091DFB"/>
    <w:rsid w:val="00091EAF"/>
    <w:rsid w:val="000934AE"/>
    <w:rsid w:val="000944BE"/>
    <w:rsid w:val="000A06A8"/>
    <w:rsid w:val="000A42E5"/>
    <w:rsid w:val="000A50C5"/>
    <w:rsid w:val="000A7BB1"/>
    <w:rsid w:val="000B004A"/>
    <w:rsid w:val="000B0BFC"/>
    <w:rsid w:val="000B2392"/>
    <w:rsid w:val="000B3D24"/>
    <w:rsid w:val="000B63A8"/>
    <w:rsid w:val="000C2EAB"/>
    <w:rsid w:val="000C48CC"/>
    <w:rsid w:val="000C48D5"/>
    <w:rsid w:val="000C5793"/>
    <w:rsid w:val="000C7E34"/>
    <w:rsid w:val="000D09CB"/>
    <w:rsid w:val="000D0F89"/>
    <w:rsid w:val="000D6F71"/>
    <w:rsid w:val="000D7615"/>
    <w:rsid w:val="000E3A56"/>
    <w:rsid w:val="000E48E7"/>
    <w:rsid w:val="000E4C4E"/>
    <w:rsid w:val="000E4F83"/>
    <w:rsid w:val="000E69D3"/>
    <w:rsid w:val="000F164F"/>
    <w:rsid w:val="0010010D"/>
    <w:rsid w:val="0010194A"/>
    <w:rsid w:val="001056F3"/>
    <w:rsid w:val="00106A60"/>
    <w:rsid w:val="00111427"/>
    <w:rsid w:val="001130FF"/>
    <w:rsid w:val="001140E5"/>
    <w:rsid w:val="00114434"/>
    <w:rsid w:val="00114883"/>
    <w:rsid w:val="00116FBE"/>
    <w:rsid w:val="001170B7"/>
    <w:rsid w:val="001175FF"/>
    <w:rsid w:val="001205A2"/>
    <w:rsid w:val="001212E4"/>
    <w:rsid w:val="0012133E"/>
    <w:rsid w:val="00125B4F"/>
    <w:rsid w:val="0013263C"/>
    <w:rsid w:val="00134588"/>
    <w:rsid w:val="0013770B"/>
    <w:rsid w:val="00140C2E"/>
    <w:rsid w:val="0014152A"/>
    <w:rsid w:val="00142F9D"/>
    <w:rsid w:val="00147746"/>
    <w:rsid w:val="00150244"/>
    <w:rsid w:val="0015263C"/>
    <w:rsid w:val="00154171"/>
    <w:rsid w:val="0015434A"/>
    <w:rsid w:val="0015485B"/>
    <w:rsid w:val="00156B00"/>
    <w:rsid w:val="001602D0"/>
    <w:rsid w:val="00160515"/>
    <w:rsid w:val="001610DD"/>
    <w:rsid w:val="00164934"/>
    <w:rsid w:val="001657F9"/>
    <w:rsid w:val="00166EFB"/>
    <w:rsid w:val="00171C6A"/>
    <w:rsid w:val="00173278"/>
    <w:rsid w:val="00180D53"/>
    <w:rsid w:val="00184DC0"/>
    <w:rsid w:val="00187440"/>
    <w:rsid w:val="00187EF4"/>
    <w:rsid w:val="00192B1B"/>
    <w:rsid w:val="00192EF5"/>
    <w:rsid w:val="001954B1"/>
    <w:rsid w:val="00195578"/>
    <w:rsid w:val="001A1DAE"/>
    <w:rsid w:val="001A28FA"/>
    <w:rsid w:val="001A2C97"/>
    <w:rsid w:val="001A443D"/>
    <w:rsid w:val="001A48C5"/>
    <w:rsid w:val="001A507E"/>
    <w:rsid w:val="001A53E3"/>
    <w:rsid w:val="001A7773"/>
    <w:rsid w:val="001A7E95"/>
    <w:rsid w:val="001B010A"/>
    <w:rsid w:val="001B0808"/>
    <w:rsid w:val="001B20BB"/>
    <w:rsid w:val="001B72F2"/>
    <w:rsid w:val="001C1A0E"/>
    <w:rsid w:val="001C2A29"/>
    <w:rsid w:val="001C3E57"/>
    <w:rsid w:val="001C4E05"/>
    <w:rsid w:val="001C5AA7"/>
    <w:rsid w:val="001C5BCA"/>
    <w:rsid w:val="001C5E92"/>
    <w:rsid w:val="001D06EA"/>
    <w:rsid w:val="001D31FA"/>
    <w:rsid w:val="001D3E56"/>
    <w:rsid w:val="001D4009"/>
    <w:rsid w:val="001D72EA"/>
    <w:rsid w:val="001D7F3F"/>
    <w:rsid w:val="001E4027"/>
    <w:rsid w:val="001E705C"/>
    <w:rsid w:val="001F0444"/>
    <w:rsid w:val="001F0B72"/>
    <w:rsid w:val="001F15A0"/>
    <w:rsid w:val="001F2745"/>
    <w:rsid w:val="001F30C9"/>
    <w:rsid w:val="001F3308"/>
    <w:rsid w:val="001F504A"/>
    <w:rsid w:val="00203CDC"/>
    <w:rsid w:val="00203D35"/>
    <w:rsid w:val="00204353"/>
    <w:rsid w:val="00204416"/>
    <w:rsid w:val="00205ED2"/>
    <w:rsid w:val="00206041"/>
    <w:rsid w:val="00210570"/>
    <w:rsid w:val="00211D8B"/>
    <w:rsid w:val="00222C65"/>
    <w:rsid w:val="002230CD"/>
    <w:rsid w:val="0022439F"/>
    <w:rsid w:val="002264ED"/>
    <w:rsid w:val="0022783A"/>
    <w:rsid w:val="00231F99"/>
    <w:rsid w:val="0023780D"/>
    <w:rsid w:val="00242F66"/>
    <w:rsid w:val="00243402"/>
    <w:rsid w:val="00243A0E"/>
    <w:rsid w:val="00245259"/>
    <w:rsid w:val="002460CA"/>
    <w:rsid w:val="002471EE"/>
    <w:rsid w:val="00250E9A"/>
    <w:rsid w:val="0025137D"/>
    <w:rsid w:val="002525B0"/>
    <w:rsid w:val="0025281D"/>
    <w:rsid w:val="00252A1B"/>
    <w:rsid w:val="002570CA"/>
    <w:rsid w:val="00261E6C"/>
    <w:rsid w:val="00262560"/>
    <w:rsid w:val="00267060"/>
    <w:rsid w:val="00270584"/>
    <w:rsid w:val="00270A19"/>
    <w:rsid w:val="00270CC2"/>
    <w:rsid w:val="00271134"/>
    <w:rsid w:val="00272D88"/>
    <w:rsid w:val="0027305F"/>
    <w:rsid w:val="0027309E"/>
    <w:rsid w:val="00273A10"/>
    <w:rsid w:val="00274683"/>
    <w:rsid w:val="00274E67"/>
    <w:rsid w:val="00274F38"/>
    <w:rsid w:val="00274F5A"/>
    <w:rsid w:val="00275A96"/>
    <w:rsid w:val="00276072"/>
    <w:rsid w:val="00280546"/>
    <w:rsid w:val="0028079A"/>
    <w:rsid w:val="002824E2"/>
    <w:rsid w:val="00282B0E"/>
    <w:rsid w:val="00284884"/>
    <w:rsid w:val="002900EE"/>
    <w:rsid w:val="002907E3"/>
    <w:rsid w:val="00290E32"/>
    <w:rsid w:val="00292348"/>
    <w:rsid w:val="00296A2E"/>
    <w:rsid w:val="00296D97"/>
    <w:rsid w:val="002A271E"/>
    <w:rsid w:val="002A277F"/>
    <w:rsid w:val="002A648C"/>
    <w:rsid w:val="002A6883"/>
    <w:rsid w:val="002B0AF4"/>
    <w:rsid w:val="002B1AB3"/>
    <w:rsid w:val="002B39CD"/>
    <w:rsid w:val="002B45FE"/>
    <w:rsid w:val="002B5285"/>
    <w:rsid w:val="002B6DC8"/>
    <w:rsid w:val="002B7A60"/>
    <w:rsid w:val="002C1220"/>
    <w:rsid w:val="002C1769"/>
    <w:rsid w:val="002C2796"/>
    <w:rsid w:val="002C2FD3"/>
    <w:rsid w:val="002C4936"/>
    <w:rsid w:val="002C6436"/>
    <w:rsid w:val="002C66B4"/>
    <w:rsid w:val="002C6F77"/>
    <w:rsid w:val="002C775B"/>
    <w:rsid w:val="002C7AE2"/>
    <w:rsid w:val="002D0000"/>
    <w:rsid w:val="002D2506"/>
    <w:rsid w:val="002D2F62"/>
    <w:rsid w:val="002D4782"/>
    <w:rsid w:val="002D6388"/>
    <w:rsid w:val="002E1CFC"/>
    <w:rsid w:val="002E2CF9"/>
    <w:rsid w:val="002E6E88"/>
    <w:rsid w:val="002F113B"/>
    <w:rsid w:val="002F54D0"/>
    <w:rsid w:val="002F5F37"/>
    <w:rsid w:val="002F5FD5"/>
    <w:rsid w:val="002F658F"/>
    <w:rsid w:val="00301045"/>
    <w:rsid w:val="00302589"/>
    <w:rsid w:val="00302ADC"/>
    <w:rsid w:val="003031FD"/>
    <w:rsid w:val="003032E0"/>
    <w:rsid w:val="00304B13"/>
    <w:rsid w:val="00306C6A"/>
    <w:rsid w:val="00311973"/>
    <w:rsid w:val="0031238C"/>
    <w:rsid w:val="00312D72"/>
    <w:rsid w:val="00314EC6"/>
    <w:rsid w:val="00315DBE"/>
    <w:rsid w:val="0033008F"/>
    <w:rsid w:val="003335B5"/>
    <w:rsid w:val="003339D0"/>
    <w:rsid w:val="00334C8F"/>
    <w:rsid w:val="00335B56"/>
    <w:rsid w:val="00335D73"/>
    <w:rsid w:val="00336D2F"/>
    <w:rsid w:val="003405EE"/>
    <w:rsid w:val="00340740"/>
    <w:rsid w:val="00340A20"/>
    <w:rsid w:val="00340A42"/>
    <w:rsid w:val="00341A86"/>
    <w:rsid w:val="00342C02"/>
    <w:rsid w:val="00343BD5"/>
    <w:rsid w:val="003530DF"/>
    <w:rsid w:val="00353EC1"/>
    <w:rsid w:val="003615BC"/>
    <w:rsid w:val="00363EE6"/>
    <w:rsid w:val="00367EE9"/>
    <w:rsid w:val="003718DF"/>
    <w:rsid w:val="00371B8E"/>
    <w:rsid w:val="00372F25"/>
    <w:rsid w:val="003736D8"/>
    <w:rsid w:val="00374677"/>
    <w:rsid w:val="0037583E"/>
    <w:rsid w:val="00375C81"/>
    <w:rsid w:val="003761B3"/>
    <w:rsid w:val="00376463"/>
    <w:rsid w:val="00376788"/>
    <w:rsid w:val="00381A52"/>
    <w:rsid w:val="003838D2"/>
    <w:rsid w:val="00385475"/>
    <w:rsid w:val="00386029"/>
    <w:rsid w:val="003902BA"/>
    <w:rsid w:val="00395999"/>
    <w:rsid w:val="003A182B"/>
    <w:rsid w:val="003A220E"/>
    <w:rsid w:val="003A38EF"/>
    <w:rsid w:val="003A39E7"/>
    <w:rsid w:val="003A5153"/>
    <w:rsid w:val="003A5900"/>
    <w:rsid w:val="003B0157"/>
    <w:rsid w:val="003B1378"/>
    <w:rsid w:val="003B1495"/>
    <w:rsid w:val="003B4112"/>
    <w:rsid w:val="003B6448"/>
    <w:rsid w:val="003D0A7F"/>
    <w:rsid w:val="003D0D02"/>
    <w:rsid w:val="003D29F8"/>
    <w:rsid w:val="003D4A02"/>
    <w:rsid w:val="003D4CD8"/>
    <w:rsid w:val="003D524B"/>
    <w:rsid w:val="003D5D43"/>
    <w:rsid w:val="003D7F13"/>
    <w:rsid w:val="003E203E"/>
    <w:rsid w:val="003E385F"/>
    <w:rsid w:val="003E3912"/>
    <w:rsid w:val="003E653A"/>
    <w:rsid w:val="003F066A"/>
    <w:rsid w:val="003F3795"/>
    <w:rsid w:val="00404FE6"/>
    <w:rsid w:val="00405823"/>
    <w:rsid w:val="00407A63"/>
    <w:rsid w:val="00410DF0"/>
    <w:rsid w:val="004120D4"/>
    <w:rsid w:val="0041606A"/>
    <w:rsid w:val="00423933"/>
    <w:rsid w:val="0043075B"/>
    <w:rsid w:val="00431C6F"/>
    <w:rsid w:val="0043228C"/>
    <w:rsid w:val="00432F0E"/>
    <w:rsid w:val="004331B7"/>
    <w:rsid w:val="00435266"/>
    <w:rsid w:val="00435949"/>
    <w:rsid w:val="00435EE0"/>
    <w:rsid w:val="004468A7"/>
    <w:rsid w:val="00446EBD"/>
    <w:rsid w:val="00450221"/>
    <w:rsid w:val="00454623"/>
    <w:rsid w:val="0045631F"/>
    <w:rsid w:val="004563ED"/>
    <w:rsid w:val="0045689A"/>
    <w:rsid w:val="00465214"/>
    <w:rsid w:val="00465AFF"/>
    <w:rsid w:val="00470A23"/>
    <w:rsid w:val="0047282D"/>
    <w:rsid w:val="00477F0E"/>
    <w:rsid w:val="00483219"/>
    <w:rsid w:val="00486689"/>
    <w:rsid w:val="004868B5"/>
    <w:rsid w:val="00487B24"/>
    <w:rsid w:val="00490E8F"/>
    <w:rsid w:val="00491055"/>
    <w:rsid w:val="00492B5A"/>
    <w:rsid w:val="00494E02"/>
    <w:rsid w:val="00495A94"/>
    <w:rsid w:val="00495E36"/>
    <w:rsid w:val="004A2DC0"/>
    <w:rsid w:val="004A2E63"/>
    <w:rsid w:val="004A4CC8"/>
    <w:rsid w:val="004A4E6B"/>
    <w:rsid w:val="004A5205"/>
    <w:rsid w:val="004A54F8"/>
    <w:rsid w:val="004A6187"/>
    <w:rsid w:val="004A75B8"/>
    <w:rsid w:val="004A790A"/>
    <w:rsid w:val="004B0033"/>
    <w:rsid w:val="004B02CB"/>
    <w:rsid w:val="004B0F3A"/>
    <w:rsid w:val="004B3163"/>
    <w:rsid w:val="004B4B03"/>
    <w:rsid w:val="004B613E"/>
    <w:rsid w:val="004C1E5C"/>
    <w:rsid w:val="004C26C0"/>
    <w:rsid w:val="004C69F3"/>
    <w:rsid w:val="004D0C34"/>
    <w:rsid w:val="004D3A36"/>
    <w:rsid w:val="004D65BE"/>
    <w:rsid w:val="004D6DC6"/>
    <w:rsid w:val="004D6ECF"/>
    <w:rsid w:val="004D7377"/>
    <w:rsid w:val="004D7626"/>
    <w:rsid w:val="004E43D1"/>
    <w:rsid w:val="004E55A9"/>
    <w:rsid w:val="004F0260"/>
    <w:rsid w:val="004F15B5"/>
    <w:rsid w:val="004F4E52"/>
    <w:rsid w:val="004F6C96"/>
    <w:rsid w:val="00504714"/>
    <w:rsid w:val="00504DD3"/>
    <w:rsid w:val="0051261F"/>
    <w:rsid w:val="00514414"/>
    <w:rsid w:val="0051581F"/>
    <w:rsid w:val="00515CBC"/>
    <w:rsid w:val="00516947"/>
    <w:rsid w:val="00516D56"/>
    <w:rsid w:val="00520C27"/>
    <w:rsid w:val="00523332"/>
    <w:rsid w:val="00531D7E"/>
    <w:rsid w:val="005333F3"/>
    <w:rsid w:val="005353DC"/>
    <w:rsid w:val="0053560E"/>
    <w:rsid w:val="00535EF4"/>
    <w:rsid w:val="00536267"/>
    <w:rsid w:val="00537470"/>
    <w:rsid w:val="0054008C"/>
    <w:rsid w:val="00540532"/>
    <w:rsid w:val="00541C75"/>
    <w:rsid w:val="00543FDA"/>
    <w:rsid w:val="005442D7"/>
    <w:rsid w:val="00545DE2"/>
    <w:rsid w:val="0055165F"/>
    <w:rsid w:val="005519CB"/>
    <w:rsid w:val="005531EE"/>
    <w:rsid w:val="00555028"/>
    <w:rsid w:val="00557DD7"/>
    <w:rsid w:val="0056132F"/>
    <w:rsid w:val="005631BC"/>
    <w:rsid w:val="005661CA"/>
    <w:rsid w:val="00566988"/>
    <w:rsid w:val="00566E29"/>
    <w:rsid w:val="00567445"/>
    <w:rsid w:val="00567EC5"/>
    <w:rsid w:val="00571935"/>
    <w:rsid w:val="005733CA"/>
    <w:rsid w:val="005733FE"/>
    <w:rsid w:val="0057672E"/>
    <w:rsid w:val="00581859"/>
    <w:rsid w:val="00581EF2"/>
    <w:rsid w:val="00582A46"/>
    <w:rsid w:val="005870DD"/>
    <w:rsid w:val="005906BB"/>
    <w:rsid w:val="00590AC2"/>
    <w:rsid w:val="00590F66"/>
    <w:rsid w:val="005924FA"/>
    <w:rsid w:val="005926EC"/>
    <w:rsid w:val="00594771"/>
    <w:rsid w:val="005947D6"/>
    <w:rsid w:val="0059502E"/>
    <w:rsid w:val="00596625"/>
    <w:rsid w:val="00597792"/>
    <w:rsid w:val="005A0B5B"/>
    <w:rsid w:val="005A4A50"/>
    <w:rsid w:val="005A4F6D"/>
    <w:rsid w:val="005A6AE9"/>
    <w:rsid w:val="005B1810"/>
    <w:rsid w:val="005B1E8C"/>
    <w:rsid w:val="005B2A99"/>
    <w:rsid w:val="005B7F72"/>
    <w:rsid w:val="005C0095"/>
    <w:rsid w:val="005C08DD"/>
    <w:rsid w:val="005C2A84"/>
    <w:rsid w:val="005C42AA"/>
    <w:rsid w:val="005C59DF"/>
    <w:rsid w:val="005C6CA7"/>
    <w:rsid w:val="005C7B09"/>
    <w:rsid w:val="005C7E05"/>
    <w:rsid w:val="005D0644"/>
    <w:rsid w:val="005D1CAF"/>
    <w:rsid w:val="005D4277"/>
    <w:rsid w:val="005D4893"/>
    <w:rsid w:val="005D6905"/>
    <w:rsid w:val="005E179E"/>
    <w:rsid w:val="005E2E2D"/>
    <w:rsid w:val="005E4725"/>
    <w:rsid w:val="005E4C0C"/>
    <w:rsid w:val="005E5849"/>
    <w:rsid w:val="005E6E96"/>
    <w:rsid w:val="005E7F80"/>
    <w:rsid w:val="005F252D"/>
    <w:rsid w:val="005F2572"/>
    <w:rsid w:val="006000D2"/>
    <w:rsid w:val="006054F3"/>
    <w:rsid w:val="0061171A"/>
    <w:rsid w:val="00613500"/>
    <w:rsid w:val="00617B78"/>
    <w:rsid w:val="00621DED"/>
    <w:rsid w:val="00623462"/>
    <w:rsid w:val="00624AD2"/>
    <w:rsid w:val="006266F2"/>
    <w:rsid w:val="00632A5E"/>
    <w:rsid w:val="00632ACB"/>
    <w:rsid w:val="00632FD4"/>
    <w:rsid w:val="00635256"/>
    <w:rsid w:val="00636EFA"/>
    <w:rsid w:val="00640318"/>
    <w:rsid w:val="00641080"/>
    <w:rsid w:val="006420F8"/>
    <w:rsid w:val="00646C10"/>
    <w:rsid w:val="00646D3C"/>
    <w:rsid w:val="00650FD2"/>
    <w:rsid w:val="00650FD8"/>
    <w:rsid w:val="00650FF0"/>
    <w:rsid w:val="006531DE"/>
    <w:rsid w:val="0065458A"/>
    <w:rsid w:val="00665C99"/>
    <w:rsid w:val="0067084A"/>
    <w:rsid w:val="006710F9"/>
    <w:rsid w:val="006726C8"/>
    <w:rsid w:val="00674C52"/>
    <w:rsid w:val="00680B30"/>
    <w:rsid w:val="00681EA8"/>
    <w:rsid w:val="00683345"/>
    <w:rsid w:val="00683580"/>
    <w:rsid w:val="006844C8"/>
    <w:rsid w:val="006913D4"/>
    <w:rsid w:val="00691EF7"/>
    <w:rsid w:val="00694941"/>
    <w:rsid w:val="00694F13"/>
    <w:rsid w:val="0069593F"/>
    <w:rsid w:val="006A02AB"/>
    <w:rsid w:val="006A0B06"/>
    <w:rsid w:val="006A1FF5"/>
    <w:rsid w:val="006B1332"/>
    <w:rsid w:val="006B49BC"/>
    <w:rsid w:val="006B4DF3"/>
    <w:rsid w:val="006B5959"/>
    <w:rsid w:val="006B5D59"/>
    <w:rsid w:val="006B6031"/>
    <w:rsid w:val="006B79CD"/>
    <w:rsid w:val="006C38B7"/>
    <w:rsid w:val="006C5408"/>
    <w:rsid w:val="006C58E6"/>
    <w:rsid w:val="006C7A35"/>
    <w:rsid w:val="006D12BF"/>
    <w:rsid w:val="006D2087"/>
    <w:rsid w:val="006D4F7C"/>
    <w:rsid w:val="006D5AB4"/>
    <w:rsid w:val="006E0BBC"/>
    <w:rsid w:val="006E1172"/>
    <w:rsid w:val="006E4E79"/>
    <w:rsid w:val="006F2EE7"/>
    <w:rsid w:val="006F46F2"/>
    <w:rsid w:val="006F4B77"/>
    <w:rsid w:val="0070130A"/>
    <w:rsid w:val="00702390"/>
    <w:rsid w:val="00702A16"/>
    <w:rsid w:val="00703297"/>
    <w:rsid w:val="00704640"/>
    <w:rsid w:val="00706110"/>
    <w:rsid w:val="00706A62"/>
    <w:rsid w:val="00706C97"/>
    <w:rsid w:val="00707FCD"/>
    <w:rsid w:val="00710727"/>
    <w:rsid w:val="00712CBD"/>
    <w:rsid w:val="00712E08"/>
    <w:rsid w:val="007156D3"/>
    <w:rsid w:val="007157FB"/>
    <w:rsid w:val="00715AC4"/>
    <w:rsid w:val="00716E00"/>
    <w:rsid w:val="00722AD5"/>
    <w:rsid w:val="00725AEF"/>
    <w:rsid w:val="00726C40"/>
    <w:rsid w:val="00730756"/>
    <w:rsid w:val="00730AA5"/>
    <w:rsid w:val="007358CA"/>
    <w:rsid w:val="0073674B"/>
    <w:rsid w:val="007370B0"/>
    <w:rsid w:val="00741A40"/>
    <w:rsid w:val="00742DA4"/>
    <w:rsid w:val="007435C5"/>
    <w:rsid w:val="00744C5C"/>
    <w:rsid w:val="00744D9F"/>
    <w:rsid w:val="00746D21"/>
    <w:rsid w:val="00747AB6"/>
    <w:rsid w:val="00750CE2"/>
    <w:rsid w:val="0075309E"/>
    <w:rsid w:val="0075622A"/>
    <w:rsid w:val="0075779C"/>
    <w:rsid w:val="007638AF"/>
    <w:rsid w:val="00765059"/>
    <w:rsid w:val="0076505A"/>
    <w:rsid w:val="00767AAD"/>
    <w:rsid w:val="00770E4B"/>
    <w:rsid w:val="00771CBA"/>
    <w:rsid w:val="00771EF9"/>
    <w:rsid w:val="00773006"/>
    <w:rsid w:val="0077403C"/>
    <w:rsid w:val="0077599B"/>
    <w:rsid w:val="00776C68"/>
    <w:rsid w:val="00776E27"/>
    <w:rsid w:val="0077790F"/>
    <w:rsid w:val="00780785"/>
    <w:rsid w:val="00781C75"/>
    <w:rsid w:val="007827EB"/>
    <w:rsid w:val="0078329B"/>
    <w:rsid w:val="007847CD"/>
    <w:rsid w:val="00784BDF"/>
    <w:rsid w:val="0078789D"/>
    <w:rsid w:val="00791471"/>
    <w:rsid w:val="007961AD"/>
    <w:rsid w:val="00797A43"/>
    <w:rsid w:val="007A2E42"/>
    <w:rsid w:val="007A3D02"/>
    <w:rsid w:val="007B2EE9"/>
    <w:rsid w:val="007B6E94"/>
    <w:rsid w:val="007C027C"/>
    <w:rsid w:val="007C0A93"/>
    <w:rsid w:val="007C0F84"/>
    <w:rsid w:val="007C12CF"/>
    <w:rsid w:val="007C155D"/>
    <w:rsid w:val="007C1AA2"/>
    <w:rsid w:val="007C24E4"/>
    <w:rsid w:val="007C5DAC"/>
    <w:rsid w:val="007C5DD6"/>
    <w:rsid w:val="007C63E6"/>
    <w:rsid w:val="007C72C3"/>
    <w:rsid w:val="007D045F"/>
    <w:rsid w:val="007D25A1"/>
    <w:rsid w:val="007D49CD"/>
    <w:rsid w:val="007D58FC"/>
    <w:rsid w:val="007E0642"/>
    <w:rsid w:val="007E1462"/>
    <w:rsid w:val="007E347D"/>
    <w:rsid w:val="007E425A"/>
    <w:rsid w:val="007E5155"/>
    <w:rsid w:val="007E55F1"/>
    <w:rsid w:val="007E78C6"/>
    <w:rsid w:val="007E7D52"/>
    <w:rsid w:val="007F0F12"/>
    <w:rsid w:val="007F1C92"/>
    <w:rsid w:val="007F30AA"/>
    <w:rsid w:val="00801078"/>
    <w:rsid w:val="00801295"/>
    <w:rsid w:val="008050B9"/>
    <w:rsid w:val="00805688"/>
    <w:rsid w:val="008118A5"/>
    <w:rsid w:val="00813CA9"/>
    <w:rsid w:val="008204F4"/>
    <w:rsid w:val="008247D4"/>
    <w:rsid w:val="00824A6A"/>
    <w:rsid w:val="008321F6"/>
    <w:rsid w:val="00832863"/>
    <w:rsid w:val="00833857"/>
    <w:rsid w:val="00833F26"/>
    <w:rsid w:val="008362F4"/>
    <w:rsid w:val="0084114F"/>
    <w:rsid w:val="0084121D"/>
    <w:rsid w:val="00842C85"/>
    <w:rsid w:val="00843A41"/>
    <w:rsid w:val="00843E05"/>
    <w:rsid w:val="0084464F"/>
    <w:rsid w:val="00847107"/>
    <w:rsid w:val="008475FC"/>
    <w:rsid w:val="00850BD3"/>
    <w:rsid w:val="00850D2E"/>
    <w:rsid w:val="00851ED9"/>
    <w:rsid w:val="00853E38"/>
    <w:rsid w:val="0085542E"/>
    <w:rsid w:val="008554DE"/>
    <w:rsid w:val="008576DE"/>
    <w:rsid w:val="00857B39"/>
    <w:rsid w:val="00863455"/>
    <w:rsid w:val="00864981"/>
    <w:rsid w:val="00865CFA"/>
    <w:rsid w:val="00871843"/>
    <w:rsid w:val="00871FFF"/>
    <w:rsid w:val="00881D73"/>
    <w:rsid w:val="00882E90"/>
    <w:rsid w:val="00890730"/>
    <w:rsid w:val="008930EA"/>
    <w:rsid w:val="00896E74"/>
    <w:rsid w:val="0089753B"/>
    <w:rsid w:val="008A01BF"/>
    <w:rsid w:val="008A24B5"/>
    <w:rsid w:val="008A4B82"/>
    <w:rsid w:val="008A57F1"/>
    <w:rsid w:val="008A6C4E"/>
    <w:rsid w:val="008B0AAA"/>
    <w:rsid w:val="008B4039"/>
    <w:rsid w:val="008B6211"/>
    <w:rsid w:val="008B69CD"/>
    <w:rsid w:val="008B6F09"/>
    <w:rsid w:val="008C1426"/>
    <w:rsid w:val="008C1C75"/>
    <w:rsid w:val="008C1CFF"/>
    <w:rsid w:val="008D177E"/>
    <w:rsid w:val="008D3D7A"/>
    <w:rsid w:val="008D400A"/>
    <w:rsid w:val="008D7587"/>
    <w:rsid w:val="008D79D9"/>
    <w:rsid w:val="008E0452"/>
    <w:rsid w:val="008E1C1C"/>
    <w:rsid w:val="008E58C8"/>
    <w:rsid w:val="008F0279"/>
    <w:rsid w:val="008F4079"/>
    <w:rsid w:val="008F69BB"/>
    <w:rsid w:val="00900DEA"/>
    <w:rsid w:val="00901F6D"/>
    <w:rsid w:val="009027F7"/>
    <w:rsid w:val="00910EFC"/>
    <w:rsid w:val="009129D4"/>
    <w:rsid w:val="009137D4"/>
    <w:rsid w:val="0091471E"/>
    <w:rsid w:val="0091574E"/>
    <w:rsid w:val="00916077"/>
    <w:rsid w:val="009160E2"/>
    <w:rsid w:val="00917BE4"/>
    <w:rsid w:val="00917FC4"/>
    <w:rsid w:val="00921805"/>
    <w:rsid w:val="00921CF1"/>
    <w:rsid w:val="00922046"/>
    <w:rsid w:val="009230CD"/>
    <w:rsid w:val="009260D5"/>
    <w:rsid w:val="0092652B"/>
    <w:rsid w:val="00927680"/>
    <w:rsid w:val="009353A2"/>
    <w:rsid w:val="00940906"/>
    <w:rsid w:val="009428DA"/>
    <w:rsid w:val="00945D4E"/>
    <w:rsid w:val="00946191"/>
    <w:rsid w:val="00946A81"/>
    <w:rsid w:val="00950064"/>
    <w:rsid w:val="0095141E"/>
    <w:rsid w:val="00955A42"/>
    <w:rsid w:val="00956048"/>
    <w:rsid w:val="00956292"/>
    <w:rsid w:val="00963C8B"/>
    <w:rsid w:val="009643B5"/>
    <w:rsid w:val="00966F61"/>
    <w:rsid w:val="00973473"/>
    <w:rsid w:val="00973929"/>
    <w:rsid w:val="00975A71"/>
    <w:rsid w:val="00975EE6"/>
    <w:rsid w:val="00981562"/>
    <w:rsid w:val="00983053"/>
    <w:rsid w:val="00984396"/>
    <w:rsid w:val="0098634E"/>
    <w:rsid w:val="00990341"/>
    <w:rsid w:val="0099245C"/>
    <w:rsid w:val="0099352E"/>
    <w:rsid w:val="00995346"/>
    <w:rsid w:val="00996025"/>
    <w:rsid w:val="009A130F"/>
    <w:rsid w:val="009A2B9E"/>
    <w:rsid w:val="009A321B"/>
    <w:rsid w:val="009A5A1A"/>
    <w:rsid w:val="009A665F"/>
    <w:rsid w:val="009B0126"/>
    <w:rsid w:val="009B2C74"/>
    <w:rsid w:val="009B4D10"/>
    <w:rsid w:val="009B56F6"/>
    <w:rsid w:val="009B592D"/>
    <w:rsid w:val="009B5D6B"/>
    <w:rsid w:val="009C0AA4"/>
    <w:rsid w:val="009C1AC8"/>
    <w:rsid w:val="009C1D80"/>
    <w:rsid w:val="009C3A0E"/>
    <w:rsid w:val="009C3BCA"/>
    <w:rsid w:val="009C418E"/>
    <w:rsid w:val="009D0701"/>
    <w:rsid w:val="009D22AD"/>
    <w:rsid w:val="009D37AE"/>
    <w:rsid w:val="009D4184"/>
    <w:rsid w:val="009D6402"/>
    <w:rsid w:val="009D7941"/>
    <w:rsid w:val="009E41B9"/>
    <w:rsid w:val="009E41F8"/>
    <w:rsid w:val="009E55C4"/>
    <w:rsid w:val="009E57E8"/>
    <w:rsid w:val="009F051C"/>
    <w:rsid w:val="009F0B10"/>
    <w:rsid w:val="009F0CFE"/>
    <w:rsid w:val="009F2D97"/>
    <w:rsid w:val="009F6033"/>
    <w:rsid w:val="00A04E2D"/>
    <w:rsid w:val="00A06CF3"/>
    <w:rsid w:val="00A10DBB"/>
    <w:rsid w:val="00A111F8"/>
    <w:rsid w:val="00A13815"/>
    <w:rsid w:val="00A1473C"/>
    <w:rsid w:val="00A1630E"/>
    <w:rsid w:val="00A16A55"/>
    <w:rsid w:val="00A16EEB"/>
    <w:rsid w:val="00A172AA"/>
    <w:rsid w:val="00A22E23"/>
    <w:rsid w:val="00A248B1"/>
    <w:rsid w:val="00A24C49"/>
    <w:rsid w:val="00A339CE"/>
    <w:rsid w:val="00A35D76"/>
    <w:rsid w:val="00A41804"/>
    <w:rsid w:val="00A42052"/>
    <w:rsid w:val="00A423DD"/>
    <w:rsid w:val="00A42623"/>
    <w:rsid w:val="00A479D9"/>
    <w:rsid w:val="00A51E9B"/>
    <w:rsid w:val="00A534A3"/>
    <w:rsid w:val="00A61BF2"/>
    <w:rsid w:val="00A62318"/>
    <w:rsid w:val="00A62774"/>
    <w:rsid w:val="00A637E7"/>
    <w:rsid w:val="00A63D43"/>
    <w:rsid w:val="00A7086F"/>
    <w:rsid w:val="00A722AE"/>
    <w:rsid w:val="00A724E4"/>
    <w:rsid w:val="00A72824"/>
    <w:rsid w:val="00A7292F"/>
    <w:rsid w:val="00A73241"/>
    <w:rsid w:val="00A73420"/>
    <w:rsid w:val="00A73B6F"/>
    <w:rsid w:val="00A8231D"/>
    <w:rsid w:val="00A82696"/>
    <w:rsid w:val="00A84B0B"/>
    <w:rsid w:val="00A85E2F"/>
    <w:rsid w:val="00A86702"/>
    <w:rsid w:val="00A87F33"/>
    <w:rsid w:val="00A91859"/>
    <w:rsid w:val="00A932F8"/>
    <w:rsid w:val="00AA0B41"/>
    <w:rsid w:val="00AA1F48"/>
    <w:rsid w:val="00AA31A8"/>
    <w:rsid w:val="00AA61F0"/>
    <w:rsid w:val="00AA6910"/>
    <w:rsid w:val="00AB0AD0"/>
    <w:rsid w:val="00AB2CEB"/>
    <w:rsid w:val="00AB2DE6"/>
    <w:rsid w:val="00AB3DB8"/>
    <w:rsid w:val="00AB4412"/>
    <w:rsid w:val="00AB4B71"/>
    <w:rsid w:val="00AC20BE"/>
    <w:rsid w:val="00AC30B2"/>
    <w:rsid w:val="00AC312E"/>
    <w:rsid w:val="00AC420C"/>
    <w:rsid w:val="00AC7E87"/>
    <w:rsid w:val="00AD2B5B"/>
    <w:rsid w:val="00AD596A"/>
    <w:rsid w:val="00AD6516"/>
    <w:rsid w:val="00AD6F28"/>
    <w:rsid w:val="00AE0451"/>
    <w:rsid w:val="00AE1E63"/>
    <w:rsid w:val="00AE30E9"/>
    <w:rsid w:val="00AE51EC"/>
    <w:rsid w:val="00AE563B"/>
    <w:rsid w:val="00AE64AE"/>
    <w:rsid w:val="00AF175F"/>
    <w:rsid w:val="00AF28F8"/>
    <w:rsid w:val="00AF4092"/>
    <w:rsid w:val="00B03FF6"/>
    <w:rsid w:val="00B0410A"/>
    <w:rsid w:val="00B0467F"/>
    <w:rsid w:val="00B05609"/>
    <w:rsid w:val="00B0781E"/>
    <w:rsid w:val="00B10DB3"/>
    <w:rsid w:val="00B134EE"/>
    <w:rsid w:val="00B13DD6"/>
    <w:rsid w:val="00B1727B"/>
    <w:rsid w:val="00B17963"/>
    <w:rsid w:val="00B21640"/>
    <w:rsid w:val="00B21A0D"/>
    <w:rsid w:val="00B22E90"/>
    <w:rsid w:val="00B26370"/>
    <w:rsid w:val="00B30E6F"/>
    <w:rsid w:val="00B30EEA"/>
    <w:rsid w:val="00B3378E"/>
    <w:rsid w:val="00B340F4"/>
    <w:rsid w:val="00B3466A"/>
    <w:rsid w:val="00B37DF8"/>
    <w:rsid w:val="00B41C48"/>
    <w:rsid w:val="00B43500"/>
    <w:rsid w:val="00B43C51"/>
    <w:rsid w:val="00B50FAB"/>
    <w:rsid w:val="00B50FD6"/>
    <w:rsid w:val="00B5169D"/>
    <w:rsid w:val="00B51F47"/>
    <w:rsid w:val="00B54156"/>
    <w:rsid w:val="00B542A8"/>
    <w:rsid w:val="00B549E4"/>
    <w:rsid w:val="00B56E20"/>
    <w:rsid w:val="00B56FE4"/>
    <w:rsid w:val="00B57DAE"/>
    <w:rsid w:val="00B60535"/>
    <w:rsid w:val="00B60C45"/>
    <w:rsid w:val="00B61EE5"/>
    <w:rsid w:val="00B632AF"/>
    <w:rsid w:val="00B634B8"/>
    <w:rsid w:val="00B64982"/>
    <w:rsid w:val="00B67192"/>
    <w:rsid w:val="00B7135A"/>
    <w:rsid w:val="00B730EC"/>
    <w:rsid w:val="00B74614"/>
    <w:rsid w:val="00B81721"/>
    <w:rsid w:val="00B82CBD"/>
    <w:rsid w:val="00B82D82"/>
    <w:rsid w:val="00B84750"/>
    <w:rsid w:val="00B869DB"/>
    <w:rsid w:val="00B86BFC"/>
    <w:rsid w:val="00B87767"/>
    <w:rsid w:val="00B87848"/>
    <w:rsid w:val="00B9118E"/>
    <w:rsid w:val="00B91D71"/>
    <w:rsid w:val="00B93597"/>
    <w:rsid w:val="00B94D79"/>
    <w:rsid w:val="00B96132"/>
    <w:rsid w:val="00BA05C3"/>
    <w:rsid w:val="00BA6FE3"/>
    <w:rsid w:val="00BB0887"/>
    <w:rsid w:val="00BB088E"/>
    <w:rsid w:val="00BB24BF"/>
    <w:rsid w:val="00BB4614"/>
    <w:rsid w:val="00BB5020"/>
    <w:rsid w:val="00BC20EA"/>
    <w:rsid w:val="00BC2182"/>
    <w:rsid w:val="00BC3A42"/>
    <w:rsid w:val="00BC4152"/>
    <w:rsid w:val="00BC48D8"/>
    <w:rsid w:val="00BD1CD5"/>
    <w:rsid w:val="00BD3817"/>
    <w:rsid w:val="00BE0D58"/>
    <w:rsid w:val="00BE0EEA"/>
    <w:rsid w:val="00BE2562"/>
    <w:rsid w:val="00BE34CE"/>
    <w:rsid w:val="00BE3CCA"/>
    <w:rsid w:val="00BE5F2D"/>
    <w:rsid w:val="00BF0BE2"/>
    <w:rsid w:val="00BF12BE"/>
    <w:rsid w:val="00BF46E9"/>
    <w:rsid w:val="00BF72EE"/>
    <w:rsid w:val="00C00E28"/>
    <w:rsid w:val="00C010E3"/>
    <w:rsid w:val="00C02416"/>
    <w:rsid w:val="00C03B5F"/>
    <w:rsid w:val="00C07948"/>
    <w:rsid w:val="00C1200B"/>
    <w:rsid w:val="00C14AA8"/>
    <w:rsid w:val="00C15491"/>
    <w:rsid w:val="00C17832"/>
    <w:rsid w:val="00C219F6"/>
    <w:rsid w:val="00C2224A"/>
    <w:rsid w:val="00C30F2F"/>
    <w:rsid w:val="00C31822"/>
    <w:rsid w:val="00C32105"/>
    <w:rsid w:val="00C3219C"/>
    <w:rsid w:val="00C324F1"/>
    <w:rsid w:val="00C33C6B"/>
    <w:rsid w:val="00C35FC7"/>
    <w:rsid w:val="00C426EC"/>
    <w:rsid w:val="00C437B1"/>
    <w:rsid w:val="00C46509"/>
    <w:rsid w:val="00C52EE2"/>
    <w:rsid w:val="00C5308A"/>
    <w:rsid w:val="00C56112"/>
    <w:rsid w:val="00C56FA6"/>
    <w:rsid w:val="00C61354"/>
    <w:rsid w:val="00C6433A"/>
    <w:rsid w:val="00C6466C"/>
    <w:rsid w:val="00C669BA"/>
    <w:rsid w:val="00C727A1"/>
    <w:rsid w:val="00C74383"/>
    <w:rsid w:val="00C74847"/>
    <w:rsid w:val="00C74CB7"/>
    <w:rsid w:val="00C751CB"/>
    <w:rsid w:val="00C761FB"/>
    <w:rsid w:val="00C80B9E"/>
    <w:rsid w:val="00C818D6"/>
    <w:rsid w:val="00C858B3"/>
    <w:rsid w:val="00C86AD5"/>
    <w:rsid w:val="00C871CF"/>
    <w:rsid w:val="00C87F8B"/>
    <w:rsid w:val="00C9093A"/>
    <w:rsid w:val="00C95138"/>
    <w:rsid w:val="00C96E74"/>
    <w:rsid w:val="00C96F9F"/>
    <w:rsid w:val="00CA1E7B"/>
    <w:rsid w:val="00CA357C"/>
    <w:rsid w:val="00CA4CC6"/>
    <w:rsid w:val="00CA5146"/>
    <w:rsid w:val="00CA6135"/>
    <w:rsid w:val="00CA7501"/>
    <w:rsid w:val="00CA758E"/>
    <w:rsid w:val="00CB0FC1"/>
    <w:rsid w:val="00CB16E3"/>
    <w:rsid w:val="00CB2B25"/>
    <w:rsid w:val="00CB4993"/>
    <w:rsid w:val="00CB5BC9"/>
    <w:rsid w:val="00CB7928"/>
    <w:rsid w:val="00CC1249"/>
    <w:rsid w:val="00CC24C1"/>
    <w:rsid w:val="00CC537E"/>
    <w:rsid w:val="00CC6009"/>
    <w:rsid w:val="00CC76B5"/>
    <w:rsid w:val="00CD474A"/>
    <w:rsid w:val="00CD52DA"/>
    <w:rsid w:val="00CD7BDE"/>
    <w:rsid w:val="00CE120E"/>
    <w:rsid w:val="00CE7C03"/>
    <w:rsid w:val="00CF0A42"/>
    <w:rsid w:val="00CF2031"/>
    <w:rsid w:val="00CF2830"/>
    <w:rsid w:val="00CF2B69"/>
    <w:rsid w:val="00CF348A"/>
    <w:rsid w:val="00CF616B"/>
    <w:rsid w:val="00D01F58"/>
    <w:rsid w:val="00D10A77"/>
    <w:rsid w:val="00D11565"/>
    <w:rsid w:val="00D128F5"/>
    <w:rsid w:val="00D133CF"/>
    <w:rsid w:val="00D1396B"/>
    <w:rsid w:val="00D1532D"/>
    <w:rsid w:val="00D15963"/>
    <w:rsid w:val="00D17FC6"/>
    <w:rsid w:val="00D2005C"/>
    <w:rsid w:val="00D2202C"/>
    <w:rsid w:val="00D2372A"/>
    <w:rsid w:val="00D23822"/>
    <w:rsid w:val="00D24027"/>
    <w:rsid w:val="00D24187"/>
    <w:rsid w:val="00D259C7"/>
    <w:rsid w:val="00D27BC7"/>
    <w:rsid w:val="00D3285A"/>
    <w:rsid w:val="00D32AAB"/>
    <w:rsid w:val="00D3491B"/>
    <w:rsid w:val="00D34936"/>
    <w:rsid w:val="00D35133"/>
    <w:rsid w:val="00D40668"/>
    <w:rsid w:val="00D40C3F"/>
    <w:rsid w:val="00D45577"/>
    <w:rsid w:val="00D461FE"/>
    <w:rsid w:val="00D50AA7"/>
    <w:rsid w:val="00D516B4"/>
    <w:rsid w:val="00D52E74"/>
    <w:rsid w:val="00D53FE6"/>
    <w:rsid w:val="00D57A5C"/>
    <w:rsid w:val="00D60858"/>
    <w:rsid w:val="00D60F12"/>
    <w:rsid w:val="00D627B3"/>
    <w:rsid w:val="00D65E0F"/>
    <w:rsid w:val="00D66120"/>
    <w:rsid w:val="00D67A1A"/>
    <w:rsid w:val="00D67EBA"/>
    <w:rsid w:val="00D70037"/>
    <w:rsid w:val="00D7142B"/>
    <w:rsid w:val="00D72143"/>
    <w:rsid w:val="00D722EB"/>
    <w:rsid w:val="00D72596"/>
    <w:rsid w:val="00D76638"/>
    <w:rsid w:val="00D767ED"/>
    <w:rsid w:val="00D80E17"/>
    <w:rsid w:val="00D81A19"/>
    <w:rsid w:val="00D83964"/>
    <w:rsid w:val="00D8567C"/>
    <w:rsid w:val="00D8574D"/>
    <w:rsid w:val="00D86123"/>
    <w:rsid w:val="00D86AEA"/>
    <w:rsid w:val="00D87E1F"/>
    <w:rsid w:val="00D9283F"/>
    <w:rsid w:val="00D95F18"/>
    <w:rsid w:val="00D9637B"/>
    <w:rsid w:val="00D96996"/>
    <w:rsid w:val="00DA264C"/>
    <w:rsid w:val="00DA28B0"/>
    <w:rsid w:val="00DA60D7"/>
    <w:rsid w:val="00DA6DBE"/>
    <w:rsid w:val="00DA6F2B"/>
    <w:rsid w:val="00DA7002"/>
    <w:rsid w:val="00DB0D11"/>
    <w:rsid w:val="00DB5383"/>
    <w:rsid w:val="00DB7B2D"/>
    <w:rsid w:val="00DC0FE8"/>
    <w:rsid w:val="00DC156A"/>
    <w:rsid w:val="00DC28D5"/>
    <w:rsid w:val="00DC50FB"/>
    <w:rsid w:val="00DC554C"/>
    <w:rsid w:val="00DC6E27"/>
    <w:rsid w:val="00DC6E51"/>
    <w:rsid w:val="00DC7D27"/>
    <w:rsid w:val="00DD1E1A"/>
    <w:rsid w:val="00DD43DB"/>
    <w:rsid w:val="00DD5F0A"/>
    <w:rsid w:val="00DE515C"/>
    <w:rsid w:val="00DE600C"/>
    <w:rsid w:val="00DE635A"/>
    <w:rsid w:val="00DE7261"/>
    <w:rsid w:val="00DE76BA"/>
    <w:rsid w:val="00E00428"/>
    <w:rsid w:val="00E021DB"/>
    <w:rsid w:val="00E033BD"/>
    <w:rsid w:val="00E03DD9"/>
    <w:rsid w:val="00E074CB"/>
    <w:rsid w:val="00E1242C"/>
    <w:rsid w:val="00E1247E"/>
    <w:rsid w:val="00E1255A"/>
    <w:rsid w:val="00E133C9"/>
    <w:rsid w:val="00E171B4"/>
    <w:rsid w:val="00E17501"/>
    <w:rsid w:val="00E24376"/>
    <w:rsid w:val="00E24DCE"/>
    <w:rsid w:val="00E26EC2"/>
    <w:rsid w:val="00E30B69"/>
    <w:rsid w:val="00E32981"/>
    <w:rsid w:val="00E34354"/>
    <w:rsid w:val="00E3489D"/>
    <w:rsid w:val="00E3541B"/>
    <w:rsid w:val="00E371F9"/>
    <w:rsid w:val="00E429AA"/>
    <w:rsid w:val="00E43A61"/>
    <w:rsid w:val="00E44637"/>
    <w:rsid w:val="00E516A2"/>
    <w:rsid w:val="00E518FC"/>
    <w:rsid w:val="00E53883"/>
    <w:rsid w:val="00E545FA"/>
    <w:rsid w:val="00E55844"/>
    <w:rsid w:val="00E6027E"/>
    <w:rsid w:val="00E60292"/>
    <w:rsid w:val="00E62A9A"/>
    <w:rsid w:val="00E7228A"/>
    <w:rsid w:val="00E74228"/>
    <w:rsid w:val="00E74587"/>
    <w:rsid w:val="00E747F5"/>
    <w:rsid w:val="00E7491C"/>
    <w:rsid w:val="00E75865"/>
    <w:rsid w:val="00E86262"/>
    <w:rsid w:val="00E8786A"/>
    <w:rsid w:val="00E9043C"/>
    <w:rsid w:val="00E910AF"/>
    <w:rsid w:val="00E912F1"/>
    <w:rsid w:val="00E91C7B"/>
    <w:rsid w:val="00E92950"/>
    <w:rsid w:val="00E9508C"/>
    <w:rsid w:val="00EA1B9A"/>
    <w:rsid w:val="00EA2CCB"/>
    <w:rsid w:val="00EA340C"/>
    <w:rsid w:val="00EA3EE3"/>
    <w:rsid w:val="00EA4D88"/>
    <w:rsid w:val="00EB56F5"/>
    <w:rsid w:val="00EB57BE"/>
    <w:rsid w:val="00EC482F"/>
    <w:rsid w:val="00EC712B"/>
    <w:rsid w:val="00ED4150"/>
    <w:rsid w:val="00ED45EF"/>
    <w:rsid w:val="00ED4AC8"/>
    <w:rsid w:val="00ED5CFD"/>
    <w:rsid w:val="00ED5E8E"/>
    <w:rsid w:val="00ED7F71"/>
    <w:rsid w:val="00ED7FEF"/>
    <w:rsid w:val="00EE1548"/>
    <w:rsid w:val="00EE3217"/>
    <w:rsid w:val="00EF0864"/>
    <w:rsid w:val="00EF1EFC"/>
    <w:rsid w:val="00EF3277"/>
    <w:rsid w:val="00EF33B3"/>
    <w:rsid w:val="00EF49CA"/>
    <w:rsid w:val="00F00BC3"/>
    <w:rsid w:val="00F06275"/>
    <w:rsid w:val="00F07016"/>
    <w:rsid w:val="00F10127"/>
    <w:rsid w:val="00F123F9"/>
    <w:rsid w:val="00F1566F"/>
    <w:rsid w:val="00F159C6"/>
    <w:rsid w:val="00F22B6D"/>
    <w:rsid w:val="00F24549"/>
    <w:rsid w:val="00F27B71"/>
    <w:rsid w:val="00F30D65"/>
    <w:rsid w:val="00F32918"/>
    <w:rsid w:val="00F334A1"/>
    <w:rsid w:val="00F3684A"/>
    <w:rsid w:val="00F37429"/>
    <w:rsid w:val="00F4745F"/>
    <w:rsid w:val="00F47776"/>
    <w:rsid w:val="00F47E05"/>
    <w:rsid w:val="00F47FBB"/>
    <w:rsid w:val="00F52A73"/>
    <w:rsid w:val="00F621BC"/>
    <w:rsid w:val="00F6629D"/>
    <w:rsid w:val="00F709E5"/>
    <w:rsid w:val="00F71891"/>
    <w:rsid w:val="00F72231"/>
    <w:rsid w:val="00F743DD"/>
    <w:rsid w:val="00F75170"/>
    <w:rsid w:val="00F81D8D"/>
    <w:rsid w:val="00F835F8"/>
    <w:rsid w:val="00F87702"/>
    <w:rsid w:val="00F90D31"/>
    <w:rsid w:val="00F92F81"/>
    <w:rsid w:val="00F938D5"/>
    <w:rsid w:val="00FA05CE"/>
    <w:rsid w:val="00FA0626"/>
    <w:rsid w:val="00FA24AB"/>
    <w:rsid w:val="00FA306A"/>
    <w:rsid w:val="00FA6BFF"/>
    <w:rsid w:val="00FB2312"/>
    <w:rsid w:val="00FB2DB6"/>
    <w:rsid w:val="00FB3AB9"/>
    <w:rsid w:val="00FB59D4"/>
    <w:rsid w:val="00FC0218"/>
    <w:rsid w:val="00FC45AB"/>
    <w:rsid w:val="00FD12DA"/>
    <w:rsid w:val="00FD1ECD"/>
    <w:rsid w:val="00FD2530"/>
    <w:rsid w:val="00FD449C"/>
    <w:rsid w:val="00FE0E9E"/>
    <w:rsid w:val="00FE18DC"/>
    <w:rsid w:val="00FE20F7"/>
    <w:rsid w:val="00FE2341"/>
    <w:rsid w:val="00FE4E7F"/>
    <w:rsid w:val="00FE57DF"/>
    <w:rsid w:val="00FE5FED"/>
    <w:rsid w:val="00FF0243"/>
    <w:rsid w:val="00FF0F56"/>
    <w:rsid w:val="00FF10D1"/>
    <w:rsid w:val="00FF72C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73FB6A"/>
  <w15:docId w15:val="{92F2DBD4-8F7F-9C4B-AB58-4E297FFBC5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4">
    <w:name w:val="heading 4"/>
    <w:basedOn w:val="Normal"/>
    <w:next w:val="Normal"/>
    <w:link w:val="Heading4Char"/>
    <w:uiPriority w:val="9"/>
    <w:semiHidden/>
    <w:unhideWhenUsed/>
    <w:qFormat/>
    <w:rsid w:val="00B8784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AE1E63"/>
    <w:pPr>
      <w:spacing w:before="100" w:beforeAutospacing="1" w:after="100" w:afterAutospacing="1" w:line="240" w:lineRule="auto"/>
    </w:pPr>
    <w:rPr>
      <w:rFonts w:ascii="Times New Roman" w:hAnsi="Times New Roman" w:cs="Times New Roman"/>
      <w:sz w:val="24"/>
      <w:szCs w:val="24"/>
    </w:rPr>
  </w:style>
  <w:style w:type="paragraph" w:styleId="ListParagraph">
    <w:name w:val="List Paragraph"/>
    <w:basedOn w:val="Normal"/>
    <w:uiPriority w:val="34"/>
    <w:qFormat/>
    <w:rsid w:val="009C418E"/>
    <w:pPr>
      <w:bidi/>
      <w:spacing w:after="200" w:line="276" w:lineRule="auto"/>
      <w:ind w:left="720"/>
      <w:contextualSpacing/>
    </w:pPr>
    <w:rPr>
      <w:rFonts w:eastAsiaTheme="minorHAnsi"/>
    </w:rPr>
  </w:style>
  <w:style w:type="character" w:customStyle="1" w:styleId="Heading4Char">
    <w:name w:val="Heading 4 Char"/>
    <w:basedOn w:val="DefaultParagraphFont"/>
    <w:link w:val="Heading4"/>
    <w:uiPriority w:val="9"/>
    <w:semiHidden/>
    <w:rsid w:val="00B87848"/>
    <w:rPr>
      <w:rFonts w:asciiTheme="majorHAnsi" w:eastAsiaTheme="majorEastAsia" w:hAnsiTheme="majorHAnsi" w:cstheme="majorBidi"/>
      <w:i/>
      <w:iCs/>
      <w:color w:val="2F5496" w:themeColor="accent1" w:themeShade="BF"/>
    </w:rPr>
  </w:style>
  <w:style w:type="table" w:styleId="ColorfulList-Accent3">
    <w:name w:val="Colorful List Accent 3"/>
    <w:basedOn w:val="TableNormal"/>
    <w:uiPriority w:val="72"/>
    <w:rsid w:val="0070130A"/>
    <w:pPr>
      <w:spacing w:after="0" w:line="240" w:lineRule="auto"/>
    </w:pPr>
    <w:rPr>
      <w:rFonts w:eastAsiaTheme="minorHAnsi"/>
      <w:color w:val="000000" w:themeColor="text1"/>
    </w:rPr>
    <w:tblPr>
      <w:tblStyleRowBandSize w:val="1"/>
      <w:tblStyleColBandSize w:val="1"/>
    </w:tblPr>
    <w:tcPr>
      <w:shd w:val="clear" w:color="auto" w:fill="F6F6F6" w:themeFill="accent3" w:themeFillTint="19"/>
    </w:tcPr>
    <w:tblStylePr w:type="firstRow">
      <w:rPr>
        <w:b/>
        <w:bCs/>
        <w:color w:val="FFFFFF" w:themeColor="background1"/>
      </w:rPr>
      <w:tblPr/>
      <w:tcPr>
        <w:tcBorders>
          <w:bottom w:val="single" w:sz="12" w:space="0" w:color="FFFFFF" w:themeColor="background1"/>
        </w:tcBorders>
        <w:shd w:val="clear" w:color="auto" w:fill="CC9900" w:themeFill="accent4" w:themeFillShade="CC"/>
      </w:tcPr>
    </w:tblStylePr>
    <w:tblStylePr w:type="lastRow">
      <w:rPr>
        <w:b/>
        <w:bCs/>
        <w:color w:val="CC9900"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8E8E8" w:themeFill="accent3" w:themeFillTint="3F"/>
      </w:tcPr>
    </w:tblStylePr>
    <w:tblStylePr w:type="band1Horz">
      <w:tblPr/>
      <w:tcPr>
        <w:shd w:val="clear" w:color="auto" w:fill="EDEDED" w:themeFill="accent3" w:themeFillTint="33"/>
      </w:tcPr>
    </w:tblStylePr>
  </w:style>
  <w:style w:type="paragraph" w:styleId="Header">
    <w:name w:val="header"/>
    <w:basedOn w:val="Normal"/>
    <w:link w:val="HeaderChar"/>
    <w:uiPriority w:val="99"/>
    <w:unhideWhenUsed/>
    <w:rsid w:val="00791471"/>
    <w:pPr>
      <w:tabs>
        <w:tab w:val="center" w:pos="4680"/>
        <w:tab w:val="right" w:pos="9360"/>
      </w:tabs>
      <w:spacing w:after="0" w:line="240" w:lineRule="auto"/>
    </w:pPr>
  </w:style>
  <w:style w:type="character" w:customStyle="1" w:styleId="HeaderChar">
    <w:name w:val="Header Char"/>
    <w:basedOn w:val="DefaultParagraphFont"/>
    <w:link w:val="Header"/>
    <w:uiPriority w:val="99"/>
    <w:rsid w:val="00791471"/>
  </w:style>
  <w:style w:type="paragraph" w:styleId="Footer">
    <w:name w:val="footer"/>
    <w:basedOn w:val="Normal"/>
    <w:link w:val="FooterChar"/>
    <w:uiPriority w:val="99"/>
    <w:unhideWhenUsed/>
    <w:rsid w:val="00791471"/>
    <w:pPr>
      <w:tabs>
        <w:tab w:val="center" w:pos="4680"/>
        <w:tab w:val="right" w:pos="9360"/>
      </w:tabs>
      <w:spacing w:after="0" w:line="240" w:lineRule="auto"/>
    </w:pPr>
  </w:style>
  <w:style w:type="character" w:customStyle="1" w:styleId="FooterChar">
    <w:name w:val="Footer Char"/>
    <w:basedOn w:val="DefaultParagraphFont"/>
    <w:link w:val="Footer"/>
    <w:uiPriority w:val="99"/>
    <w:rsid w:val="00791471"/>
  </w:style>
  <w:style w:type="character" w:styleId="PageNumber">
    <w:name w:val="page number"/>
    <w:basedOn w:val="DefaultParagraphFont"/>
    <w:uiPriority w:val="99"/>
    <w:semiHidden/>
    <w:unhideWhenUsed/>
    <w:rsid w:val="00C00E28"/>
  </w:style>
  <w:style w:type="table" w:styleId="MediumGrid2-Accent5">
    <w:name w:val="Medium Grid 2 Accent 5"/>
    <w:basedOn w:val="TableNormal"/>
    <w:uiPriority w:val="68"/>
    <w:rsid w:val="0065458A"/>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5B9BD5" w:themeColor="accent5"/>
        <w:left w:val="single" w:sz="8" w:space="0" w:color="5B9BD5" w:themeColor="accent5"/>
        <w:bottom w:val="single" w:sz="8" w:space="0" w:color="5B9BD5" w:themeColor="accent5"/>
        <w:right w:val="single" w:sz="8" w:space="0" w:color="5B9BD5" w:themeColor="accent5"/>
        <w:insideH w:val="single" w:sz="8" w:space="0" w:color="5B9BD5" w:themeColor="accent5"/>
        <w:insideV w:val="single" w:sz="8" w:space="0" w:color="5B9BD5" w:themeColor="accent5"/>
      </w:tblBorders>
    </w:tblPr>
    <w:tcPr>
      <w:shd w:val="clear" w:color="auto" w:fill="D6E6F4" w:themeFill="accent5" w:themeFillTint="3F"/>
    </w:tcPr>
    <w:tblStylePr w:type="firstRow">
      <w:rPr>
        <w:b/>
        <w:bCs/>
        <w:color w:val="000000" w:themeColor="text1"/>
      </w:rPr>
      <w:tblPr/>
      <w:tcPr>
        <w:shd w:val="clear" w:color="auto" w:fill="EEF5FB"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EEAF6" w:themeFill="accent5" w:themeFillTint="33"/>
      </w:tcPr>
    </w:tblStylePr>
    <w:tblStylePr w:type="band1Vert">
      <w:tblPr/>
      <w:tcPr>
        <w:shd w:val="clear" w:color="auto" w:fill="ADCCEA" w:themeFill="accent5" w:themeFillTint="7F"/>
      </w:tcPr>
    </w:tblStylePr>
    <w:tblStylePr w:type="band1Horz">
      <w:tblPr/>
      <w:tcPr>
        <w:tcBorders>
          <w:insideH w:val="single" w:sz="6" w:space="0" w:color="5B9BD5" w:themeColor="accent5"/>
          <w:insideV w:val="single" w:sz="6" w:space="0" w:color="5B9BD5" w:themeColor="accent5"/>
        </w:tcBorders>
        <w:shd w:val="clear" w:color="auto" w:fill="ADCCEA" w:themeFill="accent5" w:themeFillTint="7F"/>
      </w:tcPr>
    </w:tblStylePr>
    <w:tblStylePr w:type="nwCell">
      <w:tblPr/>
      <w:tcPr>
        <w:shd w:val="clear" w:color="auto" w:fill="FFFFFF" w:themeFill="background1"/>
      </w:tcPr>
    </w:tblStylePr>
  </w:style>
  <w:style w:type="table" w:customStyle="1" w:styleId="GridTable4-Accent51">
    <w:name w:val="Grid Table 4 - Accent 51"/>
    <w:basedOn w:val="TableNormal"/>
    <w:uiPriority w:val="49"/>
    <w:rsid w:val="00B17963"/>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leGrid">
    <w:name w:val="Table Grid"/>
    <w:basedOn w:val="TableNormal"/>
    <w:uiPriority w:val="39"/>
    <w:rsid w:val="002460C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dnoteText">
    <w:name w:val="endnote text"/>
    <w:basedOn w:val="Normal"/>
    <w:link w:val="EndnoteTextChar"/>
    <w:uiPriority w:val="99"/>
    <w:semiHidden/>
    <w:unhideWhenUsed/>
    <w:rsid w:val="00BE0EEA"/>
    <w:pPr>
      <w:spacing w:after="0" w:line="240" w:lineRule="auto"/>
    </w:pPr>
    <w:rPr>
      <w:sz w:val="20"/>
      <w:szCs w:val="20"/>
    </w:rPr>
  </w:style>
  <w:style w:type="character" w:customStyle="1" w:styleId="EndnoteTextChar">
    <w:name w:val="Endnote Text Char"/>
    <w:basedOn w:val="DefaultParagraphFont"/>
    <w:link w:val="EndnoteText"/>
    <w:uiPriority w:val="99"/>
    <w:semiHidden/>
    <w:rsid w:val="00BE0EEA"/>
    <w:rPr>
      <w:sz w:val="20"/>
      <w:szCs w:val="20"/>
    </w:rPr>
  </w:style>
  <w:style w:type="character" w:styleId="EndnoteReference">
    <w:name w:val="endnote reference"/>
    <w:basedOn w:val="DefaultParagraphFont"/>
    <w:uiPriority w:val="99"/>
    <w:semiHidden/>
    <w:unhideWhenUsed/>
    <w:rsid w:val="00BE0EEA"/>
    <w:rPr>
      <w:vertAlign w:val="superscript"/>
    </w:rPr>
  </w:style>
  <w:style w:type="paragraph" w:styleId="BalloonText">
    <w:name w:val="Balloon Text"/>
    <w:basedOn w:val="Normal"/>
    <w:link w:val="BalloonTextChar"/>
    <w:uiPriority w:val="99"/>
    <w:semiHidden/>
    <w:unhideWhenUsed/>
    <w:rsid w:val="00D27BC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27BC7"/>
    <w:rPr>
      <w:rFonts w:ascii="Tahoma" w:hAnsi="Tahoma" w:cs="Tahoma"/>
      <w:sz w:val="16"/>
      <w:szCs w:val="16"/>
    </w:rPr>
  </w:style>
  <w:style w:type="paragraph" w:styleId="Revision">
    <w:name w:val="Revision"/>
    <w:hidden/>
    <w:uiPriority w:val="99"/>
    <w:semiHidden/>
    <w:rsid w:val="00984396"/>
    <w:pPr>
      <w:spacing w:after="0" w:line="240" w:lineRule="auto"/>
    </w:pPr>
  </w:style>
  <w:style w:type="character" w:styleId="CommentReference">
    <w:name w:val="annotation reference"/>
    <w:basedOn w:val="DefaultParagraphFont"/>
    <w:uiPriority w:val="99"/>
    <w:semiHidden/>
    <w:unhideWhenUsed/>
    <w:rsid w:val="00984396"/>
    <w:rPr>
      <w:sz w:val="16"/>
      <w:szCs w:val="16"/>
    </w:rPr>
  </w:style>
  <w:style w:type="paragraph" w:styleId="CommentText">
    <w:name w:val="annotation text"/>
    <w:basedOn w:val="Normal"/>
    <w:link w:val="CommentTextChar"/>
    <w:uiPriority w:val="99"/>
    <w:unhideWhenUsed/>
    <w:rsid w:val="00984396"/>
    <w:pPr>
      <w:spacing w:line="240" w:lineRule="auto"/>
    </w:pPr>
    <w:rPr>
      <w:sz w:val="20"/>
      <w:szCs w:val="20"/>
    </w:rPr>
  </w:style>
  <w:style w:type="character" w:customStyle="1" w:styleId="CommentTextChar">
    <w:name w:val="Comment Text Char"/>
    <w:basedOn w:val="DefaultParagraphFont"/>
    <w:link w:val="CommentText"/>
    <w:uiPriority w:val="99"/>
    <w:rsid w:val="00984396"/>
    <w:rPr>
      <w:sz w:val="20"/>
      <w:szCs w:val="20"/>
    </w:rPr>
  </w:style>
  <w:style w:type="paragraph" w:styleId="CommentSubject">
    <w:name w:val="annotation subject"/>
    <w:basedOn w:val="CommentText"/>
    <w:next w:val="CommentText"/>
    <w:link w:val="CommentSubjectChar"/>
    <w:uiPriority w:val="99"/>
    <w:semiHidden/>
    <w:unhideWhenUsed/>
    <w:rsid w:val="00984396"/>
    <w:rPr>
      <w:b/>
      <w:bCs/>
    </w:rPr>
  </w:style>
  <w:style w:type="character" w:customStyle="1" w:styleId="CommentSubjectChar">
    <w:name w:val="Comment Subject Char"/>
    <w:basedOn w:val="CommentTextChar"/>
    <w:link w:val="CommentSubject"/>
    <w:uiPriority w:val="99"/>
    <w:semiHidden/>
    <w:rsid w:val="00984396"/>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9008317">
      <w:bodyDiv w:val="1"/>
      <w:marLeft w:val="0"/>
      <w:marRight w:val="0"/>
      <w:marTop w:val="0"/>
      <w:marBottom w:val="0"/>
      <w:divBdr>
        <w:top w:val="none" w:sz="0" w:space="0" w:color="auto"/>
        <w:left w:val="none" w:sz="0" w:space="0" w:color="auto"/>
        <w:bottom w:val="none" w:sz="0" w:space="0" w:color="auto"/>
        <w:right w:val="none" w:sz="0" w:space="0" w:color="auto"/>
      </w:divBdr>
    </w:div>
    <w:div w:id="351423923">
      <w:bodyDiv w:val="1"/>
      <w:marLeft w:val="0"/>
      <w:marRight w:val="0"/>
      <w:marTop w:val="0"/>
      <w:marBottom w:val="0"/>
      <w:divBdr>
        <w:top w:val="none" w:sz="0" w:space="0" w:color="auto"/>
        <w:left w:val="none" w:sz="0" w:space="0" w:color="auto"/>
        <w:bottom w:val="none" w:sz="0" w:space="0" w:color="auto"/>
        <w:right w:val="none" w:sz="0" w:space="0" w:color="auto"/>
      </w:divBdr>
    </w:div>
    <w:div w:id="729765889">
      <w:bodyDiv w:val="1"/>
      <w:marLeft w:val="0"/>
      <w:marRight w:val="0"/>
      <w:marTop w:val="0"/>
      <w:marBottom w:val="0"/>
      <w:divBdr>
        <w:top w:val="none" w:sz="0" w:space="0" w:color="auto"/>
        <w:left w:val="none" w:sz="0" w:space="0" w:color="auto"/>
        <w:bottom w:val="none" w:sz="0" w:space="0" w:color="auto"/>
        <w:right w:val="none" w:sz="0" w:space="0" w:color="auto"/>
      </w:divBdr>
      <w:divsChild>
        <w:div w:id="432672539">
          <w:marLeft w:val="0"/>
          <w:marRight w:val="0"/>
          <w:marTop w:val="0"/>
          <w:marBottom w:val="0"/>
          <w:divBdr>
            <w:top w:val="none" w:sz="0" w:space="0" w:color="auto"/>
            <w:left w:val="none" w:sz="0" w:space="0" w:color="auto"/>
            <w:bottom w:val="none" w:sz="0" w:space="0" w:color="auto"/>
            <w:right w:val="none" w:sz="0" w:space="0" w:color="auto"/>
          </w:divBdr>
        </w:div>
      </w:divsChild>
    </w:div>
    <w:div w:id="780297653">
      <w:bodyDiv w:val="1"/>
      <w:marLeft w:val="0"/>
      <w:marRight w:val="0"/>
      <w:marTop w:val="0"/>
      <w:marBottom w:val="0"/>
      <w:divBdr>
        <w:top w:val="none" w:sz="0" w:space="0" w:color="auto"/>
        <w:left w:val="none" w:sz="0" w:space="0" w:color="auto"/>
        <w:bottom w:val="none" w:sz="0" w:space="0" w:color="auto"/>
        <w:right w:val="none" w:sz="0" w:space="0" w:color="auto"/>
      </w:divBdr>
    </w:div>
    <w:div w:id="992565102">
      <w:bodyDiv w:val="1"/>
      <w:marLeft w:val="0"/>
      <w:marRight w:val="0"/>
      <w:marTop w:val="0"/>
      <w:marBottom w:val="0"/>
      <w:divBdr>
        <w:top w:val="none" w:sz="0" w:space="0" w:color="auto"/>
        <w:left w:val="none" w:sz="0" w:space="0" w:color="auto"/>
        <w:bottom w:val="none" w:sz="0" w:space="0" w:color="auto"/>
        <w:right w:val="none" w:sz="0" w:space="0" w:color="auto"/>
      </w:divBdr>
    </w:div>
    <w:div w:id="1349020270">
      <w:bodyDiv w:val="1"/>
      <w:marLeft w:val="0"/>
      <w:marRight w:val="0"/>
      <w:marTop w:val="0"/>
      <w:marBottom w:val="0"/>
      <w:divBdr>
        <w:top w:val="none" w:sz="0" w:space="0" w:color="auto"/>
        <w:left w:val="none" w:sz="0" w:space="0" w:color="auto"/>
        <w:bottom w:val="none" w:sz="0" w:space="0" w:color="auto"/>
        <w:right w:val="none" w:sz="0" w:space="0" w:color="auto"/>
      </w:divBdr>
      <w:divsChild>
        <w:div w:id="1642953587">
          <w:marLeft w:val="0"/>
          <w:marRight w:val="-115"/>
          <w:marTop w:val="0"/>
          <w:marBottom w:val="0"/>
          <w:divBdr>
            <w:top w:val="none" w:sz="0" w:space="0" w:color="auto"/>
            <w:left w:val="none" w:sz="0" w:space="0" w:color="auto"/>
            <w:bottom w:val="none" w:sz="0" w:space="0" w:color="auto"/>
            <w:right w:val="none" w:sz="0" w:space="0" w:color="auto"/>
          </w:divBdr>
        </w:div>
      </w:divsChild>
    </w:div>
    <w:div w:id="1670407528">
      <w:bodyDiv w:val="1"/>
      <w:marLeft w:val="0"/>
      <w:marRight w:val="0"/>
      <w:marTop w:val="0"/>
      <w:marBottom w:val="0"/>
      <w:divBdr>
        <w:top w:val="none" w:sz="0" w:space="0" w:color="auto"/>
        <w:left w:val="none" w:sz="0" w:space="0" w:color="auto"/>
        <w:bottom w:val="none" w:sz="0" w:space="0" w:color="auto"/>
        <w:right w:val="none" w:sz="0" w:space="0" w:color="auto"/>
      </w:divBdr>
    </w:div>
    <w:div w:id="1763530294">
      <w:bodyDiv w:val="1"/>
      <w:marLeft w:val="0"/>
      <w:marRight w:val="0"/>
      <w:marTop w:val="0"/>
      <w:marBottom w:val="0"/>
      <w:divBdr>
        <w:top w:val="none" w:sz="0" w:space="0" w:color="auto"/>
        <w:left w:val="none" w:sz="0" w:space="0" w:color="auto"/>
        <w:bottom w:val="none" w:sz="0" w:space="0" w:color="auto"/>
        <w:right w:val="none" w:sz="0" w:space="0" w:color="auto"/>
      </w:divBdr>
    </w:div>
    <w:div w:id="1888954442">
      <w:bodyDiv w:val="1"/>
      <w:marLeft w:val="0"/>
      <w:marRight w:val="0"/>
      <w:marTop w:val="0"/>
      <w:marBottom w:val="0"/>
      <w:divBdr>
        <w:top w:val="none" w:sz="0" w:space="0" w:color="auto"/>
        <w:left w:val="none" w:sz="0" w:space="0" w:color="auto"/>
        <w:bottom w:val="none" w:sz="0" w:space="0" w:color="auto"/>
        <w:right w:val="none" w:sz="0" w:space="0" w:color="auto"/>
      </w:divBdr>
    </w:div>
    <w:div w:id="1965192654">
      <w:bodyDiv w:val="1"/>
      <w:marLeft w:val="0"/>
      <w:marRight w:val="0"/>
      <w:marTop w:val="0"/>
      <w:marBottom w:val="0"/>
      <w:divBdr>
        <w:top w:val="none" w:sz="0" w:space="0" w:color="auto"/>
        <w:left w:val="none" w:sz="0" w:space="0" w:color="auto"/>
        <w:bottom w:val="none" w:sz="0" w:space="0" w:color="auto"/>
        <w:right w:val="none" w:sz="0" w:space="0" w:color="auto"/>
      </w:divBdr>
    </w:div>
    <w:div w:id="20255476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 /><Relationship Id="rId13" Type="http://schemas.openxmlformats.org/officeDocument/2006/relationships/image" Target="media/image3.jpeg" /><Relationship Id="rId18" Type="http://schemas.openxmlformats.org/officeDocument/2006/relationships/image" Target="media/image8.jpeg" /><Relationship Id="rId26" Type="http://schemas.openxmlformats.org/officeDocument/2006/relationships/image" Target="media/image16.jpeg" /><Relationship Id="rId39" Type="http://schemas.openxmlformats.org/officeDocument/2006/relationships/footer" Target="footer1.xml" /><Relationship Id="rId3" Type="http://schemas.openxmlformats.org/officeDocument/2006/relationships/settings" Target="settings.xml" /><Relationship Id="rId21" Type="http://schemas.openxmlformats.org/officeDocument/2006/relationships/image" Target="media/image11.jpeg" /><Relationship Id="rId34" Type="http://schemas.openxmlformats.org/officeDocument/2006/relationships/image" Target="media/image24.jpeg" /><Relationship Id="rId42" Type="http://schemas.microsoft.com/office/2011/relationships/people" Target="people.xml" /><Relationship Id="rId7" Type="http://schemas.openxmlformats.org/officeDocument/2006/relationships/comments" Target="comments.xml" /><Relationship Id="rId12" Type="http://schemas.openxmlformats.org/officeDocument/2006/relationships/image" Target="media/image2.jpeg" /><Relationship Id="rId17" Type="http://schemas.openxmlformats.org/officeDocument/2006/relationships/image" Target="media/image7.jpeg" /><Relationship Id="rId25" Type="http://schemas.openxmlformats.org/officeDocument/2006/relationships/image" Target="media/image15.jpeg" /><Relationship Id="rId33" Type="http://schemas.openxmlformats.org/officeDocument/2006/relationships/image" Target="media/image23.jpeg" /><Relationship Id="rId38" Type="http://schemas.openxmlformats.org/officeDocument/2006/relationships/image" Target="media/image28.jpeg" /><Relationship Id="rId2" Type="http://schemas.openxmlformats.org/officeDocument/2006/relationships/styles" Target="styles.xml" /><Relationship Id="rId16" Type="http://schemas.openxmlformats.org/officeDocument/2006/relationships/image" Target="media/image6.jpeg" /><Relationship Id="rId20" Type="http://schemas.openxmlformats.org/officeDocument/2006/relationships/image" Target="media/image10.jpeg" /><Relationship Id="rId29" Type="http://schemas.openxmlformats.org/officeDocument/2006/relationships/image" Target="media/image19.jpeg" /><Relationship Id="rId41" Type="http://schemas.openxmlformats.org/officeDocument/2006/relationships/fontTable" Target="fontTable.xml" /><Relationship Id="rId1" Type="http://schemas.openxmlformats.org/officeDocument/2006/relationships/numbering" Target="numbering.xml" /><Relationship Id="rId6" Type="http://schemas.openxmlformats.org/officeDocument/2006/relationships/endnotes" Target="endnotes.xml" /><Relationship Id="rId11" Type="http://schemas.openxmlformats.org/officeDocument/2006/relationships/image" Target="media/image1.jpeg" /><Relationship Id="rId24" Type="http://schemas.openxmlformats.org/officeDocument/2006/relationships/image" Target="media/image14.jpeg" /><Relationship Id="rId32" Type="http://schemas.openxmlformats.org/officeDocument/2006/relationships/image" Target="media/image22.jpeg" /><Relationship Id="rId37" Type="http://schemas.openxmlformats.org/officeDocument/2006/relationships/image" Target="media/image27.jpeg" /><Relationship Id="rId40" Type="http://schemas.openxmlformats.org/officeDocument/2006/relationships/footer" Target="footer2.xml" /><Relationship Id="rId5" Type="http://schemas.openxmlformats.org/officeDocument/2006/relationships/footnotes" Target="footnotes.xml" /><Relationship Id="rId15" Type="http://schemas.openxmlformats.org/officeDocument/2006/relationships/image" Target="media/image5.jpeg" /><Relationship Id="rId23" Type="http://schemas.openxmlformats.org/officeDocument/2006/relationships/image" Target="media/image13.png" /><Relationship Id="rId28" Type="http://schemas.openxmlformats.org/officeDocument/2006/relationships/image" Target="media/image18.jpeg" /><Relationship Id="rId36" Type="http://schemas.openxmlformats.org/officeDocument/2006/relationships/image" Target="media/image26.jpeg" /><Relationship Id="rId10" Type="http://schemas.microsoft.com/office/2018/08/relationships/commentsExtensible" Target="commentsExtensible.xml" /><Relationship Id="rId19" Type="http://schemas.openxmlformats.org/officeDocument/2006/relationships/image" Target="media/image9.jpeg" /><Relationship Id="rId31" Type="http://schemas.openxmlformats.org/officeDocument/2006/relationships/image" Target="media/image21.jpeg" /><Relationship Id="rId4" Type="http://schemas.openxmlformats.org/officeDocument/2006/relationships/webSettings" Target="webSettings.xml" /><Relationship Id="rId9" Type="http://schemas.microsoft.com/office/2016/09/relationships/commentsIds" Target="commentsIds.xml" /><Relationship Id="rId14" Type="http://schemas.openxmlformats.org/officeDocument/2006/relationships/image" Target="media/image4.jpeg" /><Relationship Id="rId22" Type="http://schemas.openxmlformats.org/officeDocument/2006/relationships/image" Target="media/image12.jpeg" /><Relationship Id="rId27" Type="http://schemas.openxmlformats.org/officeDocument/2006/relationships/image" Target="media/image17.jpeg" /><Relationship Id="rId30" Type="http://schemas.openxmlformats.org/officeDocument/2006/relationships/image" Target="media/image20.jpeg" /><Relationship Id="rId35" Type="http://schemas.openxmlformats.org/officeDocument/2006/relationships/image" Target="media/image25.jpeg" /><Relationship Id="rId43"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60</Pages>
  <Words>3652</Words>
  <Characters>20822</Characters>
  <Application>Microsoft Office Word</Application>
  <DocSecurity>0</DocSecurity>
  <Lines>173</Lines>
  <Paragraphs>48</Paragraphs>
  <ScaleCrop>false</ScaleCrop>
  <HeadingPairs>
    <vt:vector size="4" baseType="variant">
      <vt:variant>
        <vt:lpstr>Title</vt:lpstr>
      </vt:variant>
      <vt:variant>
        <vt:i4>1</vt:i4>
      </vt:variant>
      <vt:variant>
        <vt:lpstr>العنوان</vt:lpstr>
      </vt:variant>
      <vt:variant>
        <vt:i4>1</vt:i4>
      </vt:variant>
    </vt:vector>
  </HeadingPairs>
  <TitlesOfParts>
    <vt:vector size="2" baseType="lpstr">
      <vt:lpstr/>
      <vt:lpstr/>
    </vt:vector>
  </TitlesOfParts>
  <Company/>
  <LinksUpToDate>false</LinksUpToDate>
  <CharactersWithSpaces>24426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Ayoub Alayoubi</dc:creator>
  <cp:keywords/>
  <dc:description/>
  <cp:lastModifiedBy>Ayoub Alayoubi</cp:lastModifiedBy>
  <cp:revision>2</cp:revision>
  <dcterms:created xsi:type="dcterms:W3CDTF">2024-08-28T17:54:00Z</dcterms:created>
  <dcterms:modified xsi:type="dcterms:W3CDTF">2024-08-28T17:54:00Z</dcterms:modified>
</cp:coreProperties>
</file>